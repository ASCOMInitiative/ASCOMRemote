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GoBack" w:displacedByCustomXml="next"/>
    <w:bookmarkEnd w:id="6" w:displacedByCustomXml="next"/>
    <w:bookmarkStart w:id="7" w:name="_Hlk525226931" w:displacedByCustomXml="next"/>
    <w:bookmarkEnd w:id="7" w:displacedByCustomXml="next"/>
    <w:sdt>
      <w:sdtPr>
        <w:id w:val="1265121381"/>
        <w:docPartObj>
          <w:docPartGallery w:val="Cover Pages"/>
          <w:docPartUnique/>
        </w:docPartObj>
      </w:sdtPr>
      <w:sdtEndPr/>
      <w:sdtContent>
        <w:p w14:paraId="4DE4FE63" w14:textId="77777777" w:rsidR="00FF3C7E" w:rsidRDefault="00C952A7">
          <w:r>
            <w:rPr>
              <w:noProof/>
            </w:rPr>
            <mc:AlternateContent>
              <mc:Choice Requires="wpg">
                <w:drawing>
                  <wp:anchor distT="0" distB="0" distL="114300" distR="114300" simplePos="0" relativeHeight="251662336" behindDoc="0" locked="0" layoutInCell="1" allowOverlap="1" wp14:anchorId="7D7EA91A" wp14:editId="7F2A4C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14:paraId="64FFF4E7" w14:textId="77777777"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14:anchorId="14D7B01F" wp14:editId="318C49A3">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705FD" w14:textId="77777777" w:rsidR="003C03A9" w:rsidRDefault="003C03A9">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77777777" w:rsidR="003C03A9" w:rsidRPr="00A17C22" w:rsidRDefault="003C03A9">
                                    <w:pPr>
                                      <w:pStyle w:val="NoSpacing"/>
                                      <w:jc w:val="right"/>
                                      <w:rPr>
                                        <w:color w:val="595959" w:themeColor="text1" w:themeTint="A6"/>
                                        <w:sz w:val="20"/>
                                        <w:szCs w:val="20"/>
                                      </w:rPr>
                                    </w:pPr>
                                    <w:del w:id="8"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ins w:id="9" w:author="Peter Simpson" w:date="2018-10-02T21:51:00Z">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While ASCOM</w:t>
                                      </w:r>
                                    </w:ins>
                                    <w:ins w:id="10" w:author="Peter Simpson" w:date="2018-10-02T21:54:00Z">
                                      <w:r>
                                        <w:rPr>
                                          <w:color w:val="595959" w:themeColor="text1" w:themeTint="A6"/>
                                          <w:sz w:val="20"/>
                                          <w:szCs w:val="20"/>
                                        </w:rPr>
                                        <w:t xml:space="preserve">s APIs are </w:t>
                                      </w:r>
                                    </w:ins>
                                    <w:ins w:id="11" w:author="Peter Simpson" w:date="2018-10-02T21:51:00Z">
                                      <w:r>
                                        <w:rPr>
                                          <w:color w:val="595959" w:themeColor="text1" w:themeTint="A6"/>
                                          <w:sz w:val="20"/>
                                          <w:szCs w:val="20"/>
                                        </w:rPr>
                                        <w:t xml:space="preserve">today </w:t>
                                      </w:r>
                                    </w:ins>
                                    <w:ins w:id="12" w:author="Peter Simpson" w:date="2018-10-02T21:55:00Z">
                                      <w:r>
                                        <w:rPr>
                                          <w:color w:val="595959" w:themeColor="text1" w:themeTint="A6"/>
                                          <w:sz w:val="20"/>
                                          <w:szCs w:val="20"/>
                                        </w:rPr>
                                        <w:t xml:space="preserve">mostly </w:t>
                                      </w:r>
                                    </w:ins>
                                    <w:ins w:id="13" w:author="Peter Simpson" w:date="2018-10-02T21:54:00Z">
                                      <w:r>
                                        <w:rPr>
                                          <w:color w:val="595959" w:themeColor="text1" w:themeTint="A6"/>
                                          <w:sz w:val="20"/>
                                          <w:szCs w:val="20"/>
                                        </w:rPr>
                                        <w:t xml:space="preserve">implemented through </w:t>
                                      </w:r>
                                    </w:ins>
                                    <w:ins w:id="14" w:author="Peter Simpson" w:date="2018-10-02T21:51:00Z">
                                      <w:r>
                                        <w:rPr>
                                          <w:color w:val="595959" w:themeColor="text1" w:themeTint="A6"/>
                                          <w:sz w:val="20"/>
                                          <w:szCs w:val="20"/>
                                        </w:rPr>
                                        <w:t xml:space="preserve">Windows/COM technology, </w:t>
                                      </w:r>
                                    </w:ins>
                                    <w:ins w:id="15" w:author="Peter Simpson" w:date="2018-10-02T21:55:00Z">
                                      <w:r>
                                        <w:rPr>
                                          <w:color w:val="595959" w:themeColor="text1" w:themeTint="A6"/>
                                          <w:sz w:val="20"/>
                                          <w:szCs w:val="20"/>
                                        </w:rPr>
                                        <w:t xml:space="preserve">their </w:t>
                                      </w:r>
                                    </w:ins>
                                    <w:ins w:id="16" w:author="Peter Simpson" w:date="2018-10-02T21:51:00Z">
                                      <w:r>
                                        <w:rPr>
                                          <w:color w:val="595959" w:themeColor="text1" w:themeTint="A6"/>
                                          <w:sz w:val="20"/>
                                          <w:szCs w:val="20"/>
                                        </w:rPr>
                                        <w:t xml:space="preserve">real value </w:t>
                                      </w:r>
                                    </w:ins>
                                    <w:ins w:id="17" w:author="Peter Simpson" w:date="2018-10-02T21:56:00Z">
                                      <w:r>
                                        <w:rPr>
                                          <w:color w:val="595959" w:themeColor="text1" w:themeTint="A6"/>
                                          <w:sz w:val="20"/>
                                          <w:szCs w:val="20"/>
                                        </w:rPr>
                                        <w:t xml:space="preserve">lies </w:t>
                                      </w:r>
                                    </w:ins>
                                    <w:ins w:id="18" w:author="Peter Simpson" w:date="2018-10-02T21:51:00Z">
                                      <w:r>
                                        <w:rPr>
                                          <w:color w:val="595959" w:themeColor="text1" w:themeTint="A6"/>
                                          <w:sz w:val="20"/>
                                          <w:szCs w:val="20"/>
                                        </w:rPr>
                                        <w:t>in the</w:t>
                                      </w:r>
                                    </w:ins>
                                    <w:ins w:id="19" w:author="Peter Simpson" w:date="2018-10-02T21:55:00Z">
                                      <w:r>
                                        <w:rPr>
                                          <w:color w:val="595959" w:themeColor="text1" w:themeTint="A6"/>
                                          <w:sz w:val="20"/>
                                          <w:szCs w:val="20"/>
                                        </w:rPr>
                                        <w:t>ir</w:t>
                                      </w:r>
                                    </w:ins>
                                    <w:ins w:id="20" w:author="Peter Simpson" w:date="2018-10-02T21:51:00Z">
                                      <w:r>
                                        <w:rPr>
                                          <w:color w:val="595959" w:themeColor="text1" w:themeTint="A6"/>
                                          <w:sz w:val="20"/>
                                          <w:szCs w:val="20"/>
                                        </w:rPr>
                                        <w:t xml:space="preserve"> maturity, stability, and proven suitability</w:t>
                                      </w:r>
                                    </w:ins>
                                    <w:ins w:id="21" w:author="Peter Simpson" w:date="2018-10-02T21:55:00Z">
                                      <w:r>
                                        <w:rPr>
                                          <w:color w:val="595959" w:themeColor="text1" w:themeTint="A6"/>
                                          <w:sz w:val="20"/>
                                          <w:szCs w:val="20"/>
                                        </w:rPr>
                                        <w:t xml:space="preserve"> to control </w:t>
                                      </w:r>
                                    </w:ins>
                                    <w:ins w:id="22" w:author="Peter Simpson" w:date="2018-10-02T21:51:00Z">
                                      <w:r>
                                        <w:rPr>
                                          <w:color w:val="595959" w:themeColor="text1" w:themeTint="A6"/>
                                          <w:sz w:val="20"/>
                                          <w:szCs w:val="20"/>
                                        </w:rPr>
                                        <w:t>most types of astronomical instrument</w:t>
                                      </w:r>
                                    </w:ins>
                                    <w:ins w:id="23" w:author="Peter Simpson" w:date="2018-10-02T21:55:00Z">
                                      <w:r>
                                        <w:rPr>
                                          <w:color w:val="595959" w:themeColor="text1" w:themeTint="A6"/>
                                          <w:sz w:val="20"/>
                                          <w:szCs w:val="20"/>
                                        </w:rPr>
                                        <w:t>s</w:t>
                                      </w:r>
                                    </w:ins>
                                    <w:ins w:id="24" w:author="Peter Simpson" w:date="2018-10-02T21:51:00Z">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br/>
                                        <w:t>In this paper we describe a new technology</w:t>
                                      </w:r>
                                    </w:ins>
                                    <w:ins w:id="25" w:author="Peter Simpson" w:date="2018-10-02T22:07:00Z">
                                      <w:r>
                                        <w:rPr>
                                          <w:color w:val="595959" w:themeColor="text1" w:themeTint="A6"/>
                                          <w:sz w:val="20"/>
                                          <w:szCs w:val="20"/>
                                        </w:rPr>
                                        <w:t xml:space="preserve">, ASCOM REST, </w:t>
                                      </w:r>
                                    </w:ins>
                                    <w:ins w:id="26" w:author="Peter Simpson" w:date="2018-10-02T21:51:00Z">
                                      <w:r>
                                        <w:rPr>
                                          <w:color w:val="595959" w:themeColor="text1" w:themeTint="A6"/>
                                          <w:sz w:val="20"/>
                                          <w:szCs w:val="20"/>
                                        </w:rPr>
                                        <w:t xml:space="preserve">which </w:t>
                                      </w:r>
                                    </w:ins>
                                    <w:ins w:id="27" w:author="Peter Simpson" w:date="2018-10-02T22:07:00Z">
                                      <w:r>
                                        <w:rPr>
                                          <w:color w:val="595959" w:themeColor="text1" w:themeTint="A6"/>
                                          <w:sz w:val="20"/>
                                          <w:szCs w:val="20"/>
                                        </w:rPr>
                                        <w:t xml:space="preserve">specifies </w:t>
                                      </w:r>
                                    </w:ins>
                                    <w:ins w:id="28" w:author="Peter Simpson" w:date="2018-10-02T21:51:00Z">
                                      <w:r>
                                        <w:rPr>
                                          <w:color w:val="595959" w:themeColor="text1" w:themeTint="A6"/>
                                          <w:sz w:val="20"/>
                                          <w:szCs w:val="20"/>
                                        </w:rPr>
                                        <w:t xml:space="preserve">these proven abstract APIs using the Representational State Transfer (REST) concept </w:t>
                                      </w:r>
                                    </w:ins>
                                    <w:ins w:id="29" w:author="Peter Simpson" w:date="2018-10-02T21:56:00Z">
                                      <w:r>
                                        <w:rPr>
                                          <w:color w:val="595959" w:themeColor="text1" w:themeTint="A6"/>
                                          <w:sz w:val="20"/>
                                          <w:szCs w:val="20"/>
                                        </w:rPr>
                                        <w:t xml:space="preserve">and TCP/IP </w:t>
                                      </w:r>
                                    </w:ins>
                                    <w:ins w:id="30" w:author="Peter Simpson" w:date="2018-10-02T21:57:00Z">
                                      <w:r>
                                        <w:rPr>
                                          <w:color w:val="595959" w:themeColor="text1" w:themeTint="A6"/>
                                          <w:sz w:val="20"/>
                                          <w:szCs w:val="20"/>
                                        </w:rPr>
                                        <w:t>communication</w:t>
                                      </w:r>
                                    </w:ins>
                                    <w:ins w:id="31" w:author="Peter Simpson" w:date="2018-10-02T21:51:00Z">
                                      <w:r>
                                        <w:rPr>
                                          <w:color w:val="595959" w:themeColor="text1" w:themeTint="A6"/>
                                          <w:sz w:val="20"/>
                                          <w:szCs w:val="20"/>
                                        </w:rPr>
                                        <w:t xml:space="preserve">. We also present </w:t>
                                      </w:r>
                                    </w:ins>
                                    <w:ins w:id="32" w:author="Peter Simpson" w:date="2018-10-02T22:05:00Z">
                                      <w:r>
                                        <w:rPr>
                                          <w:color w:val="595959" w:themeColor="text1" w:themeTint="A6"/>
                                          <w:sz w:val="20"/>
                                          <w:szCs w:val="20"/>
                                        </w:rPr>
                                        <w:t xml:space="preserve">the ASCOM Remote </w:t>
                                      </w:r>
                                    </w:ins>
                                    <w:ins w:id="33" w:author="Peter Simpson" w:date="2018-10-02T21:51:00Z">
                                      <w:r>
                                        <w:rPr>
                                          <w:color w:val="595959" w:themeColor="text1" w:themeTint="A6"/>
                                          <w:sz w:val="20"/>
                                          <w:szCs w:val="20"/>
                                        </w:rPr>
                                        <w:t xml:space="preserve">set of tools, available today, </w:t>
                                      </w:r>
                                    </w:ins>
                                    <w:ins w:id="34" w:author="Peter Simpson" w:date="2018-10-02T22:00:00Z">
                                      <w:r>
                                        <w:rPr>
                                          <w:color w:val="595959" w:themeColor="text1" w:themeTint="A6"/>
                                          <w:sz w:val="20"/>
                                          <w:szCs w:val="20"/>
                                        </w:rPr>
                                        <w:t xml:space="preserve">that </w:t>
                                      </w:r>
                                    </w:ins>
                                    <w:ins w:id="35" w:author="Peter Simpson" w:date="2018-10-02T22:01:00Z">
                                      <w:r>
                                        <w:rPr>
                                          <w:color w:val="595959" w:themeColor="text1" w:themeTint="A6"/>
                                          <w:sz w:val="20"/>
                                          <w:szCs w:val="20"/>
                                        </w:rPr>
                                        <w:t xml:space="preserve">enable new REST based clients and drivers to interoperate with the significant existing </w:t>
                                      </w:r>
                                    </w:ins>
                                    <w:ins w:id="36" w:author="Peter Simpson" w:date="2018-10-02T22:03:00Z">
                                      <w:r>
                                        <w:rPr>
                                          <w:color w:val="595959" w:themeColor="text1" w:themeTint="A6"/>
                                          <w:sz w:val="20"/>
                                          <w:szCs w:val="20"/>
                                        </w:rPr>
                                        <w:t>community</w:t>
                                      </w:r>
                                    </w:ins>
                                    <w:ins w:id="37" w:author="Peter Simpson" w:date="2018-10-02T22:01:00Z">
                                      <w:r>
                                        <w:rPr>
                                          <w:color w:val="595959" w:themeColor="text1" w:themeTint="A6"/>
                                          <w:sz w:val="20"/>
                                          <w:szCs w:val="20"/>
                                        </w:rPr>
                                        <w:t xml:space="preserve"> of COM based applications and dr</w:t>
                                      </w:r>
                                    </w:ins>
                                    <w:ins w:id="38" w:author="Peter Simpson" w:date="2018-10-02T22:02:00Z">
                                      <w:r>
                                        <w:rPr>
                                          <w:color w:val="595959" w:themeColor="text1" w:themeTint="A6"/>
                                          <w:sz w:val="20"/>
                                          <w:szCs w:val="20"/>
                                        </w:rPr>
                                        <w:t xml:space="preserve">ivers. </w:t>
                                      </w:r>
                                    </w:ins>
                                    <w:r>
                                      <w:rPr>
                                        <w:color w:val="595959" w:themeColor="text1" w:themeTint="A6"/>
                                        <w:sz w:val="20"/>
                                        <w:szCs w:val="20"/>
                                      </w:rPr>
                                      <w:br/>
                                    </w:r>
                                    <w:ins w:id="39" w:author="Peter Simpson" w:date="2018-10-02T21:51:00Z">
                                      <w:r>
                                        <w:rPr>
                                          <w:color w:val="595959" w:themeColor="text1" w:themeTint="A6"/>
                                          <w:sz w:val="20"/>
                                          <w:szCs w:val="20"/>
                                        </w:rPr>
                                        <w:br/>
                                      </w:r>
                                    </w:ins>
                                    <w:ins w:id="40" w:author="Peter Simpson" w:date="2018-10-02T22:04:00Z">
                                      <w:r>
                                        <w:rPr>
                                          <w:color w:val="595959" w:themeColor="text1" w:themeTint="A6"/>
                                          <w:sz w:val="20"/>
                                          <w:szCs w:val="20"/>
                                        </w:rPr>
                                        <w:t xml:space="preserve">The new tool set </w:t>
                                      </w:r>
                                    </w:ins>
                                    <w:ins w:id="41" w:author="Peter Simpson" w:date="2018-10-02T21:51:00Z">
                                      <w:r>
                                        <w:rPr>
                                          <w:color w:val="595959" w:themeColor="text1" w:themeTint="A6"/>
                                          <w:sz w:val="20"/>
                                          <w:szCs w:val="20"/>
                                        </w:rPr>
                                        <w:t xml:space="preserve">proves that the design and implementation work in the real world, </w:t>
                                      </w:r>
                                    </w:ins>
                                    <w:ins w:id="42" w:author="Peter Simpson" w:date="2018-10-02T22:05:00Z">
                                      <w:r>
                                        <w:rPr>
                                          <w:color w:val="595959" w:themeColor="text1" w:themeTint="A6"/>
                                          <w:sz w:val="20"/>
                                          <w:szCs w:val="20"/>
                                        </w:rPr>
                                        <w:t>and</w:t>
                                      </w:r>
                                    </w:ins>
                                    <w:ins w:id="43" w:author="Peter Simpson" w:date="2018-10-02T22:06:00Z">
                                      <w:r>
                                        <w:rPr>
                                          <w:color w:val="595959" w:themeColor="text1" w:themeTint="A6"/>
                                          <w:sz w:val="20"/>
                                          <w:szCs w:val="20"/>
                                        </w:rPr>
                                        <w:t xml:space="preserve"> for the first time, </w:t>
                                      </w:r>
                                    </w:ins>
                                    <w:ins w:id="44" w:author="Peter Simpson" w:date="2018-10-02T21:51:00Z">
                                      <w:r>
                                        <w:rPr>
                                          <w:color w:val="595959" w:themeColor="text1" w:themeTint="A6"/>
                                          <w:sz w:val="20"/>
                                          <w:szCs w:val="20"/>
                                        </w:rPr>
                                        <w:t xml:space="preserve">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ins>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4D7B01F"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14:paraId="4CF705FD" w14:textId="77777777" w:rsidR="003C03A9" w:rsidRDefault="003C03A9">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77777777" w:rsidR="003C03A9" w:rsidRPr="00A17C22" w:rsidRDefault="003C03A9">
                              <w:pPr>
                                <w:pStyle w:val="NoSpacing"/>
                                <w:jc w:val="right"/>
                                <w:rPr>
                                  <w:color w:val="595959" w:themeColor="text1" w:themeTint="A6"/>
                                  <w:sz w:val="20"/>
                                  <w:szCs w:val="20"/>
                                </w:rPr>
                              </w:pPr>
                              <w:del w:id="45"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ins w:id="46" w:author="Peter Simpson" w:date="2018-10-02T21:51:00Z">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While ASCOM</w:t>
                                </w:r>
                              </w:ins>
                              <w:ins w:id="47" w:author="Peter Simpson" w:date="2018-10-02T21:54:00Z">
                                <w:r>
                                  <w:rPr>
                                    <w:color w:val="595959" w:themeColor="text1" w:themeTint="A6"/>
                                    <w:sz w:val="20"/>
                                    <w:szCs w:val="20"/>
                                  </w:rPr>
                                  <w:t xml:space="preserve">s APIs are </w:t>
                                </w:r>
                              </w:ins>
                              <w:ins w:id="48" w:author="Peter Simpson" w:date="2018-10-02T21:51:00Z">
                                <w:r>
                                  <w:rPr>
                                    <w:color w:val="595959" w:themeColor="text1" w:themeTint="A6"/>
                                    <w:sz w:val="20"/>
                                    <w:szCs w:val="20"/>
                                  </w:rPr>
                                  <w:t xml:space="preserve">today </w:t>
                                </w:r>
                              </w:ins>
                              <w:ins w:id="49" w:author="Peter Simpson" w:date="2018-10-02T21:55:00Z">
                                <w:r>
                                  <w:rPr>
                                    <w:color w:val="595959" w:themeColor="text1" w:themeTint="A6"/>
                                    <w:sz w:val="20"/>
                                    <w:szCs w:val="20"/>
                                  </w:rPr>
                                  <w:t xml:space="preserve">mostly </w:t>
                                </w:r>
                              </w:ins>
                              <w:ins w:id="50" w:author="Peter Simpson" w:date="2018-10-02T21:54:00Z">
                                <w:r>
                                  <w:rPr>
                                    <w:color w:val="595959" w:themeColor="text1" w:themeTint="A6"/>
                                    <w:sz w:val="20"/>
                                    <w:szCs w:val="20"/>
                                  </w:rPr>
                                  <w:t xml:space="preserve">implemented through </w:t>
                                </w:r>
                              </w:ins>
                              <w:ins w:id="51" w:author="Peter Simpson" w:date="2018-10-02T21:51:00Z">
                                <w:r>
                                  <w:rPr>
                                    <w:color w:val="595959" w:themeColor="text1" w:themeTint="A6"/>
                                    <w:sz w:val="20"/>
                                    <w:szCs w:val="20"/>
                                  </w:rPr>
                                  <w:t xml:space="preserve">Windows/COM technology, </w:t>
                                </w:r>
                              </w:ins>
                              <w:ins w:id="52" w:author="Peter Simpson" w:date="2018-10-02T21:55:00Z">
                                <w:r>
                                  <w:rPr>
                                    <w:color w:val="595959" w:themeColor="text1" w:themeTint="A6"/>
                                    <w:sz w:val="20"/>
                                    <w:szCs w:val="20"/>
                                  </w:rPr>
                                  <w:t xml:space="preserve">their </w:t>
                                </w:r>
                              </w:ins>
                              <w:ins w:id="53" w:author="Peter Simpson" w:date="2018-10-02T21:51:00Z">
                                <w:r>
                                  <w:rPr>
                                    <w:color w:val="595959" w:themeColor="text1" w:themeTint="A6"/>
                                    <w:sz w:val="20"/>
                                    <w:szCs w:val="20"/>
                                  </w:rPr>
                                  <w:t xml:space="preserve">real value </w:t>
                                </w:r>
                              </w:ins>
                              <w:ins w:id="54" w:author="Peter Simpson" w:date="2018-10-02T21:56:00Z">
                                <w:r>
                                  <w:rPr>
                                    <w:color w:val="595959" w:themeColor="text1" w:themeTint="A6"/>
                                    <w:sz w:val="20"/>
                                    <w:szCs w:val="20"/>
                                  </w:rPr>
                                  <w:t xml:space="preserve">lies </w:t>
                                </w:r>
                              </w:ins>
                              <w:ins w:id="55" w:author="Peter Simpson" w:date="2018-10-02T21:51:00Z">
                                <w:r>
                                  <w:rPr>
                                    <w:color w:val="595959" w:themeColor="text1" w:themeTint="A6"/>
                                    <w:sz w:val="20"/>
                                    <w:szCs w:val="20"/>
                                  </w:rPr>
                                  <w:t>in the</w:t>
                                </w:r>
                              </w:ins>
                              <w:ins w:id="56" w:author="Peter Simpson" w:date="2018-10-02T21:55:00Z">
                                <w:r>
                                  <w:rPr>
                                    <w:color w:val="595959" w:themeColor="text1" w:themeTint="A6"/>
                                    <w:sz w:val="20"/>
                                    <w:szCs w:val="20"/>
                                  </w:rPr>
                                  <w:t>ir</w:t>
                                </w:r>
                              </w:ins>
                              <w:ins w:id="57" w:author="Peter Simpson" w:date="2018-10-02T21:51:00Z">
                                <w:r>
                                  <w:rPr>
                                    <w:color w:val="595959" w:themeColor="text1" w:themeTint="A6"/>
                                    <w:sz w:val="20"/>
                                    <w:szCs w:val="20"/>
                                  </w:rPr>
                                  <w:t xml:space="preserve"> maturity, stability, and proven suitability</w:t>
                                </w:r>
                              </w:ins>
                              <w:ins w:id="58" w:author="Peter Simpson" w:date="2018-10-02T21:55:00Z">
                                <w:r>
                                  <w:rPr>
                                    <w:color w:val="595959" w:themeColor="text1" w:themeTint="A6"/>
                                    <w:sz w:val="20"/>
                                    <w:szCs w:val="20"/>
                                  </w:rPr>
                                  <w:t xml:space="preserve"> to control </w:t>
                                </w:r>
                              </w:ins>
                              <w:ins w:id="59" w:author="Peter Simpson" w:date="2018-10-02T21:51:00Z">
                                <w:r>
                                  <w:rPr>
                                    <w:color w:val="595959" w:themeColor="text1" w:themeTint="A6"/>
                                    <w:sz w:val="20"/>
                                    <w:szCs w:val="20"/>
                                  </w:rPr>
                                  <w:t>most types of astronomical instrument</w:t>
                                </w:r>
                              </w:ins>
                              <w:ins w:id="60" w:author="Peter Simpson" w:date="2018-10-02T21:55:00Z">
                                <w:r>
                                  <w:rPr>
                                    <w:color w:val="595959" w:themeColor="text1" w:themeTint="A6"/>
                                    <w:sz w:val="20"/>
                                    <w:szCs w:val="20"/>
                                  </w:rPr>
                                  <w:t>s</w:t>
                                </w:r>
                              </w:ins>
                              <w:ins w:id="61" w:author="Peter Simpson" w:date="2018-10-02T21:51:00Z">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br/>
                                  <w:t>In this paper we describe a new technology</w:t>
                                </w:r>
                              </w:ins>
                              <w:ins w:id="62" w:author="Peter Simpson" w:date="2018-10-02T22:07:00Z">
                                <w:r>
                                  <w:rPr>
                                    <w:color w:val="595959" w:themeColor="text1" w:themeTint="A6"/>
                                    <w:sz w:val="20"/>
                                    <w:szCs w:val="20"/>
                                  </w:rPr>
                                  <w:t xml:space="preserve">, ASCOM REST, </w:t>
                                </w:r>
                              </w:ins>
                              <w:ins w:id="63" w:author="Peter Simpson" w:date="2018-10-02T21:51:00Z">
                                <w:r>
                                  <w:rPr>
                                    <w:color w:val="595959" w:themeColor="text1" w:themeTint="A6"/>
                                    <w:sz w:val="20"/>
                                    <w:szCs w:val="20"/>
                                  </w:rPr>
                                  <w:t xml:space="preserve">which </w:t>
                                </w:r>
                              </w:ins>
                              <w:ins w:id="64" w:author="Peter Simpson" w:date="2018-10-02T22:07:00Z">
                                <w:r>
                                  <w:rPr>
                                    <w:color w:val="595959" w:themeColor="text1" w:themeTint="A6"/>
                                    <w:sz w:val="20"/>
                                    <w:szCs w:val="20"/>
                                  </w:rPr>
                                  <w:t xml:space="preserve">specifies </w:t>
                                </w:r>
                              </w:ins>
                              <w:ins w:id="65" w:author="Peter Simpson" w:date="2018-10-02T21:51:00Z">
                                <w:r>
                                  <w:rPr>
                                    <w:color w:val="595959" w:themeColor="text1" w:themeTint="A6"/>
                                    <w:sz w:val="20"/>
                                    <w:szCs w:val="20"/>
                                  </w:rPr>
                                  <w:t xml:space="preserve">these proven abstract APIs using the Representational State Transfer (REST) concept </w:t>
                                </w:r>
                              </w:ins>
                              <w:ins w:id="66" w:author="Peter Simpson" w:date="2018-10-02T21:56:00Z">
                                <w:r>
                                  <w:rPr>
                                    <w:color w:val="595959" w:themeColor="text1" w:themeTint="A6"/>
                                    <w:sz w:val="20"/>
                                    <w:szCs w:val="20"/>
                                  </w:rPr>
                                  <w:t xml:space="preserve">and TCP/IP </w:t>
                                </w:r>
                              </w:ins>
                              <w:ins w:id="67" w:author="Peter Simpson" w:date="2018-10-02T21:57:00Z">
                                <w:r>
                                  <w:rPr>
                                    <w:color w:val="595959" w:themeColor="text1" w:themeTint="A6"/>
                                    <w:sz w:val="20"/>
                                    <w:szCs w:val="20"/>
                                  </w:rPr>
                                  <w:t>communication</w:t>
                                </w:r>
                              </w:ins>
                              <w:ins w:id="68" w:author="Peter Simpson" w:date="2018-10-02T21:51:00Z">
                                <w:r>
                                  <w:rPr>
                                    <w:color w:val="595959" w:themeColor="text1" w:themeTint="A6"/>
                                    <w:sz w:val="20"/>
                                    <w:szCs w:val="20"/>
                                  </w:rPr>
                                  <w:t xml:space="preserve">. We also present </w:t>
                                </w:r>
                              </w:ins>
                              <w:ins w:id="69" w:author="Peter Simpson" w:date="2018-10-02T22:05:00Z">
                                <w:r>
                                  <w:rPr>
                                    <w:color w:val="595959" w:themeColor="text1" w:themeTint="A6"/>
                                    <w:sz w:val="20"/>
                                    <w:szCs w:val="20"/>
                                  </w:rPr>
                                  <w:t xml:space="preserve">the ASCOM Remote </w:t>
                                </w:r>
                              </w:ins>
                              <w:ins w:id="70" w:author="Peter Simpson" w:date="2018-10-02T21:51:00Z">
                                <w:r>
                                  <w:rPr>
                                    <w:color w:val="595959" w:themeColor="text1" w:themeTint="A6"/>
                                    <w:sz w:val="20"/>
                                    <w:szCs w:val="20"/>
                                  </w:rPr>
                                  <w:t xml:space="preserve">set of tools, available today, </w:t>
                                </w:r>
                              </w:ins>
                              <w:ins w:id="71" w:author="Peter Simpson" w:date="2018-10-02T22:00:00Z">
                                <w:r>
                                  <w:rPr>
                                    <w:color w:val="595959" w:themeColor="text1" w:themeTint="A6"/>
                                    <w:sz w:val="20"/>
                                    <w:szCs w:val="20"/>
                                  </w:rPr>
                                  <w:t xml:space="preserve">that </w:t>
                                </w:r>
                              </w:ins>
                              <w:ins w:id="72" w:author="Peter Simpson" w:date="2018-10-02T22:01:00Z">
                                <w:r>
                                  <w:rPr>
                                    <w:color w:val="595959" w:themeColor="text1" w:themeTint="A6"/>
                                    <w:sz w:val="20"/>
                                    <w:szCs w:val="20"/>
                                  </w:rPr>
                                  <w:t xml:space="preserve">enable new REST based clients and drivers to interoperate with the significant existing </w:t>
                                </w:r>
                              </w:ins>
                              <w:ins w:id="73" w:author="Peter Simpson" w:date="2018-10-02T22:03:00Z">
                                <w:r>
                                  <w:rPr>
                                    <w:color w:val="595959" w:themeColor="text1" w:themeTint="A6"/>
                                    <w:sz w:val="20"/>
                                    <w:szCs w:val="20"/>
                                  </w:rPr>
                                  <w:t>community</w:t>
                                </w:r>
                              </w:ins>
                              <w:ins w:id="74" w:author="Peter Simpson" w:date="2018-10-02T22:01:00Z">
                                <w:r>
                                  <w:rPr>
                                    <w:color w:val="595959" w:themeColor="text1" w:themeTint="A6"/>
                                    <w:sz w:val="20"/>
                                    <w:szCs w:val="20"/>
                                  </w:rPr>
                                  <w:t xml:space="preserve"> of COM based applications and dr</w:t>
                                </w:r>
                              </w:ins>
                              <w:ins w:id="75" w:author="Peter Simpson" w:date="2018-10-02T22:02:00Z">
                                <w:r>
                                  <w:rPr>
                                    <w:color w:val="595959" w:themeColor="text1" w:themeTint="A6"/>
                                    <w:sz w:val="20"/>
                                    <w:szCs w:val="20"/>
                                  </w:rPr>
                                  <w:t xml:space="preserve">ivers. </w:t>
                                </w:r>
                              </w:ins>
                              <w:r>
                                <w:rPr>
                                  <w:color w:val="595959" w:themeColor="text1" w:themeTint="A6"/>
                                  <w:sz w:val="20"/>
                                  <w:szCs w:val="20"/>
                                </w:rPr>
                                <w:br/>
                              </w:r>
                              <w:ins w:id="76" w:author="Peter Simpson" w:date="2018-10-02T21:51:00Z">
                                <w:r>
                                  <w:rPr>
                                    <w:color w:val="595959" w:themeColor="text1" w:themeTint="A6"/>
                                    <w:sz w:val="20"/>
                                    <w:szCs w:val="20"/>
                                  </w:rPr>
                                  <w:br/>
                                </w:r>
                              </w:ins>
                              <w:ins w:id="77" w:author="Peter Simpson" w:date="2018-10-02T22:04:00Z">
                                <w:r>
                                  <w:rPr>
                                    <w:color w:val="595959" w:themeColor="text1" w:themeTint="A6"/>
                                    <w:sz w:val="20"/>
                                    <w:szCs w:val="20"/>
                                  </w:rPr>
                                  <w:t xml:space="preserve">The new tool set </w:t>
                                </w:r>
                              </w:ins>
                              <w:ins w:id="78" w:author="Peter Simpson" w:date="2018-10-02T21:51:00Z">
                                <w:r>
                                  <w:rPr>
                                    <w:color w:val="595959" w:themeColor="text1" w:themeTint="A6"/>
                                    <w:sz w:val="20"/>
                                    <w:szCs w:val="20"/>
                                  </w:rPr>
                                  <w:t xml:space="preserve">proves that the design and implementation work in the real world, </w:t>
                                </w:r>
                              </w:ins>
                              <w:ins w:id="79" w:author="Peter Simpson" w:date="2018-10-02T22:05:00Z">
                                <w:r>
                                  <w:rPr>
                                    <w:color w:val="595959" w:themeColor="text1" w:themeTint="A6"/>
                                    <w:sz w:val="20"/>
                                    <w:szCs w:val="20"/>
                                  </w:rPr>
                                  <w:t>and</w:t>
                                </w:r>
                              </w:ins>
                              <w:ins w:id="80" w:author="Peter Simpson" w:date="2018-10-02T22:06:00Z">
                                <w:r>
                                  <w:rPr>
                                    <w:color w:val="595959" w:themeColor="text1" w:themeTint="A6"/>
                                    <w:sz w:val="20"/>
                                    <w:szCs w:val="20"/>
                                  </w:rPr>
                                  <w:t xml:space="preserve"> for the first time, </w:t>
                                </w:r>
                              </w:ins>
                              <w:ins w:id="81" w:author="Peter Simpson" w:date="2018-10-02T21:51:00Z">
                                <w:r>
                                  <w:rPr>
                                    <w:color w:val="595959" w:themeColor="text1" w:themeTint="A6"/>
                                    <w:sz w:val="20"/>
                                    <w:szCs w:val="20"/>
                                  </w:rPr>
                                  <w:t xml:space="preserve">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F1CAC7" wp14:editId="6FFD28F4">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9EE58D" w14:textId="77777777" w:rsidR="003C03A9" w:rsidRDefault="002F05F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03A9">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77777777" w:rsidR="003C03A9" w:rsidRDefault="003C03A9">
                                    <w:pPr>
                                      <w:jc w:val="right"/>
                                      <w:rPr>
                                        <w:smallCaps/>
                                        <w:color w:val="404040" w:themeColor="text1" w:themeTint="BF"/>
                                        <w:sz w:val="36"/>
                                        <w:szCs w:val="36"/>
                                      </w:rPr>
                                    </w:pPr>
                                    <w:r>
                                      <w:rPr>
                                        <w:color w:val="404040" w:themeColor="text1" w:themeTint="BF"/>
                                        <w:sz w:val="36"/>
                                        <w:szCs w:val="36"/>
                                      </w:rPr>
                                      <w:t>Concepts and Implementation</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6DF1CAC7"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14:paraId="659EE58D" w14:textId="77777777" w:rsidR="003C03A9" w:rsidRDefault="002F05F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03A9">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77777777" w:rsidR="003C03A9" w:rsidRDefault="003C03A9">
                              <w:pPr>
                                <w:jc w:val="right"/>
                                <w:rPr>
                                  <w:smallCaps/>
                                  <w:color w:val="404040" w:themeColor="text1" w:themeTint="BF"/>
                                  <w:sz w:val="36"/>
                                  <w:szCs w:val="36"/>
                                </w:rPr>
                              </w:pPr>
                              <w:r>
                                <w:rPr>
                                  <w:color w:val="404040" w:themeColor="text1" w:themeTint="BF"/>
                                  <w:sz w:val="36"/>
                                  <w:szCs w:val="36"/>
                                </w:rPr>
                                <w:t>Concepts and Implementation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1911CC" wp14:editId="02CCB460">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3C03A9" w:rsidRDefault="003C03A9">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3C03A9" w:rsidRDefault="002F05F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3C03A9">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5E1911CC"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3C03A9" w:rsidRDefault="003C03A9">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3C03A9" w:rsidRDefault="002F05F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3C03A9">
                                <w:rPr>
                                  <w:color w:val="595959" w:themeColor="text1" w:themeTint="A6"/>
                                  <w:sz w:val="18"/>
                                  <w:szCs w:val="18"/>
                                </w:rPr>
                                <w:t>peter@peterandjill.co.uk, rdenny@dc3.com</w:t>
                              </w:r>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14:anchorId="0230849F" wp14:editId="1A5C6EA8">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82" w:author="Peter Simpson" w:date="2018-10-04T09:21:00Z"/>
    <w:bookmarkStart w:id="83" w:name="_Ref525981825" w:displacedByCustomXml="next"/>
    <w:bookmarkStart w:id="84" w:name="_Ref525981762"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customXmlInsRangeEnd w:id="82"/>
        <w:p w14:paraId="4A63330F" w14:textId="77777777" w:rsidR="005E4EC6" w:rsidRDefault="005E4EC6">
          <w:pPr>
            <w:pStyle w:val="TOCHeading"/>
            <w:rPr>
              <w:ins w:id="85" w:author="Peter Simpson" w:date="2018-10-04T09:21:00Z"/>
            </w:rPr>
          </w:pPr>
          <w:ins w:id="86" w:author="Peter Simpson" w:date="2018-10-04T09:21:00Z">
            <w:r>
              <w:t>Contents</w:t>
            </w:r>
          </w:ins>
        </w:p>
        <w:p w14:paraId="5AAAAAED" w14:textId="57B9E109" w:rsidR="00EE2A43" w:rsidRDefault="005E4EC6">
          <w:pPr>
            <w:pStyle w:val="TOC1"/>
            <w:tabs>
              <w:tab w:val="left" w:pos="442"/>
              <w:tab w:val="right" w:leader="dot" w:pos="9350"/>
            </w:tabs>
            <w:rPr>
              <w:ins w:id="87" w:author="Peter Simpson" w:date="2018-10-04T12:12:00Z"/>
              <w:noProof/>
              <w:lang w:eastAsia="en-GB"/>
            </w:rPr>
          </w:pPr>
          <w:ins w:id="88" w:author="Peter Simpson" w:date="2018-10-04T09:26:00Z">
            <w:r>
              <w:rPr>
                <w:b/>
                <w:bCs/>
                <w:noProof/>
              </w:rPr>
              <w:fldChar w:fldCharType="begin"/>
            </w:r>
            <w:r>
              <w:rPr>
                <w:b/>
                <w:bCs/>
                <w:noProof/>
              </w:rPr>
              <w:instrText xml:space="preserve"> TOC \o "1-2" \h \z \u </w:instrText>
            </w:r>
          </w:ins>
          <w:r>
            <w:rPr>
              <w:b/>
              <w:bCs/>
              <w:noProof/>
            </w:rPr>
            <w:fldChar w:fldCharType="separate"/>
          </w:r>
          <w:ins w:id="89" w:author="Peter Simpson" w:date="2018-10-04T12:12:00Z">
            <w:r w:rsidR="00EE2A43" w:rsidRPr="00AC74B9">
              <w:rPr>
                <w:rStyle w:val="Hyperlink"/>
                <w:noProof/>
              </w:rPr>
              <w:fldChar w:fldCharType="begin"/>
            </w:r>
            <w:r w:rsidR="00EE2A43" w:rsidRPr="00AC74B9">
              <w:rPr>
                <w:rStyle w:val="Hyperlink"/>
                <w:noProof/>
              </w:rPr>
              <w:instrText xml:space="preserve"> </w:instrText>
            </w:r>
            <w:r w:rsidR="00EE2A43">
              <w:rPr>
                <w:noProof/>
              </w:rPr>
              <w:instrText>HYPERLINK \l "_Toc526418471"</w:instrText>
            </w:r>
            <w:r w:rsidR="00EE2A43" w:rsidRPr="00AC74B9">
              <w:rPr>
                <w:rStyle w:val="Hyperlink"/>
                <w:noProof/>
              </w:rPr>
              <w:instrText xml:space="preserve"> </w:instrText>
            </w:r>
            <w:r w:rsidR="00EE2A43" w:rsidRPr="00AC74B9">
              <w:rPr>
                <w:rStyle w:val="Hyperlink"/>
                <w:noProof/>
              </w:rPr>
              <w:fldChar w:fldCharType="separate"/>
            </w:r>
            <w:r w:rsidR="00EE2A43" w:rsidRPr="00AC74B9">
              <w:rPr>
                <w:rStyle w:val="Hyperlink"/>
                <w:noProof/>
              </w:rPr>
              <w:t>1.</w:t>
            </w:r>
            <w:r w:rsidR="00EE2A43">
              <w:rPr>
                <w:noProof/>
                <w:lang w:eastAsia="en-GB"/>
              </w:rPr>
              <w:tab/>
            </w:r>
            <w:r w:rsidR="00EE2A43" w:rsidRPr="00AC74B9">
              <w:rPr>
                <w:rStyle w:val="Hyperlink"/>
                <w:noProof/>
              </w:rPr>
              <w:t>ASCOM REST</w:t>
            </w:r>
            <w:r w:rsidR="00EE2A43">
              <w:rPr>
                <w:noProof/>
                <w:webHidden/>
              </w:rPr>
              <w:tab/>
            </w:r>
            <w:r w:rsidR="00EE2A43">
              <w:rPr>
                <w:noProof/>
                <w:webHidden/>
              </w:rPr>
              <w:fldChar w:fldCharType="begin"/>
            </w:r>
            <w:r w:rsidR="00EE2A43">
              <w:rPr>
                <w:noProof/>
                <w:webHidden/>
              </w:rPr>
              <w:instrText xml:space="preserve"> PAGEREF _Toc526418471 \h </w:instrText>
            </w:r>
          </w:ins>
          <w:r w:rsidR="00EE2A43">
            <w:rPr>
              <w:noProof/>
              <w:webHidden/>
            </w:rPr>
          </w:r>
          <w:r w:rsidR="00EE2A43">
            <w:rPr>
              <w:noProof/>
              <w:webHidden/>
            </w:rPr>
            <w:fldChar w:fldCharType="separate"/>
          </w:r>
          <w:ins w:id="90" w:author="Peter Simpson" w:date="2018-10-23T11:39:00Z">
            <w:r w:rsidR="00F0732D">
              <w:rPr>
                <w:noProof/>
                <w:webHidden/>
              </w:rPr>
              <w:t>2</w:t>
            </w:r>
          </w:ins>
          <w:ins w:id="91" w:author="Peter Simpson" w:date="2018-10-04T12:12:00Z">
            <w:r w:rsidR="00EE2A43">
              <w:rPr>
                <w:noProof/>
                <w:webHidden/>
              </w:rPr>
              <w:fldChar w:fldCharType="end"/>
            </w:r>
            <w:r w:rsidR="00EE2A43" w:rsidRPr="00AC74B9">
              <w:rPr>
                <w:rStyle w:val="Hyperlink"/>
                <w:noProof/>
              </w:rPr>
              <w:fldChar w:fldCharType="end"/>
            </w:r>
          </w:ins>
        </w:p>
        <w:p w14:paraId="606C3630" w14:textId="0604FD11" w:rsidR="00EE2A43" w:rsidRDefault="00EE2A43">
          <w:pPr>
            <w:pStyle w:val="TOC2"/>
            <w:tabs>
              <w:tab w:val="left" w:pos="880"/>
              <w:tab w:val="right" w:leader="dot" w:pos="9350"/>
            </w:tabs>
            <w:rPr>
              <w:ins w:id="92" w:author="Peter Simpson" w:date="2018-10-04T12:12:00Z"/>
              <w:noProof/>
              <w:lang w:eastAsia="en-GB"/>
            </w:rPr>
          </w:pPr>
          <w:ins w:id="93"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"_Toc526418472"</w:instrText>
            </w:r>
            <w:r w:rsidRPr="00AC74B9">
              <w:rPr>
                <w:rStyle w:val="Hyperlink"/>
                <w:noProof/>
              </w:rPr>
              <w:instrText xml:space="preserve"> </w:instrText>
            </w:r>
            <w:r w:rsidRPr="00AC74B9">
              <w:rPr>
                <w:rStyle w:val="Hyperlink"/>
                <w:noProof/>
              </w:rPr>
              <w:fldChar w:fldCharType="separate"/>
            </w:r>
            <w:r w:rsidRPr="00AC74B9">
              <w:rPr>
                <w:rStyle w:val="Hyperlink"/>
                <w:noProof/>
              </w:rPr>
              <w:t>1.1</w:t>
            </w:r>
            <w:r>
              <w:rPr>
                <w:noProof/>
                <w:lang w:eastAsia="en-GB"/>
              </w:rPr>
              <w:tab/>
            </w:r>
            <w:r w:rsidRPr="00AC74B9">
              <w:rPr>
                <w:rStyle w:val="Hyperlink"/>
                <w:noProof/>
              </w:rPr>
              <w:t>Background and Overview</w:t>
            </w:r>
            <w:r>
              <w:rPr>
                <w:noProof/>
                <w:webHidden/>
              </w:rPr>
              <w:tab/>
            </w:r>
            <w:r>
              <w:rPr>
                <w:noProof/>
                <w:webHidden/>
              </w:rPr>
              <w:fldChar w:fldCharType="begin"/>
            </w:r>
            <w:r>
              <w:rPr>
                <w:noProof/>
                <w:webHidden/>
              </w:rPr>
              <w:instrText xml:space="preserve"> PAGEREF _Toc526418472 \h </w:instrText>
            </w:r>
          </w:ins>
          <w:r>
            <w:rPr>
              <w:noProof/>
              <w:webHidden/>
            </w:rPr>
          </w:r>
          <w:r>
            <w:rPr>
              <w:noProof/>
              <w:webHidden/>
            </w:rPr>
            <w:fldChar w:fldCharType="separate"/>
          </w:r>
          <w:ins w:id="94" w:author="Peter Simpson" w:date="2018-10-23T11:39:00Z">
            <w:r w:rsidR="00F0732D">
              <w:rPr>
                <w:noProof/>
                <w:webHidden/>
              </w:rPr>
              <w:t>2</w:t>
            </w:r>
          </w:ins>
          <w:ins w:id="95" w:author="Peter Simpson" w:date="2018-10-04T12:12:00Z">
            <w:r>
              <w:rPr>
                <w:noProof/>
                <w:webHidden/>
              </w:rPr>
              <w:fldChar w:fldCharType="end"/>
            </w:r>
            <w:r w:rsidRPr="00AC74B9">
              <w:rPr>
                <w:rStyle w:val="Hyperlink"/>
                <w:noProof/>
              </w:rPr>
              <w:fldChar w:fldCharType="end"/>
            </w:r>
          </w:ins>
        </w:p>
        <w:p w14:paraId="3267C573" w14:textId="5F2D7B4B" w:rsidR="00EE2A43" w:rsidRDefault="00EE2A43">
          <w:pPr>
            <w:pStyle w:val="TOC2"/>
            <w:tabs>
              <w:tab w:val="left" w:pos="880"/>
              <w:tab w:val="right" w:leader="dot" w:pos="9350"/>
            </w:tabs>
            <w:rPr>
              <w:ins w:id="96" w:author="Peter Simpson" w:date="2018-10-04T12:12:00Z"/>
              <w:noProof/>
              <w:lang w:eastAsia="en-GB"/>
            </w:rPr>
          </w:pPr>
          <w:ins w:id="97"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"_Toc526418474"</w:instrText>
            </w:r>
            <w:r w:rsidRPr="00AC74B9">
              <w:rPr>
                <w:rStyle w:val="Hyperlink"/>
                <w:noProof/>
              </w:rPr>
              <w:instrText xml:space="preserve"> </w:instrText>
            </w:r>
            <w:r w:rsidRPr="00AC74B9">
              <w:rPr>
                <w:rStyle w:val="Hyperlink"/>
                <w:noProof/>
              </w:rPr>
              <w:fldChar w:fldCharType="separate"/>
            </w:r>
            <w:r w:rsidRPr="00AC74B9">
              <w:rPr>
                <w:rStyle w:val="Hyperlink"/>
                <w:noProof/>
              </w:rPr>
              <w:t>1.2</w:t>
            </w:r>
            <w:r>
              <w:rPr>
                <w:noProof/>
                <w:lang w:eastAsia="en-GB"/>
              </w:rPr>
              <w:tab/>
            </w:r>
            <w:r w:rsidRPr="00AC74B9">
              <w:rPr>
                <w:rStyle w:val="Hyperlink"/>
                <w:noProof/>
              </w:rPr>
              <w:t>ASCOM APIs in RESTful Form</w:t>
            </w:r>
            <w:r>
              <w:rPr>
                <w:noProof/>
                <w:webHidden/>
              </w:rPr>
              <w:tab/>
            </w:r>
            <w:r>
              <w:rPr>
                <w:noProof/>
                <w:webHidden/>
              </w:rPr>
              <w:fldChar w:fldCharType="begin"/>
            </w:r>
            <w:r>
              <w:rPr>
                <w:noProof/>
                <w:webHidden/>
              </w:rPr>
              <w:instrText xml:space="preserve"> PAGEREF _Toc526418474 \h </w:instrText>
            </w:r>
          </w:ins>
          <w:r>
            <w:rPr>
              <w:noProof/>
              <w:webHidden/>
            </w:rPr>
          </w:r>
          <w:r>
            <w:rPr>
              <w:noProof/>
              <w:webHidden/>
            </w:rPr>
            <w:fldChar w:fldCharType="separate"/>
          </w:r>
          <w:ins w:id="98" w:author="Peter Simpson" w:date="2018-10-23T11:39:00Z">
            <w:r w:rsidR="00F0732D">
              <w:rPr>
                <w:noProof/>
                <w:webHidden/>
              </w:rPr>
              <w:t>2</w:t>
            </w:r>
          </w:ins>
          <w:ins w:id="99" w:author="Peter Simpson" w:date="2018-10-04T12:12:00Z">
            <w:r>
              <w:rPr>
                <w:noProof/>
                <w:webHidden/>
              </w:rPr>
              <w:fldChar w:fldCharType="end"/>
            </w:r>
            <w:r w:rsidRPr="00AC74B9">
              <w:rPr>
                <w:rStyle w:val="Hyperlink"/>
                <w:noProof/>
              </w:rPr>
              <w:fldChar w:fldCharType="end"/>
            </w:r>
          </w:ins>
        </w:p>
        <w:p w14:paraId="520EA9D6" w14:textId="1E56B6C6" w:rsidR="00EE2A43" w:rsidRDefault="00EE2A43">
          <w:pPr>
            <w:pStyle w:val="TOC2"/>
            <w:tabs>
              <w:tab w:val="left" w:pos="880"/>
              <w:tab w:val="right" w:leader="dot" w:pos="9350"/>
            </w:tabs>
            <w:rPr>
              <w:ins w:id="100" w:author="Peter Simpson" w:date="2018-10-04T12:12:00Z"/>
              <w:noProof/>
              <w:lang w:eastAsia="en-GB"/>
            </w:rPr>
          </w:pPr>
          <w:ins w:id="101"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"_Toc526418477"</w:instrText>
            </w:r>
            <w:r w:rsidRPr="00AC74B9">
              <w:rPr>
                <w:rStyle w:val="Hyperlink"/>
                <w:noProof/>
              </w:rPr>
              <w:instrText xml:space="preserve"> </w:instrText>
            </w:r>
            <w:r w:rsidRPr="00AC74B9">
              <w:rPr>
                <w:rStyle w:val="Hyperlink"/>
                <w:noProof/>
              </w:rPr>
              <w:fldChar w:fldCharType="separate"/>
            </w:r>
            <w:r w:rsidRPr="00AC74B9">
              <w:rPr>
                <w:rStyle w:val="Hyperlink"/>
                <w:noProof/>
              </w:rPr>
              <w:t>1.3</w:t>
            </w:r>
            <w:r>
              <w:rPr>
                <w:noProof/>
                <w:lang w:eastAsia="en-GB"/>
              </w:rPr>
              <w:tab/>
            </w:r>
            <w:r w:rsidRPr="00AC74B9">
              <w:rPr>
                <w:rStyle w:val="Hyperlink"/>
                <w:noProof/>
              </w:rPr>
              <w:t>Transition and Migration</w:t>
            </w:r>
            <w:r>
              <w:rPr>
                <w:noProof/>
                <w:webHidden/>
              </w:rPr>
              <w:tab/>
            </w:r>
            <w:r>
              <w:rPr>
                <w:noProof/>
                <w:webHidden/>
              </w:rPr>
              <w:fldChar w:fldCharType="begin"/>
            </w:r>
            <w:r>
              <w:rPr>
                <w:noProof/>
                <w:webHidden/>
              </w:rPr>
              <w:instrText xml:space="preserve"> PAGEREF _Toc526418477 \h </w:instrText>
            </w:r>
          </w:ins>
          <w:r>
            <w:rPr>
              <w:noProof/>
              <w:webHidden/>
            </w:rPr>
          </w:r>
          <w:r>
            <w:rPr>
              <w:noProof/>
              <w:webHidden/>
            </w:rPr>
            <w:fldChar w:fldCharType="separate"/>
          </w:r>
          <w:ins w:id="102" w:author="Peter Simpson" w:date="2018-10-23T11:39:00Z">
            <w:r w:rsidR="00F0732D">
              <w:rPr>
                <w:noProof/>
                <w:webHidden/>
              </w:rPr>
              <w:t>3</w:t>
            </w:r>
          </w:ins>
          <w:ins w:id="103" w:author="Peter Simpson" w:date="2018-10-04T12:12:00Z">
            <w:r>
              <w:rPr>
                <w:noProof/>
                <w:webHidden/>
              </w:rPr>
              <w:fldChar w:fldCharType="end"/>
            </w:r>
            <w:r w:rsidRPr="00AC74B9">
              <w:rPr>
                <w:rStyle w:val="Hyperlink"/>
                <w:noProof/>
              </w:rPr>
              <w:fldChar w:fldCharType="end"/>
            </w:r>
          </w:ins>
        </w:p>
        <w:p w14:paraId="17966783" w14:textId="645E4CD5" w:rsidR="00EE2A43" w:rsidRDefault="00EE2A43">
          <w:pPr>
            <w:pStyle w:val="TOC1"/>
            <w:tabs>
              <w:tab w:val="left" w:pos="442"/>
              <w:tab w:val="right" w:leader="dot" w:pos="9350"/>
            </w:tabs>
            <w:rPr>
              <w:ins w:id="104" w:author="Peter Simpson" w:date="2018-10-04T12:12:00Z"/>
              <w:noProof/>
              <w:lang w:eastAsia="en-GB"/>
            </w:rPr>
          </w:pPr>
          <w:ins w:id="105"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"_Toc526418496"</w:instrText>
            </w:r>
            <w:r w:rsidRPr="00AC74B9">
              <w:rPr>
                <w:rStyle w:val="Hyperlink"/>
                <w:noProof/>
              </w:rPr>
              <w:instrText xml:space="preserve"> </w:instrText>
            </w:r>
            <w:r w:rsidRPr="00AC74B9">
              <w:rPr>
                <w:rStyle w:val="Hyperlink"/>
                <w:noProof/>
              </w:rPr>
              <w:fldChar w:fldCharType="separate"/>
            </w:r>
            <w:r w:rsidRPr="00AC74B9">
              <w:rPr>
                <w:rStyle w:val="Hyperlink"/>
                <w:noProof/>
              </w:rPr>
              <w:t>2.</w:t>
            </w:r>
            <w:r>
              <w:rPr>
                <w:noProof/>
                <w:lang w:eastAsia="en-GB"/>
              </w:rPr>
              <w:tab/>
            </w:r>
            <w:r w:rsidRPr="00AC74B9">
              <w:rPr>
                <w:rStyle w:val="Hyperlink"/>
                <w:noProof/>
              </w:rPr>
              <w:t>The ASCOM REST API Specification</w:t>
            </w:r>
            <w:r>
              <w:rPr>
                <w:noProof/>
                <w:webHidden/>
              </w:rPr>
              <w:tab/>
            </w:r>
            <w:r>
              <w:rPr>
                <w:noProof/>
                <w:webHidden/>
              </w:rPr>
              <w:fldChar w:fldCharType="begin"/>
            </w:r>
            <w:r>
              <w:rPr>
                <w:noProof/>
                <w:webHidden/>
              </w:rPr>
              <w:instrText xml:space="preserve"> PAGEREF _Toc526418496 \h </w:instrText>
            </w:r>
          </w:ins>
          <w:r>
            <w:rPr>
              <w:noProof/>
              <w:webHidden/>
            </w:rPr>
          </w:r>
          <w:r>
            <w:rPr>
              <w:noProof/>
              <w:webHidden/>
            </w:rPr>
            <w:fldChar w:fldCharType="separate"/>
          </w:r>
          <w:ins w:id="106" w:author="Peter Simpson" w:date="2018-10-23T11:39:00Z">
            <w:r w:rsidR="00F0732D">
              <w:rPr>
                <w:noProof/>
                <w:webHidden/>
              </w:rPr>
              <w:t>5</w:t>
            </w:r>
          </w:ins>
          <w:ins w:id="107" w:author="Peter Simpson" w:date="2018-10-04T12:12:00Z">
            <w:r>
              <w:rPr>
                <w:noProof/>
                <w:webHidden/>
              </w:rPr>
              <w:fldChar w:fldCharType="end"/>
            </w:r>
            <w:r w:rsidRPr="00AC74B9">
              <w:rPr>
                <w:rStyle w:val="Hyperlink"/>
                <w:noProof/>
              </w:rPr>
              <w:fldChar w:fldCharType="end"/>
            </w:r>
          </w:ins>
        </w:p>
        <w:p w14:paraId="000DCE3B" w14:textId="3FA5740D" w:rsidR="00EE2A43" w:rsidRDefault="00EE2A43">
          <w:pPr>
            <w:pStyle w:val="TOC2"/>
            <w:tabs>
              <w:tab w:val="left" w:pos="880"/>
              <w:tab w:val="right" w:leader="dot" w:pos="9350"/>
            </w:tabs>
            <w:rPr>
              <w:ins w:id="108" w:author="Peter Simpson" w:date="2018-10-04T12:12:00Z"/>
              <w:noProof/>
              <w:lang w:eastAsia="en-GB"/>
            </w:rPr>
          </w:pPr>
          <w:ins w:id="109"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"_Toc526418497"</w:instrText>
            </w:r>
            <w:r w:rsidRPr="00AC74B9">
              <w:rPr>
                <w:rStyle w:val="Hyperlink"/>
                <w:noProof/>
              </w:rPr>
              <w:instrText xml:space="preserve"> </w:instrText>
            </w:r>
            <w:r w:rsidRPr="00AC74B9">
              <w:rPr>
                <w:rStyle w:val="Hyperlink"/>
                <w:noProof/>
              </w:rPr>
              <w:fldChar w:fldCharType="separate"/>
            </w:r>
            <w:r w:rsidRPr="00AC74B9">
              <w:rPr>
                <w:rStyle w:val="Hyperlink"/>
                <w:noProof/>
              </w:rPr>
              <w:t>2.1</w:t>
            </w:r>
            <w:r>
              <w:rPr>
                <w:noProof/>
                <w:lang w:eastAsia="en-GB"/>
              </w:rPr>
              <w:tab/>
            </w:r>
            <w:r w:rsidRPr="00AC74B9">
              <w:rPr>
                <w:rStyle w:val="Hyperlink"/>
                <w:noProof/>
              </w:rPr>
              <w:t>OpenAPI Initiative and Swagger</w:t>
            </w:r>
            <w:r>
              <w:rPr>
                <w:noProof/>
                <w:webHidden/>
              </w:rPr>
              <w:tab/>
            </w:r>
            <w:r>
              <w:rPr>
                <w:noProof/>
                <w:webHidden/>
              </w:rPr>
              <w:fldChar w:fldCharType="begin"/>
            </w:r>
            <w:r>
              <w:rPr>
                <w:noProof/>
                <w:webHidden/>
              </w:rPr>
              <w:instrText xml:space="preserve"> PAGEREF _Toc526418497 \h </w:instrText>
            </w:r>
          </w:ins>
          <w:r>
            <w:rPr>
              <w:noProof/>
              <w:webHidden/>
            </w:rPr>
          </w:r>
          <w:r>
            <w:rPr>
              <w:noProof/>
              <w:webHidden/>
            </w:rPr>
            <w:fldChar w:fldCharType="separate"/>
          </w:r>
          <w:ins w:id="110" w:author="Peter Simpson" w:date="2018-10-23T11:39:00Z">
            <w:r w:rsidR="00F0732D">
              <w:rPr>
                <w:noProof/>
                <w:webHidden/>
              </w:rPr>
              <w:t>5</w:t>
            </w:r>
          </w:ins>
          <w:ins w:id="111" w:author="Peter Simpson" w:date="2018-10-04T12:12:00Z">
            <w:r>
              <w:rPr>
                <w:noProof/>
                <w:webHidden/>
              </w:rPr>
              <w:fldChar w:fldCharType="end"/>
            </w:r>
            <w:r w:rsidRPr="00AC74B9">
              <w:rPr>
                <w:rStyle w:val="Hyperlink"/>
                <w:noProof/>
              </w:rPr>
              <w:fldChar w:fldCharType="end"/>
            </w:r>
          </w:ins>
        </w:p>
        <w:p w14:paraId="2CAD6568" w14:textId="4C766012" w:rsidR="00EE2A43" w:rsidRDefault="00EE2A43">
          <w:pPr>
            <w:pStyle w:val="TOC2"/>
            <w:tabs>
              <w:tab w:val="left" w:pos="880"/>
              <w:tab w:val="right" w:leader="dot" w:pos="9350"/>
            </w:tabs>
            <w:rPr>
              <w:ins w:id="112" w:author="Peter Simpson" w:date="2018-10-04T12:12:00Z"/>
              <w:noProof/>
              <w:lang w:eastAsia="en-GB"/>
            </w:rPr>
          </w:pPr>
          <w:ins w:id="113"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"_Toc526418498"</w:instrText>
            </w:r>
            <w:r w:rsidRPr="00AC74B9">
              <w:rPr>
                <w:rStyle w:val="Hyperlink"/>
                <w:noProof/>
              </w:rPr>
              <w:instrText xml:space="preserve"> </w:instrText>
            </w:r>
            <w:r w:rsidRPr="00AC74B9">
              <w:rPr>
                <w:rStyle w:val="Hyperlink"/>
                <w:noProof/>
              </w:rPr>
              <w:fldChar w:fldCharType="separate"/>
            </w:r>
            <w:r w:rsidRPr="00AC74B9">
              <w:rPr>
                <w:rStyle w:val="Hyperlink"/>
                <w:noProof/>
              </w:rPr>
              <w:t>2.2</w:t>
            </w:r>
            <w:r>
              <w:rPr>
                <w:noProof/>
                <w:lang w:eastAsia="en-GB"/>
              </w:rPr>
              <w:tab/>
            </w:r>
            <w:r w:rsidRPr="00AC74B9">
              <w:rPr>
                <w:rStyle w:val="Hyperlink"/>
                <w:noProof/>
              </w:rPr>
              <w:t>ASCOM REST API Documentation</w:t>
            </w:r>
            <w:r>
              <w:rPr>
                <w:noProof/>
                <w:webHidden/>
              </w:rPr>
              <w:tab/>
            </w:r>
            <w:r>
              <w:rPr>
                <w:noProof/>
                <w:webHidden/>
              </w:rPr>
              <w:fldChar w:fldCharType="begin"/>
            </w:r>
            <w:r>
              <w:rPr>
                <w:noProof/>
                <w:webHidden/>
              </w:rPr>
              <w:instrText xml:space="preserve"> PAGEREF _Toc526418498 \h </w:instrText>
            </w:r>
          </w:ins>
          <w:r>
            <w:rPr>
              <w:noProof/>
              <w:webHidden/>
            </w:rPr>
          </w:r>
          <w:r>
            <w:rPr>
              <w:noProof/>
              <w:webHidden/>
            </w:rPr>
            <w:fldChar w:fldCharType="separate"/>
          </w:r>
          <w:ins w:id="114" w:author="Peter Simpson" w:date="2018-10-23T11:39:00Z">
            <w:r w:rsidR="00F0732D">
              <w:rPr>
                <w:noProof/>
                <w:webHidden/>
              </w:rPr>
              <w:t>5</w:t>
            </w:r>
          </w:ins>
          <w:ins w:id="115" w:author="Peter Simpson" w:date="2018-10-04T12:12:00Z">
            <w:r>
              <w:rPr>
                <w:noProof/>
                <w:webHidden/>
              </w:rPr>
              <w:fldChar w:fldCharType="end"/>
            </w:r>
            <w:r w:rsidRPr="00AC74B9">
              <w:rPr>
                <w:rStyle w:val="Hyperlink"/>
                <w:noProof/>
              </w:rPr>
              <w:fldChar w:fldCharType="end"/>
            </w:r>
          </w:ins>
        </w:p>
        <w:p w14:paraId="13181490" w14:textId="4E76FE99" w:rsidR="00EE2A43" w:rsidRDefault="00EE2A43">
          <w:pPr>
            <w:pStyle w:val="TOC1"/>
            <w:tabs>
              <w:tab w:val="left" w:pos="442"/>
              <w:tab w:val="right" w:leader="dot" w:pos="9350"/>
            </w:tabs>
            <w:rPr>
              <w:ins w:id="116" w:author="Peter Simpson" w:date="2018-10-04T12:12:00Z"/>
              <w:noProof/>
              <w:lang w:eastAsia="en-GB"/>
            </w:rPr>
          </w:pPr>
          <w:ins w:id="117"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"_Toc526418500"</w:instrText>
            </w:r>
            <w:r w:rsidRPr="00AC74B9">
              <w:rPr>
                <w:rStyle w:val="Hyperlink"/>
                <w:noProof/>
              </w:rPr>
              <w:instrText xml:space="preserve"> </w:instrText>
            </w:r>
            <w:r w:rsidRPr="00AC74B9">
              <w:rPr>
                <w:rStyle w:val="Hyperlink"/>
                <w:noProof/>
              </w:rPr>
              <w:fldChar w:fldCharType="separate"/>
            </w:r>
            <w:r w:rsidRPr="00AC74B9">
              <w:rPr>
                <w:rStyle w:val="Hyperlink"/>
                <w:noProof/>
              </w:rPr>
              <w:t>3.</w:t>
            </w:r>
            <w:r>
              <w:rPr>
                <w:noProof/>
                <w:lang w:eastAsia="en-GB"/>
              </w:rPr>
              <w:tab/>
            </w:r>
            <w:r w:rsidRPr="00AC74B9">
              <w:rPr>
                <w:rStyle w:val="Hyperlink"/>
                <w:noProof/>
              </w:rPr>
              <w:t>ASCOM Remote</w:t>
            </w:r>
            <w:r>
              <w:rPr>
                <w:noProof/>
                <w:webHidden/>
              </w:rPr>
              <w:tab/>
            </w:r>
            <w:r>
              <w:rPr>
                <w:noProof/>
                <w:webHidden/>
              </w:rPr>
              <w:fldChar w:fldCharType="begin"/>
            </w:r>
            <w:r>
              <w:rPr>
                <w:noProof/>
                <w:webHidden/>
              </w:rPr>
              <w:instrText xml:space="preserve"> PAGEREF _Toc526418500 \h </w:instrText>
            </w:r>
          </w:ins>
          <w:r>
            <w:rPr>
              <w:noProof/>
              <w:webHidden/>
            </w:rPr>
          </w:r>
          <w:r>
            <w:rPr>
              <w:noProof/>
              <w:webHidden/>
            </w:rPr>
            <w:fldChar w:fldCharType="separate"/>
          </w:r>
          <w:ins w:id="118" w:author="Peter Simpson" w:date="2018-10-23T11:39:00Z">
            <w:r w:rsidR="00F0732D">
              <w:rPr>
                <w:noProof/>
                <w:webHidden/>
              </w:rPr>
              <w:t>8</w:t>
            </w:r>
          </w:ins>
          <w:ins w:id="119" w:author="Peter Simpson" w:date="2018-10-04T12:12:00Z">
            <w:r>
              <w:rPr>
                <w:noProof/>
                <w:webHidden/>
              </w:rPr>
              <w:fldChar w:fldCharType="end"/>
            </w:r>
            <w:r w:rsidRPr="00AC74B9">
              <w:rPr>
                <w:rStyle w:val="Hyperlink"/>
                <w:noProof/>
              </w:rPr>
              <w:fldChar w:fldCharType="end"/>
            </w:r>
          </w:ins>
        </w:p>
        <w:p w14:paraId="1DD987E5" w14:textId="3C6EC75B" w:rsidR="00EE2A43" w:rsidRDefault="00EE2A43">
          <w:pPr>
            <w:pStyle w:val="TOC2"/>
            <w:tabs>
              <w:tab w:val="left" w:pos="880"/>
              <w:tab w:val="right" w:leader="dot" w:pos="9350"/>
            </w:tabs>
            <w:rPr>
              <w:ins w:id="120" w:author="Peter Simpson" w:date="2018-10-04T12:12:00Z"/>
              <w:noProof/>
              <w:lang w:eastAsia="en-GB"/>
            </w:rPr>
          </w:pPr>
          <w:ins w:id="121"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"_Toc526418501"</w:instrText>
            </w:r>
            <w:r w:rsidRPr="00AC74B9">
              <w:rPr>
                <w:rStyle w:val="Hyperlink"/>
                <w:noProof/>
              </w:rPr>
              <w:instrText xml:space="preserve"> </w:instrText>
            </w:r>
            <w:r w:rsidRPr="00AC74B9">
              <w:rPr>
                <w:rStyle w:val="Hyperlink"/>
                <w:noProof/>
              </w:rPr>
              <w:fldChar w:fldCharType="separate"/>
            </w:r>
            <w:r w:rsidRPr="00AC74B9">
              <w:rPr>
                <w:rStyle w:val="Hyperlink"/>
                <w:noProof/>
              </w:rPr>
              <w:t>3.1</w:t>
            </w:r>
            <w:r>
              <w:rPr>
                <w:noProof/>
                <w:lang w:eastAsia="en-GB"/>
              </w:rPr>
              <w:tab/>
            </w:r>
            <w:r w:rsidRPr="00AC74B9">
              <w:rPr>
                <w:rStyle w:val="Hyperlink"/>
                <w:noProof/>
              </w:rPr>
              <w:t>Concept and Capabilities</w:t>
            </w:r>
            <w:r>
              <w:rPr>
                <w:noProof/>
                <w:webHidden/>
              </w:rPr>
              <w:tab/>
            </w:r>
            <w:r>
              <w:rPr>
                <w:noProof/>
                <w:webHidden/>
              </w:rPr>
              <w:fldChar w:fldCharType="begin"/>
            </w:r>
            <w:r>
              <w:rPr>
                <w:noProof/>
                <w:webHidden/>
              </w:rPr>
              <w:instrText xml:space="preserve"> PAGEREF _Toc526418501 \h </w:instrText>
            </w:r>
          </w:ins>
          <w:r>
            <w:rPr>
              <w:noProof/>
              <w:webHidden/>
            </w:rPr>
          </w:r>
          <w:r>
            <w:rPr>
              <w:noProof/>
              <w:webHidden/>
            </w:rPr>
            <w:fldChar w:fldCharType="separate"/>
          </w:r>
          <w:ins w:id="122" w:author="Peter Simpson" w:date="2018-10-23T11:39:00Z">
            <w:r w:rsidR="00F0732D">
              <w:rPr>
                <w:noProof/>
                <w:webHidden/>
              </w:rPr>
              <w:t>8</w:t>
            </w:r>
          </w:ins>
          <w:ins w:id="123" w:author="Peter Simpson" w:date="2018-10-04T12:12:00Z">
            <w:r>
              <w:rPr>
                <w:noProof/>
                <w:webHidden/>
              </w:rPr>
              <w:fldChar w:fldCharType="end"/>
            </w:r>
            <w:r w:rsidRPr="00AC74B9">
              <w:rPr>
                <w:rStyle w:val="Hyperlink"/>
                <w:noProof/>
              </w:rPr>
              <w:fldChar w:fldCharType="end"/>
            </w:r>
          </w:ins>
        </w:p>
        <w:p w14:paraId="3D3F1CC8" w14:textId="180749A0" w:rsidR="00EE2A43" w:rsidRDefault="00EE2A43">
          <w:pPr>
            <w:pStyle w:val="TOC2"/>
            <w:tabs>
              <w:tab w:val="left" w:pos="880"/>
              <w:tab w:val="right" w:leader="dot" w:pos="9350"/>
            </w:tabs>
            <w:rPr>
              <w:ins w:id="124" w:author="Peter Simpson" w:date="2018-10-04T12:12:00Z"/>
              <w:noProof/>
              <w:lang w:eastAsia="en-GB"/>
            </w:rPr>
          </w:pPr>
          <w:ins w:id="125"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"_Toc526418502"</w:instrText>
            </w:r>
            <w:r w:rsidRPr="00AC74B9">
              <w:rPr>
                <w:rStyle w:val="Hyperlink"/>
                <w:noProof/>
              </w:rPr>
              <w:instrText xml:space="preserve"> </w:instrText>
            </w:r>
            <w:r w:rsidRPr="00AC74B9">
              <w:rPr>
                <w:rStyle w:val="Hyperlink"/>
                <w:noProof/>
              </w:rPr>
              <w:fldChar w:fldCharType="separate"/>
            </w:r>
            <w:r w:rsidRPr="00AC74B9">
              <w:rPr>
                <w:rStyle w:val="Hyperlink"/>
                <w:noProof/>
              </w:rPr>
              <w:t>3.2</w:t>
            </w:r>
            <w:r>
              <w:rPr>
                <w:noProof/>
                <w:lang w:eastAsia="en-GB"/>
              </w:rPr>
              <w:tab/>
            </w:r>
            <w:r w:rsidRPr="00AC74B9">
              <w:rPr>
                <w:rStyle w:val="Hyperlink"/>
                <w:noProof/>
              </w:rPr>
              <w:t>Security Concerns</w:t>
            </w:r>
            <w:r>
              <w:rPr>
                <w:noProof/>
                <w:webHidden/>
              </w:rPr>
              <w:tab/>
            </w:r>
            <w:r>
              <w:rPr>
                <w:noProof/>
                <w:webHidden/>
              </w:rPr>
              <w:fldChar w:fldCharType="begin"/>
            </w:r>
            <w:r>
              <w:rPr>
                <w:noProof/>
                <w:webHidden/>
              </w:rPr>
              <w:instrText xml:space="preserve"> PAGEREF _Toc526418502 \h </w:instrText>
            </w:r>
          </w:ins>
          <w:r>
            <w:rPr>
              <w:noProof/>
              <w:webHidden/>
            </w:rPr>
          </w:r>
          <w:r>
            <w:rPr>
              <w:noProof/>
              <w:webHidden/>
            </w:rPr>
            <w:fldChar w:fldCharType="separate"/>
          </w:r>
          <w:ins w:id="126" w:author="Peter Simpson" w:date="2018-10-23T11:39:00Z">
            <w:r w:rsidR="00F0732D">
              <w:rPr>
                <w:noProof/>
                <w:webHidden/>
              </w:rPr>
              <w:t>11</w:t>
            </w:r>
          </w:ins>
          <w:ins w:id="127" w:author="Peter Simpson" w:date="2018-10-04T12:12:00Z">
            <w:r>
              <w:rPr>
                <w:noProof/>
                <w:webHidden/>
              </w:rPr>
              <w:fldChar w:fldCharType="end"/>
            </w:r>
            <w:r w:rsidRPr="00AC74B9">
              <w:rPr>
                <w:rStyle w:val="Hyperlink"/>
                <w:noProof/>
              </w:rPr>
              <w:fldChar w:fldCharType="end"/>
            </w:r>
          </w:ins>
        </w:p>
        <w:p w14:paraId="393FEE29" w14:textId="1FCA8F39" w:rsidR="00EE2A43" w:rsidRDefault="00EE2A43">
          <w:pPr>
            <w:pStyle w:val="TOC2"/>
            <w:tabs>
              <w:tab w:val="left" w:pos="880"/>
              <w:tab w:val="right" w:leader="dot" w:pos="9350"/>
            </w:tabs>
            <w:rPr>
              <w:ins w:id="128" w:author="Peter Simpson" w:date="2018-10-04T12:12:00Z"/>
              <w:noProof/>
              <w:lang w:eastAsia="en-GB"/>
            </w:rPr>
          </w:pPr>
          <w:ins w:id="129"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"_Toc526418504"</w:instrText>
            </w:r>
            <w:r w:rsidRPr="00AC74B9">
              <w:rPr>
                <w:rStyle w:val="Hyperlink"/>
                <w:noProof/>
              </w:rPr>
              <w:instrText xml:space="preserve"> </w:instrText>
            </w:r>
            <w:r w:rsidRPr="00AC74B9">
              <w:rPr>
                <w:rStyle w:val="Hyperlink"/>
                <w:noProof/>
              </w:rPr>
              <w:fldChar w:fldCharType="separate"/>
            </w:r>
            <w:r w:rsidRPr="00AC74B9">
              <w:rPr>
                <w:rStyle w:val="Hyperlink"/>
                <w:noProof/>
              </w:rPr>
              <w:t>3.3</w:t>
            </w:r>
            <w:r>
              <w:rPr>
                <w:noProof/>
                <w:lang w:eastAsia="en-GB"/>
              </w:rPr>
              <w:tab/>
            </w:r>
            <w:r w:rsidRPr="00AC74B9">
              <w:rPr>
                <w:rStyle w:val="Hyperlink"/>
                <w:noProof/>
              </w:rPr>
              <w:t>Example – COM Application uses COM Driver on Local Network</w:t>
            </w:r>
            <w:r>
              <w:rPr>
                <w:noProof/>
                <w:webHidden/>
              </w:rPr>
              <w:tab/>
            </w:r>
            <w:r>
              <w:rPr>
                <w:noProof/>
                <w:webHidden/>
              </w:rPr>
              <w:fldChar w:fldCharType="begin"/>
            </w:r>
            <w:r>
              <w:rPr>
                <w:noProof/>
                <w:webHidden/>
              </w:rPr>
              <w:instrText xml:space="preserve"> PAGEREF _Toc526418504 \h </w:instrText>
            </w:r>
          </w:ins>
          <w:r>
            <w:rPr>
              <w:noProof/>
              <w:webHidden/>
            </w:rPr>
          </w:r>
          <w:r>
            <w:rPr>
              <w:noProof/>
              <w:webHidden/>
            </w:rPr>
            <w:fldChar w:fldCharType="separate"/>
          </w:r>
          <w:ins w:id="130" w:author="Peter Simpson" w:date="2018-10-23T11:39:00Z">
            <w:r w:rsidR="00F0732D">
              <w:rPr>
                <w:noProof/>
                <w:webHidden/>
              </w:rPr>
              <w:t>12</w:t>
            </w:r>
          </w:ins>
          <w:ins w:id="131" w:author="Peter Simpson" w:date="2018-10-04T12:12:00Z">
            <w:r>
              <w:rPr>
                <w:noProof/>
                <w:webHidden/>
              </w:rPr>
              <w:fldChar w:fldCharType="end"/>
            </w:r>
            <w:r w:rsidRPr="00AC74B9">
              <w:rPr>
                <w:rStyle w:val="Hyperlink"/>
                <w:noProof/>
              </w:rPr>
              <w:fldChar w:fldCharType="end"/>
            </w:r>
          </w:ins>
        </w:p>
        <w:p w14:paraId="64A07C00" w14:textId="4E68698B" w:rsidR="00EE2A43" w:rsidRDefault="00EE2A43">
          <w:pPr>
            <w:pStyle w:val="TOC2"/>
            <w:tabs>
              <w:tab w:val="left" w:pos="880"/>
              <w:tab w:val="right" w:leader="dot" w:pos="9350"/>
            </w:tabs>
            <w:rPr>
              <w:ins w:id="132" w:author="Peter Simpson" w:date="2018-10-04T12:12:00Z"/>
              <w:noProof/>
              <w:lang w:eastAsia="en-GB"/>
            </w:rPr>
          </w:pPr>
          <w:ins w:id="133"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"_Toc526418506"</w:instrText>
            </w:r>
            <w:r w:rsidRPr="00AC74B9">
              <w:rPr>
                <w:rStyle w:val="Hyperlink"/>
                <w:noProof/>
              </w:rPr>
              <w:instrText xml:space="preserve"> </w:instrText>
            </w:r>
            <w:r w:rsidRPr="00AC74B9">
              <w:rPr>
                <w:rStyle w:val="Hyperlink"/>
                <w:noProof/>
              </w:rPr>
              <w:fldChar w:fldCharType="separate"/>
            </w:r>
            <w:r w:rsidRPr="00AC74B9">
              <w:rPr>
                <w:rStyle w:val="Hyperlink"/>
                <w:noProof/>
              </w:rPr>
              <w:t>3.4</w:t>
            </w:r>
            <w:r>
              <w:rPr>
                <w:noProof/>
                <w:lang w:eastAsia="en-GB"/>
              </w:rPr>
              <w:tab/>
            </w:r>
            <w:r w:rsidRPr="00AC74B9">
              <w:rPr>
                <w:rStyle w:val="Hyperlink"/>
                <w:noProof/>
              </w:rPr>
              <w:t>Example – COM Application uses COM Driver on Remote PC</w:t>
            </w:r>
            <w:r>
              <w:rPr>
                <w:noProof/>
                <w:webHidden/>
              </w:rPr>
              <w:tab/>
            </w:r>
            <w:r>
              <w:rPr>
                <w:noProof/>
                <w:webHidden/>
              </w:rPr>
              <w:fldChar w:fldCharType="begin"/>
            </w:r>
            <w:r>
              <w:rPr>
                <w:noProof/>
                <w:webHidden/>
              </w:rPr>
              <w:instrText xml:space="preserve"> PAGEREF _Toc526418506 \h </w:instrText>
            </w:r>
          </w:ins>
          <w:r>
            <w:rPr>
              <w:noProof/>
              <w:webHidden/>
            </w:rPr>
          </w:r>
          <w:r>
            <w:rPr>
              <w:noProof/>
              <w:webHidden/>
            </w:rPr>
            <w:fldChar w:fldCharType="separate"/>
          </w:r>
          <w:ins w:id="134" w:author="Peter Simpson" w:date="2018-10-23T11:39:00Z">
            <w:r w:rsidR="00F0732D">
              <w:rPr>
                <w:noProof/>
                <w:webHidden/>
              </w:rPr>
              <w:t>13</w:t>
            </w:r>
          </w:ins>
          <w:ins w:id="135" w:author="Peter Simpson" w:date="2018-10-04T12:12:00Z">
            <w:r>
              <w:rPr>
                <w:noProof/>
                <w:webHidden/>
              </w:rPr>
              <w:fldChar w:fldCharType="end"/>
            </w:r>
            <w:r w:rsidRPr="00AC74B9">
              <w:rPr>
                <w:rStyle w:val="Hyperlink"/>
                <w:noProof/>
              </w:rPr>
              <w:fldChar w:fldCharType="end"/>
            </w:r>
          </w:ins>
        </w:p>
        <w:p w14:paraId="7BC1F56C" w14:textId="740AEC01" w:rsidR="00EE2A43" w:rsidRDefault="00EE2A43">
          <w:pPr>
            <w:pStyle w:val="TOC2"/>
            <w:tabs>
              <w:tab w:val="left" w:pos="880"/>
              <w:tab w:val="right" w:leader="dot" w:pos="9350"/>
            </w:tabs>
            <w:rPr>
              <w:ins w:id="136" w:author="Peter Simpson" w:date="2018-10-04T12:12:00Z"/>
              <w:noProof/>
              <w:lang w:eastAsia="en-GB"/>
            </w:rPr>
          </w:pPr>
          <w:ins w:id="137"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"_Toc526418508"</w:instrText>
            </w:r>
            <w:r w:rsidRPr="00AC74B9">
              <w:rPr>
                <w:rStyle w:val="Hyperlink"/>
                <w:noProof/>
              </w:rPr>
              <w:instrText xml:space="preserve"> </w:instrText>
            </w:r>
            <w:r w:rsidRPr="00AC74B9">
              <w:rPr>
                <w:rStyle w:val="Hyperlink"/>
                <w:noProof/>
              </w:rPr>
              <w:fldChar w:fldCharType="separate"/>
            </w:r>
            <w:r w:rsidRPr="00AC74B9">
              <w:rPr>
                <w:rStyle w:val="Hyperlink"/>
                <w:noProof/>
              </w:rPr>
              <w:t>3.5</w:t>
            </w:r>
            <w:r>
              <w:rPr>
                <w:noProof/>
                <w:lang w:eastAsia="en-GB"/>
              </w:rPr>
              <w:tab/>
            </w:r>
            <w:r w:rsidRPr="00AC74B9">
              <w:rPr>
                <w:rStyle w:val="Hyperlink"/>
                <w:noProof/>
              </w:rPr>
              <w:t>Example - Non-Windows Client uses Remote COM Driver</w:t>
            </w:r>
            <w:r>
              <w:rPr>
                <w:noProof/>
                <w:webHidden/>
              </w:rPr>
              <w:tab/>
            </w:r>
            <w:r>
              <w:rPr>
                <w:noProof/>
                <w:webHidden/>
              </w:rPr>
              <w:fldChar w:fldCharType="begin"/>
            </w:r>
            <w:r>
              <w:rPr>
                <w:noProof/>
                <w:webHidden/>
              </w:rPr>
              <w:instrText xml:space="preserve"> PAGEREF _Toc526418508 \h </w:instrText>
            </w:r>
          </w:ins>
          <w:r>
            <w:rPr>
              <w:noProof/>
              <w:webHidden/>
            </w:rPr>
          </w:r>
          <w:r>
            <w:rPr>
              <w:noProof/>
              <w:webHidden/>
            </w:rPr>
            <w:fldChar w:fldCharType="separate"/>
          </w:r>
          <w:ins w:id="138" w:author="Peter Simpson" w:date="2018-10-23T11:39:00Z">
            <w:r w:rsidR="00F0732D">
              <w:rPr>
                <w:noProof/>
                <w:webHidden/>
              </w:rPr>
              <w:t>14</w:t>
            </w:r>
          </w:ins>
          <w:ins w:id="139" w:author="Peter Simpson" w:date="2018-10-04T12:12:00Z">
            <w:r>
              <w:rPr>
                <w:noProof/>
                <w:webHidden/>
              </w:rPr>
              <w:fldChar w:fldCharType="end"/>
            </w:r>
            <w:r w:rsidRPr="00AC74B9">
              <w:rPr>
                <w:rStyle w:val="Hyperlink"/>
                <w:noProof/>
              </w:rPr>
              <w:fldChar w:fldCharType="end"/>
            </w:r>
          </w:ins>
        </w:p>
        <w:p w14:paraId="5AF11FE0" w14:textId="22121539" w:rsidR="00EE2A43" w:rsidRDefault="00EE2A43">
          <w:pPr>
            <w:pStyle w:val="TOC2"/>
            <w:tabs>
              <w:tab w:val="left" w:pos="880"/>
              <w:tab w:val="right" w:leader="dot" w:pos="9350"/>
            </w:tabs>
            <w:rPr>
              <w:ins w:id="140" w:author="Peter Simpson" w:date="2018-10-04T12:12:00Z"/>
              <w:noProof/>
              <w:lang w:eastAsia="en-GB"/>
            </w:rPr>
          </w:pPr>
          <w:ins w:id="141"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"_Toc526418510"</w:instrText>
            </w:r>
            <w:r w:rsidRPr="00AC74B9">
              <w:rPr>
                <w:rStyle w:val="Hyperlink"/>
                <w:noProof/>
              </w:rPr>
              <w:instrText xml:space="preserve"> </w:instrText>
            </w:r>
            <w:r w:rsidRPr="00AC74B9">
              <w:rPr>
                <w:rStyle w:val="Hyperlink"/>
                <w:noProof/>
              </w:rPr>
              <w:fldChar w:fldCharType="separate"/>
            </w:r>
            <w:r w:rsidRPr="00AC74B9">
              <w:rPr>
                <w:rStyle w:val="Hyperlink"/>
                <w:noProof/>
              </w:rPr>
              <w:t>3.6</w:t>
            </w:r>
            <w:r>
              <w:rPr>
                <w:noProof/>
                <w:lang w:eastAsia="en-GB"/>
              </w:rPr>
              <w:tab/>
            </w:r>
            <w:r w:rsidRPr="00AC74B9">
              <w:rPr>
                <w:rStyle w:val="Hyperlink"/>
                <w:noProof/>
              </w:rPr>
              <w:t>Example – COM Application uses Remote Non-Windows Driver</w:t>
            </w:r>
            <w:r>
              <w:rPr>
                <w:noProof/>
                <w:webHidden/>
              </w:rPr>
              <w:tab/>
            </w:r>
            <w:r>
              <w:rPr>
                <w:noProof/>
                <w:webHidden/>
              </w:rPr>
              <w:fldChar w:fldCharType="begin"/>
            </w:r>
            <w:r>
              <w:rPr>
                <w:noProof/>
                <w:webHidden/>
              </w:rPr>
              <w:instrText xml:space="preserve"> PAGEREF _Toc526418510 \h </w:instrText>
            </w:r>
          </w:ins>
          <w:r>
            <w:rPr>
              <w:noProof/>
              <w:webHidden/>
            </w:rPr>
          </w:r>
          <w:r>
            <w:rPr>
              <w:noProof/>
              <w:webHidden/>
            </w:rPr>
            <w:fldChar w:fldCharType="separate"/>
          </w:r>
          <w:ins w:id="142" w:author="Peter Simpson" w:date="2018-10-23T11:39:00Z">
            <w:r w:rsidR="00F0732D">
              <w:rPr>
                <w:noProof/>
                <w:webHidden/>
              </w:rPr>
              <w:t>15</w:t>
            </w:r>
          </w:ins>
          <w:ins w:id="143" w:author="Peter Simpson" w:date="2018-10-04T12:12:00Z">
            <w:r>
              <w:rPr>
                <w:noProof/>
                <w:webHidden/>
              </w:rPr>
              <w:fldChar w:fldCharType="end"/>
            </w:r>
            <w:r w:rsidRPr="00AC74B9">
              <w:rPr>
                <w:rStyle w:val="Hyperlink"/>
                <w:noProof/>
              </w:rPr>
              <w:fldChar w:fldCharType="end"/>
            </w:r>
          </w:ins>
        </w:p>
        <w:p w14:paraId="6F60C716" w14:textId="77777777" w:rsidR="005E4EC6" w:rsidRDefault="005E4EC6">
          <w:pPr>
            <w:rPr>
              <w:ins w:id="144" w:author="Peter Simpson" w:date="2018-10-04T09:21:00Z"/>
            </w:rPr>
          </w:pPr>
          <w:ins w:id="145" w:author="Peter Simpson" w:date="2018-10-04T09:26:00Z">
            <w:r>
              <w:rPr>
                <w:b/>
                <w:bCs/>
                <w:noProof/>
              </w:rPr>
              <w:fldChar w:fldCharType="end"/>
            </w:r>
          </w:ins>
        </w:p>
        <w:customXmlInsRangeStart w:id="146" w:author="Peter Simpson" w:date="2018-10-04T09:21:00Z"/>
      </w:sdtContent>
    </w:sdt>
    <w:customXmlInsRangeEnd w:id="146"/>
    <w:p w14:paraId="6EC29AB7" w14:textId="77777777" w:rsidR="007B75DA" w:rsidRDefault="006C15D2">
      <w:pPr>
        <w:pStyle w:val="Heading1"/>
        <w:numPr>
          <w:ilvl w:val="0"/>
          <w:numId w:val="29"/>
        </w:numPr>
        <w:pPrChange w:id="147" w:author="Peter Simpson" w:date="2018-10-03T13:03:00Z">
          <w:pPr>
            <w:pStyle w:val="Heading1"/>
          </w:pPr>
        </w:pPrChange>
      </w:pPr>
      <w:del w:id="148" w:author="Peter Simpson" w:date="2018-10-02T20:11:00Z">
        <w:r w:rsidDel="007479DA">
          <w:lastRenderedPageBreak/>
          <w:delText xml:space="preserve">Part </w:delText>
        </w:r>
        <w:r w:rsidR="00A15ED9" w:rsidDel="007479DA">
          <w:fldChar w:fldCharType="begin"/>
        </w:r>
        <w:r w:rsidR="00A15ED9" w:rsidDel="007479DA">
          <w:delInstrText xml:space="preserve"> REF _Ref525981825 \n </w:delInstrText>
        </w:r>
        <w:r w:rsidR="00A15ED9" w:rsidDel="007479DA">
          <w:fldChar w:fldCharType="separate"/>
        </w:r>
        <w:r w:rsidR="00E075C1" w:rsidDel="007479DA">
          <w:delText>1</w:delText>
        </w:r>
        <w:r w:rsidR="00A15ED9" w:rsidDel="007479DA">
          <w:fldChar w:fldCharType="end"/>
        </w:r>
        <w:r w:rsidDel="007479DA">
          <w:delText xml:space="preserve"> - </w:delText>
        </w:r>
      </w:del>
      <w:bookmarkStart w:id="149" w:name="_Toc526418471"/>
      <w:r w:rsidR="007B75DA">
        <w:t xml:space="preserve">ASCOM </w:t>
      </w:r>
      <w:bookmarkEnd w:id="84"/>
      <w:bookmarkEnd w:id="83"/>
      <w:r w:rsidR="00A351C2">
        <w:t>REST</w:t>
      </w:r>
      <w:bookmarkEnd w:id="149"/>
    </w:p>
    <w:p w14:paraId="3AB644E8" w14:textId="77777777" w:rsidR="007B75DA" w:rsidRDefault="006376EB">
      <w:pPr>
        <w:pStyle w:val="Heading2"/>
      </w:pPr>
      <w:bookmarkStart w:id="150" w:name="_Toc526418472"/>
      <w:r>
        <w:t>Background and Overview</w:t>
      </w:r>
      <w:bookmarkEnd w:id="150"/>
    </w:p>
    <w:p w14:paraId="7D7E5DCE" w14:textId="77777777" w:rsidR="00A15ED9" w:rsidRDefault="00A15ED9" w:rsidP="0032182E">
      <w:pPr>
        <w:rPr>
          <w:ins w:id="151" w:author="Peter Simpson" w:date="2018-10-01T20:42:00Z"/>
        </w:rPr>
      </w:pPr>
      <w:ins w:id="152" w:author="Peter Simpson" w:date="2018-10-01T20:42:00Z">
        <w:r>
          <w:t>Prior to 2001</w:t>
        </w:r>
      </w:ins>
      <w:ins w:id="153" w:author="Peter Simpson" w:date="2018-10-01T20:44:00Z">
        <w:r w:rsidR="0084638B">
          <w:t>,</w:t>
        </w:r>
      </w:ins>
      <w:ins w:id="154" w:author="Peter Simpson" w:date="2018-10-01T20:42:00Z">
        <w:r>
          <w:t xml:space="preserve"> </w:t>
        </w:r>
      </w:ins>
      <w:ins w:id="155" w:author="Peter Simpson" w:date="2018-10-01T20:47:00Z">
        <w:r w:rsidR="0084638B">
          <w:t xml:space="preserve">the </w:t>
        </w:r>
      </w:ins>
      <w:ins w:id="156" w:author="Peter Simpson" w:date="2018-10-01T20:42:00Z">
        <w:r>
          <w:t>astronom</w:t>
        </w:r>
      </w:ins>
      <w:ins w:id="157" w:author="Peter Simpson" w:date="2018-10-01T20:47:00Z">
        <w:r w:rsidR="0084638B">
          <w:t xml:space="preserve">y marketplace </w:t>
        </w:r>
      </w:ins>
      <w:ins w:id="158" w:author="Peter Simpson" w:date="2018-10-01T20:46:00Z">
        <w:r w:rsidR="0084638B">
          <w:t xml:space="preserve">was shackled because </w:t>
        </w:r>
      </w:ins>
      <w:ins w:id="159" w:author="Peter Simpson" w:date="2018-10-01T20:48:00Z">
        <w:r w:rsidR="0084638B">
          <w:t xml:space="preserve">application </w:t>
        </w:r>
      </w:ins>
      <w:ins w:id="160" w:author="Peter Simpson" w:date="2018-10-01T20:42:00Z">
        <w:r>
          <w:t xml:space="preserve">developers had to </w:t>
        </w:r>
      </w:ins>
      <w:ins w:id="161" w:author="Peter Simpson" w:date="2018-10-01T20:49:00Z">
        <w:r w:rsidR="0084638B">
          <w:t xml:space="preserve">develop costly </w:t>
        </w:r>
      </w:ins>
      <w:ins w:id="162" w:author="Peter Simpson" w:date="2018-10-01T20:45:00Z">
        <w:r w:rsidR="0084638B">
          <w:t xml:space="preserve">integration </w:t>
        </w:r>
      </w:ins>
      <w:ins w:id="163" w:author="Peter Simpson" w:date="2018-10-01T20:46:00Z">
        <w:r w:rsidR="0084638B">
          <w:t xml:space="preserve">code </w:t>
        </w:r>
      </w:ins>
      <w:ins w:id="164" w:author="Peter Simpson" w:date="2018-10-01T20:43:00Z">
        <w:r>
          <w:t>for every hardware device and device manufacturer</w:t>
        </w:r>
      </w:ins>
      <w:ins w:id="165" w:author="Peter Simpson" w:date="2018-10-01T20:48:00Z">
        <w:r w:rsidR="0084638B">
          <w:t>s</w:t>
        </w:r>
      </w:ins>
      <w:ins w:id="166" w:author="Peter Simpson" w:date="2018-10-01T20:43:00Z">
        <w:r>
          <w:t xml:space="preserve"> w</w:t>
        </w:r>
      </w:ins>
      <w:ins w:id="167" w:author="Peter Simpson" w:date="2018-10-01T20:48:00Z">
        <w:r w:rsidR="0084638B">
          <w:t>ere</w:t>
        </w:r>
      </w:ins>
      <w:ins w:id="168" w:author="Peter Simpson" w:date="2018-10-01T20:43:00Z">
        <w:r>
          <w:t xml:space="preserve"> limited in </w:t>
        </w:r>
      </w:ins>
      <w:ins w:id="169" w:author="Peter Simpson" w:date="2018-10-01T20:44:00Z">
        <w:r>
          <w:t xml:space="preserve">their growth by </w:t>
        </w:r>
        <w:proofErr w:type="gramStart"/>
        <w:r w:rsidR="0084638B">
          <w:t>whether or not</w:t>
        </w:r>
        <w:proofErr w:type="gramEnd"/>
        <w:r w:rsidR="0084638B">
          <w:t xml:space="preserve"> leading applications had support for their </w:t>
        </w:r>
      </w:ins>
      <w:ins w:id="170" w:author="Peter Simpson" w:date="2018-10-01T20:48:00Z">
        <w:r w:rsidR="0084638B">
          <w:t>hardware</w:t>
        </w:r>
      </w:ins>
      <w:ins w:id="171" w:author="Peter Simpson" w:date="2018-10-01T20:44:00Z">
        <w:r w:rsidR="0084638B">
          <w:t>.</w:t>
        </w:r>
      </w:ins>
    </w:p>
    <w:p w14:paraId="73E1ACC2" w14:textId="77777777" w:rsidR="0084638B" w:rsidRDefault="0032182E" w:rsidP="0032182E">
      <w:pPr>
        <w:rPr>
          <w:ins w:id="172" w:author="Peter Simpson" w:date="2018-10-01T20:53:00Z"/>
        </w:rPr>
      </w:pPr>
      <w:r>
        <w:t>In 2001, a set of APIs</w:t>
      </w:r>
      <w:r>
        <w:rPr>
          <w:rStyle w:val="FootnoteReference"/>
        </w:rPr>
        <w:footnoteReference w:id="1"/>
      </w:r>
      <w:r>
        <w:t xml:space="preserve"> </w:t>
      </w:r>
      <w:r w:rsidR="009C4B6A">
        <w:t>called ASCOM</w:t>
      </w:r>
      <w:r w:rsidR="009C4B6A">
        <w:rPr>
          <w:rStyle w:val="FootnoteReference"/>
        </w:rPr>
        <w:footnoteReference w:id="2"/>
      </w:r>
      <w:r w:rsidR="009C4B6A">
        <w:t xml:space="preserve"> </w:t>
      </w:r>
      <w:r>
        <w:t xml:space="preserve">was published and implemented using </w:t>
      </w:r>
      <w:del w:id="173" w:author="Peter Simpson" w:date="2018-10-01T20:53:00Z">
        <w:r w:rsidDel="0084638B">
          <w:delText xml:space="preserve">the </w:delText>
        </w:r>
      </w:del>
      <w:r>
        <w:t xml:space="preserve">cross-language COM services on the Windows OS. </w:t>
      </w:r>
      <w:ins w:id="174" w:author="Peter Simpson" w:date="2018-10-01T20:53:00Z">
        <w:r w:rsidR="0084638B">
          <w:t>These APIs provide vendor neutral view</w:t>
        </w:r>
      </w:ins>
      <w:ins w:id="175" w:author="Peter Simpson" w:date="2018-10-01T20:54:00Z">
        <w:r w:rsidR="0084638B">
          <w:t>s</w:t>
        </w:r>
      </w:ins>
      <w:ins w:id="176" w:author="Peter Simpson" w:date="2018-10-01T20:53:00Z">
        <w:r w:rsidR="0084638B">
          <w:t xml:space="preserve"> of each hardware device type</w:t>
        </w:r>
      </w:ins>
      <w:ins w:id="177" w:author="Peter Simpson" w:date="2018-10-01T20:54:00Z">
        <w:r w:rsidR="00655DFE">
          <w:t xml:space="preserve"> and </w:t>
        </w:r>
      </w:ins>
      <w:ins w:id="178" w:author="Peter Simpson" w:date="2018-10-01T20:55:00Z">
        <w:r w:rsidR="00655DFE">
          <w:t xml:space="preserve">ensure that </w:t>
        </w:r>
      </w:ins>
      <w:ins w:id="179" w:author="Peter Simpson" w:date="2018-10-01T20:54:00Z">
        <w:r w:rsidR="00655DFE">
          <w:t xml:space="preserve">application authors </w:t>
        </w:r>
      </w:ins>
      <w:ins w:id="180" w:author="Peter Simpson" w:date="2018-10-01T20:55:00Z">
        <w:r w:rsidR="00655DFE">
          <w:t xml:space="preserve">and hardware vendors only </w:t>
        </w:r>
      </w:ins>
      <w:ins w:id="181" w:author="Peter Simpson" w:date="2018-10-01T21:03:00Z">
        <w:r w:rsidR="00655DFE">
          <w:t>need</w:t>
        </w:r>
      </w:ins>
      <w:ins w:id="182" w:author="Peter Simpson" w:date="2018-10-01T20:55:00Z">
        <w:r w:rsidR="00655DFE">
          <w:t xml:space="preserve"> to write </w:t>
        </w:r>
      </w:ins>
      <w:ins w:id="183" w:author="Peter Simpson" w:date="2018-10-01T20:54:00Z">
        <w:r w:rsidR="00655DFE">
          <w:t xml:space="preserve">code once and </w:t>
        </w:r>
      </w:ins>
      <w:ins w:id="184" w:author="Peter Simpson" w:date="2018-10-01T20:56:00Z">
        <w:r w:rsidR="00655DFE">
          <w:t>that applications will work with all hardware and that hardware device</w:t>
        </w:r>
      </w:ins>
      <w:ins w:id="185" w:author="Peter Simpson" w:date="2018-10-01T20:57:00Z">
        <w:r w:rsidR="00655DFE">
          <w:t>s</w:t>
        </w:r>
      </w:ins>
      <w:ins w:id="186" w:author="Peter Simpson" w:date="2018-10-01T20:56:00Z">
        <w:r w:rsidR="00655DFE">
          <w:t xml:space="preserve"> will work with all applications.</w:t>
        </w:r>
      </w:ins>
    </w:p>
    <w:p w14:paraId="33AD714F" w14:textId="77777777" w:rsidR="00655DFE" w:rsidRDefault="00273328" w:rsidP="0032182E">
      <w:pPr>
        <w:rPr>
          <w:ins w:id="187" w:author="Peter Simpson" w:date="2018-10-01T20:58:00Z"/>
        </w:rPr>
      </w:pPr>
      <w:del w:id="188" w:author="Peter Simpson" w:date="2018-10-01T20:57:00Z">
        <w:r w:rsidDel="00655DFE">
          <w:delText>In this role</w:delText>
        </w:r>
      </w:del>
      <w:ins w:id="189" w:author="Peter Simpson" w:date="2018-10-01T20:57:00Z">
        <w:r w:rsidR="00655DFE">
          <w:t>The</w:t>
        </w:r>
      </w:ins>
      <w:del w:id="190" w:author="Peter Simpson" w:date="2018-10-01T20:58:00Z">
        <w:r w:rsidDel="00655DFE">
          <w:delText>,</w:delText>
        </w:r>
      </w:del>
      <w:r>
        <w:t xml:space="preserve"> </w:t>
      </w:r>
      <w:del w:id="191" w:author="Peter Simpson" w:date="2018-10-01T20:41:00Z">
        <w:r w:rsidDel="00A15ED9">
          <w:delText xml:space="preserve">a </w:delText>
        </w:r>
      </w:del>
      <w:r>
        <w:t>standardized API</w:t>
      </w:r>
      <w:ins w:id="192" w:author="Peter Simpson" w:date="2018-10-01T20:41:00Z">
        <w:r w:rsidR="00A15ED9">
          <w:t>s</w:t>
        </w:r>
      </w:ins>
      <w:r>
        <w:t xml:space="preserve"> provide</w:t>
      </w:r>
      <w:del w:id="193" w:author="Peter Simpson" w:date="2018-10-01T20:41:00Z">
        <w:r w:rsidDel="00A15ED9">
          <w:delText>s</w:delText>
        </w:r>
      </w:del>
      <w:r>
        <w:t xml:space="preserve"> access to astronomical instruments in a way that masks the individual uniqueness of each instrument</w:t>
      </w:r>
      <w:del w:id="194" w:author="Peter Simpson" w:date="2018-10-01T20:41:00Z">
        <w:r w:rsidDel="00A15ED9">
          <w:delText xml:space="preserve"> of a given type</w:delText>
        </w:r>
      </w:del>
      <w:r>
        <w:t xml:space="preserve"> (e.g. telescope mounts</w:t>
      </w:r>
      <w:r w:rsidR="009C4B6A">
        <w:t>, cameras, focusers, etc.</w:t>
      </w:r>
      <w:r>
        <w:t>). Thus</w:t>
      </w:r>
      <w:ins w:id="195" w:author="Peter Simpson" w:date="2018-10-01T20:58:00Z">
        <w:r w:rsidR="00655DFE">
          <w:t>,</w:t>
        </w:r>
      </w:ins>
      <w:r>
        <w:t xml:space="preserve"> applications can freely use many different </w:t>
      </w:r>
      <w:r w:rsidR="009C4B6A">
        <w:t>variations of a device type</w:t>
      </w:r>
      <w:r>
        <w:t xml:space="preserve"> with no special understanding or program logic for the various </w:t>
      </w:r>
      <w:r w:rsidR="009C4B6A">
        <w:t>device types out there. For example, planetarium</w:t>
      </w:r>
      <w:ins w:id="196" w:author="Peter Simpson" w:date="2018-10-01T20:58:00Z">
        <w:r w:rsidR="00655DFE">
          <w:t>s</w:t>
        </w:r>
      </w:ins>
      <w:r w:rsidR="009C4B6A">
        <w:t xml:space="preserve"> can steer </w:t>
      </w:r>
      <w:del w:id="197" w:author="Peter Simpson" w:date="2018-10-01T20:58:00Z">
        <w:r w:rsidR="009C4B6A" w:rsidDel="00655DFE">
          <w:delText xml:space="preserve">a </w:delText>
        </w:r>
      </w:del>
      <w:r w:rsidR="009C4B6A">
        <w:t>telescope</w:t>
      </w:r>
      <w:ins w:id="198" w:author="Peter Simpson" w:date="2018-10-01T20:58:00Z">
        <w:r w:rsidR="00655DFE">
          <w:t>s</w:t>
        </w:r>
      </w:ins>
      <w:r w:rsidR="009C4B6A">
        <w:t xml:space="preserve"> via the ASCOM Telescope API without any specific knowledge of the mount's operation. </w:t>
      </w:r>
    </w:p>
    <w:p w14:paraId="1FE0ADA8" w14:textId="77777777" w:rsidR="00655DFE" w:rsidRDefault="009C4B6A" w:rsidP="00655DFE">
      <w:pPr>
        <w:rPr>
          <w:ins w:id="199" w:author="Peter Simpson" w:date="2018-10-02T20:00:00Z"/>
        </w:rPr>
      </w:pPr>
      <w:r>
        <w:t xml:space="preserve">The </w:t>
      </w:r>
      <w:ins w:id="200" w:author="Peter Simpson" w:date="2018-10-01T21:10:00Z">
        <w:r w:rsidR="006A7938">
          <w:t xml:space="preserve">standardised </w:t>
        </w:r>
      </w:ins>
      <w:r>
        <w:t xml:space="preserve">ASCOM APIs </w:t>
      </w:r>
      <w:ins w:id="201" w:author="Peter Simpson" w:date="2018-10-01T21:00:00Z">
        <w:r w:rsidR="00655DFE">
          <w:t xml:space="preserve">have </w:t>
        </w:r>
      </w:ins>
      <w:r>
        <w:t>opened up the astronomy software community to innovation and competition</w:t>
      </w:r>
      <w:ins w:id="202" w:author="Peter Simpson" w:date="2018-10-01T21:05:00Z">
        <w:r w:rsidR="006A7938">
          <w:t xml:space="preserve">, </w:t>
        </w:r>
      </w:ins>
      <w:del w:id="203" w:author="Peter Simpson" w:date="2018-10-01T21:05:00Z">
        <w:r w:rsidDel="006A7938">
          <w:delText xml:space="preserve"> by eliminating the need for each developer to "support" each type of mount out there. Standard API calls are all that is needed.</w:delText>
        </w:r>
      </w:del>
      <w:ins w:id="204" w:author="Peter Simpson" w:date="2018-10-01T21:00:00Z">
        <w:r w:rsidR="00655DFE">
          <w:t xml:space="preserve">reduced support cost, </w:t>
        </w:r>
      </w:ins>
      <w:ins w:id="205" w:author="Peter Simpson" w:date="2018-10-01T21:02:00Z">
        <w:r w:rsidR="00655DFE">
          <w:t xml:space="preserve">reduced </w:t>
        </w:r>
      </w:ins>
      <w:ins w:id="206" w:author="Peter Simpson" w:date="2018-10-01T21:00:00Z">
        <w:r w:rsidR="00655DFE">
          <w:t xml:space="preserve">time to market and </w:t>
        </w:r>
      </w:ins>
      <w:ins w:id="207" w:author="Peter Simpson" w:date="2018-10-01T21:03:00Z">
        <w:r w:rsidR="00655DFE">
          <w:t xml:space="preserve">increased </w:t>
        </w:r>
      </w:ins>
      <w:ins w:id="208" w:author="Peter Simpson" w:date="2018-10-01T21:00:00Z">
        <w:r w:rsidR="00655DFE">
          <w:t>market coverage for both application authors and hardware vendors.</w:t>
        </w:r>
      </w:ins>
    </w:p>
    <w:p w14:paraId="0972C43A" w14:textId="77777777" w:rsidR="007479DA" w:rsidRDefault="007479DA" w:rsidP="007479DA">
      <w:pPr>
        <w:rPr>
          <w:ins w:id="209" w:author="Peter Simpson" w:date="2018-10-02T21:06:00Z"/>
        </w:rPr>
      </w:pPr>
      <w:moveToRangeStart w:id="210" w:author="Peter Simpson" w:date="2018-10-02T20:02:00Z" w:name="move526273861"/>
      <w:moveTo w:id="211" w:author="Peter Simpson" w:date="2018-10-02T20:02:00Z">
        <w:r>
          <w:t>The ASCOM interfaces have proven themselves to be robust, mature, stable</w:t>
        </w:r>
        <w:del w:id="212" w:author="Peter Simpson" w:date="2018-10-02T20:02:00Z">
          <w:r w:rsidDel="007479DA">
            <w:delText>,</w:delText>
          </w:r>
        </w:del>
        <w:r>
          <w:t xml:space="preserve"> and suitable to the mission. For many years they have provided application developers and device makers with interoperation </w:t>
        </w:r>
      </w:moveTo>
      <w:ins w:id="213" w:author="Peter Simpson" w:date="2018-10-02T20:02:00Z">
        <w:r>
          <w:t xml:space="preserve">with little </w:t>
        </w:r>
      </w:ins>
      <w:moveTo w:id="214" w:author="Peter Simpson" w:date="2018-10-02T20:02:00Z">
        <w:del w:id="215" w:author="Peter Simpson" w:date="2018-10-02T20:02:00Z">
          <w:r w:rsidDel="007479DA">
            <w:delText xml:space="preserve">and very few, if any, </w:delText>
          </w:r>
        </w:del>
        <w:r>
          <w:t>need for revision or expansion. The fundamentals are clearly solid</w:t>
        </w:r>
      </w:moveTo>
      <w:ins w:id="216" w:author="Peter Simpson" w:date="2018-10-02T20:05:00Z">
        <w:r>
          <w:t xml:space="preserve"> and </w:t>
        </w:r>
      </w:ins>
      <w:ins w:id="217" w:author="Peter Simpson" w:date="2018-10-02T20:08:00Z">
        <w:r>
          <w:t>the</w:t>
        </w:r>
      </w:ins>
      <w:ins w:id="218" w:author="Peter Simpson" w:date="2018-10-02T21:03:00Z">
        <w:r w:rsidR="00B15FD2">
          <w:t xml:space="preserve"> ASCOM APIs mitigate</w:t>
        </w:r>
      </w:ins>
      <w:ins w:id="219" w:author="Peter Simpson" w:date="2018-10-02T20:05:00Z">
        <w:r>
          <w:t xml:space="preserve"> the risk of </w:t>
        </w:r>
      </w:ins>
      <w:ins w:id="220" w:author="Peter Simpson" w:date="2018-10-02T20:06:00Z">
        <w:r>
          <w:t xml:space="preserve">low / slow adoption </w:t>
        </w:r>
      </w:ins>
      <w:ins w:id="221" w:author="Peter Simpson" w:date="2018-10-02T20:07:00Z">
        <w:r>
          <w:t xml:space="preserve">by </w:t>
        </w:r>
      </w:ins>
      <w:ins w:id="222" w:author="Peter Simpson" w:date="2018-10-02T20:06:00Z">
        <w:r>
          <w:t>o</w:t>
        </w:r>
      </w:ins>
      <w:ins w:id="223" w:author="Peter Simpson" w:date="2018-10-02T20:07:00Z">
        <w:r>
          <w:t xml:space="preserve">ther developers and suppliers that </w:t>
        </w:r>
      </w:ins>
      <w:ins w:id="224" w:author="Peter Simpson" w:date="2018-10-02T21:04:00Z">
        <w:r w:rsidR="00B15FD2">
          <w:t xml:space="preserve">inevitably </w:t>
        </w:r>
      </w:ins>
      <w:ins w:id="225" w:author="Peter Simpson" w:date="2018-10-02T20:07:00Z">
        <w:r>
          <w:t xml:space="preserve">comes with </w:t>
        </w:r>
      </w:ins>
      <w:ins w:id="226" w:author="Peter Simpson" w:date="2018-10-02T20:05:00Z">
        <w:r>
          <w:t xml:space="preserve">inventing </w:t>
        </w:r>
      </w:ins>
      <w:ins w:id="227" w:author="Peter Simpson" w:date="2018-10-02T20:07:00Z">
        <w:r>
          <w:t xml:space="preserve">new </w:t>
        </w:r>
      </w:ins>
      <w:ins w:id="228" w:author="Peter Simpson" w:date="2018-10-02T20:05:00Z">
        <w:r>
          <w:t xml:space="preserve">unique </w:t>
        </w:r>
      </w:ins>
      <w:moveTo w:id="229" w:author="Peter Simpson" w:date="2018-10-02T20:02:00Z">
        <w:del w:id="230" w:author="Peter Simpson" w:date="2018-10-02T20:05:00Z">
          <w:r w:rsidDel="007479DA">
            <w:delText>.</w:delText>
          </w:r>
        </w:del>
      </w:moveTo>
      <w:ins w:id="231" w:author="Peter Simpson" w:date="2018-10-02T20:06:00Z">
        <w:r>
          <w:t>interfaces</w:t>
        </w:r>
      </w:ins>
      <w:ins w:id="232" w:author="Peter Simpson" w:date="2018-10-02T20:07:00Z">
        <w:r>
          <w:t>.</w:t>
        </w:r>
      </w:ins>
    </w:p>
    <w:p w14:paraId="12DE8F68" w14:textId="22ED81FD" w:rsidR="00C569F6" w:rsidRDefault="00663CF7" w:rsidP="007479DA">
      <w:pPr>
        <w:rPr>
          <w:ins w:id="233" w:author="Peter Simpson" w:date="2018-10-02T20:05:00Z"/>
        </w:rPr>
      </w:pPr>
      <w:ins w:id="234" w:author="Peter Simpson" w:date="2018-10-02T21:09:00Z">
        <w:r>
          <w:t>D</w:t>
        </w:r>
      </w:ins>
      <w:ins w:id="235" w:author="Peter Simpson" w:date="2018-10-02T21:06:00Z">
        <w:r w:rsidR="00C569F6">
          <w:t>etailed explanation</w:t>
        </w:r>
      </w:ins>
      <w:ins w:id="236" w:author="Peter Simpson" w:date="2018-10-02T21:09:00Z">
        <w:r>
          <w:t>s</w:t>
        </w:r>
      </w:ins>
      <w:ins w:id="237" w:author="Peter Simpson" w:date="2018-10-02T21:06:00Z">
        <w:r w:rsidR="00C569F6">
          <w:t xml:space="preserve"> of the </w:t>
        </w:r>
      </w:ins>
      <w:ins w:id="238" w:author="Peter Simpson" w:date="2018-10-02T21:08:00Z">
        <w:r>
          <w:t xml:space="preserve">architecture and </w:t>
        </w:r>
      </w:ins>
      <w:ins w:id="239" w:author="Peter Simpson" w:date="2018-10-02T21:06:00Z">
        <w:r w:rsidR="00C569F6">
          <w:t xml:space="preserve">principles underlying the ASCOM APIs </w:t>
        </w:r>
      </w:ins>
      <w:ins w:id="240" w:author="Peter Simpson" w:date="2018-10-02T21:09:00Z">
        <w:r>
          <w:t xml:space="preserve">are </w:t>
        </w:r>
      </w:ins>
      <w:ins w:id="241" w:author="Peter Simpson" w:date="2018-10-02T21:07:00Z">
        <w:r w:rsidR="00C569F6">
          <w:t xml:space="preserve">given in section </w:t>
        </w:r>
        <w:r w:rsidR="00C569F6">
          <w:fldChar w:fldCharType="begin"/>
        </w:r>
        <w:r w:rsidR="00C569F6">
          <w:instrText xml:space="preserve"> REF _Ref526277770 \r \h </w:instrText>
        </w:r>
      </w:ins>
      <w:r w:rsidR="00C569F6">
        <w:fldChar w:fldCharType="separate"/>
      </w:r>
      <w:ins w:id="242" w:author="Peter Simpson" w:date="2018-10-23T11:39:00Z">
        <w:r w:rsidR="00F0732D">
          <w:t>0</w:t>
        </w:r>
      </w:ins>
      <w:ins w:id="243" w:author="Peter Simpson" w:date="2018-10-02T21:07:00Z">
        <w:r w:rsidR="00C569F6">
          <w:fldChar w:fldCharType="end"/>
        </w:r>
        <w:r w:rsidR="00C569F6">
          <w:t>.</w:t>
        </w:r>
      </w:ins>
    </w:p>
    <w:p w14:paraId="7F30544E" w14:textId="77777777" w:rsidR="007479DA" w:rsidDel="007479DA" w:rsidRDefault="007479DA">
      <w:pPr>
        <w:pStyle w:val="Heading2"/>
        <w:rPr>
          <w:del w:id="244" w:author="Peter Simpson" w:date="2018-10-02T20:08:00Z"/>
          <w:moveTo w:id="245" w:author="Peter Simpson" w:date="2018-10-02T20:02:00Z"/>
        </w:rPr>
        <w:pPrChange w:id="246" w:author="Peter Simpson" w:date="2018-10-03T20:18:00Z">
          <w:pPr/>
        </w:pPrChange>
      </w:pPr>
      <w:moveTo w:id="247" w:author="Peter Simpson" w:date="2018-10-02T20:02:00Z">
        <w:del w:id="248" w:author="Peter Simpson" w:date="2018-10-02T20:05:00Z">
          <w:r w:rsidDel="007479DA">
            <w:delText xml:space="preserve"> </w:delText>
          </w:r>
        </w:del>
        <w:del w:id="249" w:author="Peter Simpson" w:date="2018-10-02T20:08:00Z">
          <w:r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250" w:name="_Toc526274655"/>
          <w:bookmarkStart w:id="251" w:name="_Toc526279192"/>
          <w:bookmarkStart w:id="252" w:name="_Toc526280520"/>
          <w:bookmarkStart w:id="253" w:name="_Toc526323156"/>
          <w:bookmarkStart w:id="254" w:name="_Toc526323378"/>
          <w:bookmarkStart w:id="255" w:name="_Toc526323432"/>
          <w:bookmarkStart w:id="256" w:name="_Toc526323588"/>
          <w:bookmarkStart w:id="257" w:name="_Toc526323642"/>
          <w:bookmarkStart w:id="258" w:name="_Toc526332172"/>
          <w:bookmarkStart w:id="259" w:name="_Toc526332337"/>
          <w:bookmarkStart w:id="260" w:name="_Toc526332501"/>
          <w:bookmarkStart w:id="261" w:name="_Toc526332665"/>
          <w:bookmarkStart w:id="262" w:name="_Toc526332835"/>
          <w:bookmarkStart w:id="263" w:name="_Toc526333005"/>
          <w:bookmarkStart w:id="264" w:name="_Toc526333169"/>
          <w:bookmarkStart w:id="265" w:name="_Toc526333339"/>
          <w:bookmarkStart w:id="266" w:name="_Toc526333503"/>
          <w:bookmarkStart w:id="267" w:name="_Toc526333668"/>
          <w:bookmarkStart w:id="268" w:name="_Toc526333831"/>
          <w:bookmarkStart w:id="269" w:name="_Toc526333994"/>
          <w:bookmarkStart w:id="270" w:name="_Toc526334157"/>
          <w:bookmarkStart w:id="271" w:name="_Toc526334321"/>
          <w:bookmarkStart w:id="272" w:name="_Toc526334484"/>
          <w:bookmarkStart w:id="273" w:name="_Toc526334648"/>
          <w:bookmarkStart w:id="274" w:name="_Toc526334812"/>
          <w:bookmarkStart w:id="275" w:name="_Toc526334977"/>
          <w:bookmarkStart w:id="276" w:name="_Toc526335141"/>
          <w:bookmarkStart w:id="277" w:name="_Toc526335306"/>
          <w:bookmarkStart w:id="278" w:name="_Toc526335469"/>
          <w:bookmarkStart w:id="279" w:name="_Toc526335632"/>
          <w:bookmarkStart w:id="280" w:name="_Toc526335806"/>
          <w:bookmarkStart w:id="281" w:name="_Toc526335948"/>
          <w:bookmarkStart w:id="282" w:name="_Toc526336092"/>
          <w:bookmarkStart w:id="283" w:name="_Toc526336236"/>
          <w:bookmarkStart w:id="284" w:name="_Toc526336379"/>
          <w:bookmarkStart w:id="285" w:name="_Toc526336548"/>
          <w:bookmarkStart w:id="286" w:name="_Toc526336718"/>
          <w:bookmarkStart w:id="287" w:name="_Toc526336888"/>
          <w:bookmarkStart w:id="288" w:name="_Toc526337058"/>
          <w:bookmarkStart w:id="289" w:name="_Toc526360866"/>
          <w:bookmarkStart w:id="290" w:name="_Toc526362034"/>
          <w:bookmarkStart w:id="291" w:name="_Toc526362121"/>
          <w:bookmarkStart w:id="292" w:name="_Toc526367879"/>
          <w:bookmarkStart w:id="293" w:name="_Toc526408245"/>
          <w:bookmarkStart w:id="294" w:name="_Toc526408406"/>
          <w:bookmarkStart w:id="295" w:name="_Toc526408493"/>
          <w:bookmarkStart w:id="296" w:name="_Toc526408580"/>
          <w:bookmarkStart w:id="297" w:name="_Toc526409229"/>
          <w:bookmarkStart w:id="298" w:name="_Toc526418187"/>
          <w:bookmarkStart w:id="299" w:name="_Toc526418473"/>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del>
      </w:moveTo>
    </w:p>
    <w:p w14:paraId="7C1F3822" w14:textId="77777777" w:rsidR="0032182E" w:rsidRDefault="00057049">
      <w:pPr>
        <w:pStyle w:val="Heading2"/>
        <w:pPrChange w:id="300" w:author="Peter Simpson" w:date="2018-10-03T20:18:00Z">
          <w:pPr/>
        </w:pPrChange>
      </w:pPr>
      <w:bookmarkStart w:id="301" w:name="_Toc526418474"/>
      <w:moveToRangeEnd w:id="210"/>
      <w:ins w:id="302" w:author="Peter Simpson" w:date="2018-10-01T21:33:00Z">
        <w:r>
          <w:t>ASCOM</w:t>
        </w:r>
      </w:ins>
      <w:ins w:id="303" w:author="Peter Simpson" w:date="2018-10-02T19:52:00Z">
        <w:r w:rsidR="00E66D29">
          <w:t xml:space="preserve"> </w:t>
        </w:r>
      </w:ins>
      <w:ins w:id="304" w:author="Peter Simpson" w:date="2018-10-03T13:23:00Z">
        <w:r w:rsidR="002C76D6">
          <w:t>APIs</w:t>
        </w:r>
      </w:ins>
      <w:ins w:id="305" w:author="Peter Simpson" w:date="2018-10-03T13:25:00Z">
        <w:r w:rsidR="002C76D6">
          <w:t xml:space="preserve"> </w:t>
        </w:r>
      </w:ins>
      <w:ins w:id="306" w:author="Peter Simpson" w:date="2018-10-03T13:26:00Z">
        <w:r w:rsidR="002C76D6">
          <w:t>in RESTful Form</w:t>
        </w:r>
      </w:ins>
      <w:bookmarkEnd w:id="301"/>
    </w:p>
    <w:p w14:paraId="54B95DAC" w14:textId="77777777" w:rsidR="00057049" w:rsidRDefault="006A7938" w:rsidP="0032182E">
      <w:pPr>
        <w:rPr>
          <w:ins w:id="307" w:author="Peter Simpson" w:date="2018-10-01T21:25:00Z"/>
        </w:rPr>
      </w:pPr>
      <w:ins w:id="308" w:author="Peter Simpson" w:date="2018-10-01T21:10:00Z">
        <w:r>
          <w:t xml:space="preserve">Application and </w:t>
        </w:r>
      </w:ins>
      <w:del w:id="309" w:author="Peter Simpson" w:date="2018-10-01T21:09:00Z">
        <w:r w:rsidR="003E10BE" w:rsidDel="006A7938">
          <w:delText xml:space="preserve">It has become clear that the Windows-only limitation of ASCOM is hindering its adoption. </w:delText>
        </w:r>
      </w:del>
      <w:del w:id="310" w:author="Peter Simpson" w:date="2018-10-01T21:10:00Z">
        <w:r w:rsidR="003E10BE" w:rsidDel="006A7938">
          <w:delText>D</w:delText>
        </w:r>
      </w:del>
      <w:ins w:id="311" w:author="Peter Simpson" w:date="2018-10-01T21:10:00Z">
        <w:r>
          <w:t>d</w:t>
        </w:r>
      </w:ins>
      <w:r w:rsidR="003E10BE">
        <w:t xml:space="preserve">evice </w:t>
      </w:r>
      <w:del w:id="312" w:author="Peter Simpson" w:date="2018-10-01T21:11:00Z">
        <w:r w:rsidR="003E10BE" w:rsidDel="006A7938">
          <w:delText xml:space="preserve">makers </w:delText>
        </w:r>
      </w:del>
      <w:ins w:id="313" w:author="Peter Simpson" w:date="2018-10-01T21:11:00Z">
        <w:r>
          <w:t xml:space="preserve">manufacturers </w:t>
        </w:r>
      </w:ins>
      <w:del w:id="314" w:author="Peter Simpson" w:date="2018-10-01T21:11:00Z">
        <w:r w:rsidR="003E10BE" w:rsidDel="006A7938">
          <w:delText xml:space="preserve">are </w:delText>
        </w:r>
      </w:del>
      <w:r w:rsidR="003E10BE">
        <w:t>see</w:t>
      </w:r>
      <w:del w:id="315" w:author="Peter Simpson" w:date="2018-10-01T21:11:00Z">
        <w:r w:rsidR="003E10BE" w:rsidDel="006A7938">
          <w:delText>ing</w:delText>
        </w:r>
      </w:del>
      <w:r w:rsidR="003E10BE">
        <w:t xml:space="preserve"> a need to </w:t>
      </w:r>
      <w:del w:id="316" w:author="Peter Simpson" w:date="2018-10-01T21:12:00Z">
        <w:r w:rsidR="003E10BE" w:rsidDel="006A7938">
          <w:delText xml:space="preserve">provide access to </w:delText>
        </w:r>
      </w:del>
      <w:ins w:id="317" w:author="Peter Simpson" w:date="2018-10-01T21:11:00Z">
        <w:r>
          <w:t>expand beyond Windows to em</w:t>
        </w:r>
      </w:ins>
      <w:ins w:id="318" w:author="Peter Simpson" w:date="2018-10-01T21:12:00Z">
        <w:r>
          <w:t xml:space="preserve">brace </w:t>
        </w:r>
      </w:ins>
      <w:del w:id="319" w:author="Peter Simpson" w:date="2018-10-01T21:12:00Z">
        <w:r w:rsidR="003E10BE" w:rsidDel="006A7938">
          <w:delText xml:space="preserve">their devices from software running on </w:delText>
        </w:r>
      </w:del>
      <w:ins w:id="320" w:author="Peter Simpson" w:date="2018-10-01T21:09:00Z">
        <w:r>
          <w:t xml:space="preserve">platforms such as </w:t>
        </w:r>
      </w:ins>
      <w:r w:rsidR="003E10BE">
        <w:t>Mac OS</w:t>
      </w:r>
      <w:ins w:id="321" w:author="Peter Simpson" w:date="2018-10-01T21:09:00Z">
        <w:r>
          <w:t>, Android</w:t>
        </w:r>
      </w:ins>
      <w:r w:rsidR="003E10BE">
        <w:t xml:space="preserve"> and Linux. </w:t>
      </w:r>
      <w:del w:id="322" w:author="Peter Simpson" w:date="2018-10-01T21:24:00Z">
        <w:r w:rsidR="003E10BE" w:rsidDel="00FF33E2">
          <w:delText xml:space="preserve">Thus </w:delText>
        </w:r>
      </w:del>
      <w:ins w:id="323" w:author="Peter Simpson" w:date="2018-10-01T21:24:00Z">
        <w:r w:rsidR="00FF33E2">
          <w:t xml:space="preserve">In response, </w:t>
        </w:r>
      </w:ins>
      <w:r w:rsidR="003E10BE">
        <w:t xml:space="preserve">the ASCOM Initiative has </w:t>
      </w:r>
      <w:ins w:id="324" w:author="Peter Simpson" w:date="2018-10-01T21:24:00Z">
        <w:r w:rsidR="00057049">
          <w:t xml:space="preserve">redefined </w:t>
        </w:r>
      </w:ins>
      <w:del w:id="325" w:author="Peter Simpson" w:date="2018-10-01T21:24:00Z">
        <w:r w:rsidR="003E10BE" w:rsidDel="00057049">
          <w:delText xml:space="preserve">implemented </w:delText>
        </w:r>
      </w:del>
      <w:r w:rsidR="003E10BE">
        <w:t>the ASCOM</w:t>
      </w:r>
      <w:r w:rsidR="005E18E9">
        <w:t xml:space="preserve"> standard</w:t>
      </w:r>
      <w:r w:rsidR="003E10BE">
        <w:t xml:space="preserve"> APIs </w:t>
      </w:r>
      <w:ins w:id="326" w:author="Peter Simpson" w:date="2018-10-01T21:24:00Z">
        <w:r w:rsidR="00057049">
          <w:t xml:space="preserve">using </w:t>
        </w:r>
      </w:ins>
      <w:del w:id="327" w:author="Peter Simpson" w:date="2018-10-01T21:24:00Z">
        <w:r w:rsidR="003E10BE" w:rsidDel="00057049">
          <w:delText xml:space="preserve">on </w:delText>
        </w:r>
      </w:del>
      <w:ins w:id="328" w:author="Peter Simpson" w:date="2018-10-01T21:24:00Z">
        <w:r w:rsidR="00057049">
          <w:t xml:space="preserve"> modern </w:t>
        </w:r>
      </w:ins>
      <w:r w:rsidR="003E10BE">
        <w:t xml:space="preserve">industry-accepted </w:t>
      </w:r>
      <w:ins w:id="329" w:author="Peter Simpson" w:date="2018-10-01T21:24:00Z">
        <w:r w:rsidR="00057049">
          <w:t>standards</w:t>
        </w:r>
      </w:ins>
      <w:del w:id="330" w:author="Peter Simpson" w:date="2018-10-01T21:25:00Z">
        <w:r w:rsidR="00CC4D97" w:rsidDel="00057049">
          <w:delText>technology for cross-platform and distributed systems</w:delText>
        </w:r>
      </w:del>
      <w:r w:rsidR="00CC4D97">
        <w:t>,</w:t>
      </w:r>
      <w:del w:id="331" w:author="Peter Simpson" w:date="2018-10-01T21:23:00Z">
        <w:r w:rsidR="00CC4D97" w:rsidDel="00FF33E2">
          <w:delText xml:space="preserve"> </w:delText>
        </w:r>
      </w:del>
      <w:r w:rsidR="00CC4D97">
        <w:t xml:space="preserve"> namely OpenAPI</w:t>
      </w:r>
      <w:r w:rsidR="00CC4D97">
        <w:rPr>
          <w:rStyle w:val="FootnoteReference"/>
        </w:rPr>
        <w:footnoteReference w:id="3"/>
      </w:r>
      <w:r w:rsidR="00CC4D97">
        <w:t xml:space="preserve"> and REST</w:t>
      </w:r>
      <w:r w:rsidR="00CC4D97">
        <w:rPr>
          <w:rStyle w:val="FootnoteReference"/>
        </w:rPr>
        <w:footnoteReference w:id="4"/>
      </w:r>
      <w:r w:rsidR="00CC4D97">
        <w:t xml:space="preserve"> with JSON</w:t>
      </w:r>
      <w:r w:rsidR="00CC4D97">
        <w:rPr>
          <w:rStyle w:val="FootnoteReference"/>
        </w:rPr>
        <w:footnoteReference w:id="5"/>
      </w:r>
      <w:r w:rsidR="00CC4D97">
        <w:t xml:space="preserve"> payloads.</w:t>
      </w:r>
      <w:r w:rsidR="005E18E9">
        <w:t xml:space="preserve"> </w:t>
      </w:r>
      <w:ins w:id="332" w:author="Peter Simpson" w:date="2018-10-02T19:52:00Z">
        <w:r w:rsidR="00E66D29">
          <w:t>These APIs are collectively known as ASCOM REST</w:t>
        </w:r>
      </w:ins>
      <w:ins w:id="333" w:author="Peter Simpson" w:date="2018-10-02T19:53:00Z">
        <w:r w:rsidR="00E66D29">
          <w:t xml:space="preserve"> and enable:</w:t>
        </w:r>
      </w:ins>
    </w:p>
    <w:p w14:paraId="664B69EC" w14:textId="77777777" w:rsidR="00FF33E2" w:rsidRDefault="00E56064" w:rsidP="00FF33E2">
      <w:pPr>
        <w:pStyle w:val="ListParagraph"/>
        <w:numPr>
          <w:ilvl w:val="0"/>
          <w:numId w:val="24"/>
        </w:numPr>
        <w:rPr>
          <w:ins w:id="334" w:author="Peter Simpson" w:date="2018-10-01T21:20:00Z"/>
        </w:rPr>
      </w:pPr>
      <w:del w:id="335" w:author="Peter Simpson" w:date="2018-10-02T19:53:00Z">
        <w:r w:rsidDel="00E66D29">
          <w:delText xml:space="preserve">This </w:delText>
        </w:r>
      </w:del>
      <w:del w:id="336" w:author="Peter Simpson" w:date="2018-10-01T21:25:00Z">
        <w:r w:rsidDel="00057049">
          <w:delText>allows</w:delText>
        </w:r>
      </w:del>
      <w:ins w:id="337" w:author="Peter Simpson" w:date="2018-10-01T21:23:00Z">
        <w:r w:rsidR="00FF33E2">
          <w:t>C</w:t>
        </w:r>
      </w:ins>
      <w:del w:id="338" w:author="Peter Simpson" w:date="2018-10-01T21:20:00Z">
        <w:r w:rsidDel="00FF33E2">
          <w:delText xml:space="preserve"> </w:delText>
        </w:r>
      </w:del>
      <w:del w:id="339" w:author="Peter Simpson" w:date="2018-10-01T21:23:00Z">
        <w:r w:rsidDel="00FF33E2">
          <w:delText>c</w:delText>
        </w:r>
      </w:del>
      <w:r>
        <w:t xml:space="preserve">lient </w:t>
      </w:r>
      <w:del w:id="340" w:author="Peter Simpson" w:date="2018-10-01T21:25:00Z">
        <w:r w:rsidDel="00057049">
          <w:delText xml:space="preserve">programmers </w:delText>
        </w:r>
      </w:del>
      <w:ins w:id="341" w:author="Peter Simpson" w:date="2018-10-01T21:25:00Z">
        <w:r w:rsidR="00057049">
          <w:t xml:space="preserve">applications </w:t>
        </w:r>
      </w:ins>
      <w:r>
        <w:t xml:space="preserve">on Mac and Linux to take advantage of the mature, stable, and already suitable ASCOM APIs. </w:t>
      </w:r>
    </w:p>
    <w:p w14:paraId="762B65C9" w14:textId="77777777" w:rsidR="00FF33E2" w:rsidRDefault="00E56064" w:rsidP="00FF33E2">
      <w:pPr>
        <w:pStyle w:val="ListParagraph"/>
        <w:numPr>
          <w:ilvl w:val="0"/>
          <w:numId w:val="24"/>
        </w:numPr>
        <w:rPr>
          <w:ins w:id="342" w:author="Peter Simpson" w:date="2018-10-01T21:21:00Z"/>
        </w:rPr>
      </w:pPr>
      <w:del w:id="343" w:author="Peter Simpson" w:date="2018-10-01T21:20:00Z">
        <w:r w:rsidDel="00FF33E2">
          <w:delText>It also allows d</w:delText>
        </w:r>
      </w:del>
      <w:ins w:id="344" w:author="Peter Simpson" w:date="2018-10-01T21:26:00Z">
        <w:r w:rsidR="00057049">
          <w:t>Creation of s</w:t>
        </w:r>
      </w:ins>
      <w:del w:id="345" w:author="Peter Simpson" w:date="2018-10-01T21:26:00Z">
        <w:r w:rsidDel="00057049">
          <w:delText xml:space="preserve">evice </w:delText>
        </w:r>
      </w:del>
      <w:del w:id="346" w:author="Peter Simpson" w:date="2018-10-01T21:21:00Z">
        <w:r w:rsidDel="00FF33E2">
          <w:delText xml:space="preserve">makers </w:delText>
        </w:r>
      </w:del>
      <w:del w:id="347" w:author="Peter Simpson" w:date="2018-10-01T21:26:00Z">
        <w:r w:rsidDel="00057049">
          <w:delText>to provide s</w:delText>
        </w:r>
      </w:del>
      <w:r>
        <w:t xml:space="preserve">elf-contained devices that </w:t>
      </w:r>
      <w:ins w:id="348" w:author="Peter Simpson" w:date="2018-10-01T21:27:00Z">
        <w:r w:rsidR="00057049">
          <w:t>directly prese</w:t>
        </w:r>
      </w:ins>
      <w:ins w:id="349" w:author="Peter Simpson" w:date="2018-10-01T21:28:00Z">
        <w:r w:rsidR="00057049">
          <w:t xml:space="preserve">nt </w:t>
        </w:r>
      </w:ins>
      <w:del w:id="350" w:author="Peter Simpson" w:date="2018-10-01T21:28:00Z">
        <w:r w:rsidDel="00057049">
          <w:delText xml:space="preserve">offer </w:delText>
        </w:r>
      </w:del>
      <w:r>
        <w:t xml:space="preserve">ASCOM standard APIs </w:t>
      </w:r>
      <w:ins w:id="351" w:author="Peter Simpson" w:date="2018-10-01T21:29:00Z">
        <w:r w:rsidR="00057049">
          <w:t xml:space="preserve">over Ethernet or </w:t>
        </w:r>
      </w:ins>
      <w:ins w:id="352" w:author="Peter Simpson" w:date="2018-10-01T21:30:00Z">
        <w:r w:rsidR="00057049">
          <w:t>Wi-Fi</w:t>
        </w:r>
      </w:ins>
      <w:ins w:id="353" w:author="Peter Simpson" w:date="2018-10-01T21:29:00Z">
        <w:r w:rsidR="00057049">
          <w:t xml:space="preserve"> </w:t>
        </w:r>
      </w:ins>
      <w:ins w:id="354" w:author="Peter Simpson" w:date="2018-10-01T21:30:00Z">
        <w:r w:rsidR="00057049">
          <w:t xml:space="preserve">removing the need for </w:t>
        </w:r>
      </w:ins>
      <w:ins w:id="355" w:author="Peter Simpson" w:date="2018-10-01T21:28:00Z">
        <w:r w:rsidR="00057049">
          <w:t>a host operating system such as Windows or MacOS</w:t>
        </w:r>
      </w:ins>
      <w:del w:id="356" w:author="Peter Simpson" w:date="2018-10-01T21:29:00Z">
        <w:r w:rsidDel="00057049">
          <w:delText>with no host CPU box at all, just an Ethernet or WiFi connection</w:delText>
        </w:r>
      </w:del>
      <w:r>
        <w:t>.</w:t>
      </w:r>
    </w:p>
    <w:p w14:paraId="79ECD52A" w14:textId="77777777" w:rsidR="00E56064" w:rsidRDefault="00057049" w:rsidP="00FF33E2">
      <w:pPr>
        <w:pStyle w:val="ListParagraph"/>
        <w:numPr>
          <w:ilvl w:val="0"/>
          <w:numId w:val="24"/>
        </w:numPr>
        <w:rPr>
          <w:ins w:id="357" w:author="Peter Simpson" w:date="2018-10-01T21:52:00Z"/>
        </w:rPr>
      </w:pPr>
      <w:ins w:id="358" w:author="Peter Simpson" w:date="2018-10-01T21:30:00Z">
        <w:r>
          <w:t>H</w:t>
        </w:r>
      </w:ins>
      <w:del w:id="359"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360" w:author="Peter Simpson" w:date="2018-10-01T21:30:00Z">
        <w:r w:rsidR="00E56064" w:rsidDel="00057049">
          <w:delText>h</w:delText>
        </w:r>
      </w:del>
      <w:r w:rsidR="00E56064">
        <w:t>ost</w:t>
      </w:r>
      <w:ins w:id="361" w:author="Peter Simpson" w:date="2018-10-01T21:30:00Z">
        <w:r>
          <w:t xml:space="preserve">ing of </w:t>
        </w:r>
      </w:ins>
      <w:del w:id="362" w:author="Peter Simpson" w:date="2018-10-01T21:30:00Z">
        <w:r w:rsidR="00E56064" w:rsidDel="00057049">
          <w:delText xml:space="preserve"> </w:delText>
        </w:r>
      </w:del>
      <w:r w:rsidR="00E56064">
        <w:t xml:space="preserve">drivers and engineering tools on MacOS </w:t>
      </w:r>
      <w:del w:id="363" w:author="Peter Simpson" w:date="2018-10-01T21:31:00Z">
        <w:r w:rsidR="00E56064" w:rsidDel="00057049">
          <w:delText xml:space="preserve">and </w:delText>
        </w:r>
      </w:del>
      <w:ins w:id="364" w:author="Peter Simpson" w:date="2018-10-01T21:31:00Z">
        <w:r>
          <w:t xml:space="preserve">or </w:t>
        </w:r>
      </w:ins>
      <w:r w:rsidR="00E56064">
        <w:t xml:space="preserve">Linux </w:t>
      </w:r>
      <w:del w:id="365" w:author="Peter Simpson" w:date="2018-10-01T21:23:00Z">
        <w:r w:rsidR="00E56064" w:rsidDel="00FF33E2">
          <w:delText xml:space="preserve">CPU boxes </w:delText>
        </w:r>
      </w:del>
      <w:del w:id="366" w:author="Peter Simpson" w:date="2018-10-01T21:31:00Z">
        <w:r w:rsidR="00E56064" w:rsidDel="00057049">
          <w:delText>just as they do today on W</w:delText>
        </w:r>
        <w:r w:rsidR="00496D2D" w:rsidDel="00057049">
          <w:delText>i</w:delText>
        </w:r>
        <w:r w:rsidR="00E56064" w:rsidDel="00057049">
          <w:delText>ndows</w:delText>
        </w:r>
      </w:del>
      <w:ins w:id="367" w:author="Peter Simpson" w:date="2018-10-01T21:31:00Z">
        <w:r>
          <w:t>if desired</w:t>
        </w:r>
      </w:ins>
      <w:r w:rsidR="00E56064">
        <w:t>.</w:t>
      </w:r>
    </w:p>
    <w:p w14:paraId="0DBAA3EC" w14:textId="77777777" w:rsidR="00921400" w:rsidRDefault="003F2AF3">
      <w:pPr>
        <w:rPr>
          <w:ins w:id="368" w:author="Peter Simpson" w:date="2018-10-02T20:46:00Z"/>
        </w:rPr>
      </w:pPr>
      <w:ins w:id="369" w:author="Peter Simpson" w:date="2018-10-01T21:58:00Z">
        <w:r>
          <w:lastRenderedPageBreak/>
          <w:t>T</w:t>
        </w:r>
        <w:r w:rsidRPr="00B23F0D">
          <w:t>he ASCOM abstract APIs are mature, stable, and have been proven suitable for the mission over the last twenty years.</w:t>
        </w:r>
        <w:r>
          <w:t xml:space="preserve"> Their use enables </w:t>
        </w:r>
      </w:ins>
      <w:moveToRangeStart w:id="370" w:author="Peter Simpson" w:date="2018-10-01T21:52:00Z" w:name="move526194054"/>
      <w:moveTo w:id="371" w:author="Peter Simpson" w:date="2018-10-01T21:52:00Z">
        <w:del w:id="372" w:author="Peter Simpson" w:date="2018-10-01T21:52:00Z">
          <w:r w:rsidR="00921400" w:rsidRPr="00921400" w:rsidDel="00921400">
            <w:rPr>
              <w:rPrChange w:id="373" w:author="Peter Simpson" w:date="2018-10-01T21:53:00Z">
                <w:rPr>
                  <w:shd w:val="clear" w:color="auto" w:fill="FFFF00"/>
                </w:rPr>
              </w:rPrChange>
            </w:rPr>
            <w:delText>All of this means that a</w:delText>
          </w:r>
        </w:del>
      </w:moveTo>
      <w:ins w:id="374" w:author="Peter Simpson" w:date="2018-10-01T21:58:00Z">
        <w:r>
          <w:t>a</w:t>
        </w:r>
      </w:ins>
      <w:moveTo w:id="375" w:author="Peter Simpson" w:date="2018-10-01T21:52:00Z">
        <w:r w:rsidR="00921400" w:rsidRPr="00921400">
          <w:rPr>
            <w:rPrChange w:id="376" w:author="Peter Simpson" w:date="2018-10-01T21:53:00Z">
              <w:rPr>
                <w:shd w:val="clear" w:color="auto" w:fill="FFFF00"/>
              </w:rPr>
            </w:rPrChange>
          </w:rPr>
          <w:t xml:space="preserve">stronomy software and device makers </w:t>
        </w:r>
      </w:moveTo>
      <w:ins w:id="377" w:author="Peter Simpson" w:date="2018-10-01T21:58:00Z">
        <w:r>
          <w:t xml:space="preserve">to </w:t>
        </w:r>
      </w:ins>
      <w:moveTo w:id="378" w:author="Peter Simpson" w:date="2018-10-01T21:52:00Z">
        <w:del w:id="379" w:author="Peter Simpson" w:date="2018-10-01T21:55:00Z">
          <w:r w:rsidR="00921400" w:rsidRPr="00921400" w:rsidDel="003F2AF3">
            <w:rPr>
              <w:rPrChange w:id="380" w:author="Peter Simpson" w:date="2018-10-01T21:53:00Z">
                <w:rPr>
                  <w:shd w:val="clear" w:color="auto" w:fill="FFFF00"/>
                </w:rPr>
              </w:rPrChange>
            </w:rPr>
            <w:delText xml:space="preserve">who choose to use ASCOM REST </w:delText>
          </w:r>
        </w:del>
        <w:del w:id="381" w:author="Peter Simpson" w:date="2018-10-01T21:58:00Z">
          <w:r w:rsidR="00921400" w:rsidRPr="00921400" w:rsidDel="003F2AF3">
            <w:rPr>
              <w:rPrChange w:id="382" w:author="Peter Simpson" w:date="2018-10-01T21:53:00Z">
                <w:rPr>
                  <w:shd w:val="clear" w:color="auto" w:fill="FFFF00"/>
                </w:rPr>
              </w:rPrChange>
            </w:rPr>
            <w:delText xml:space="preserve">can </w:delText>
          </w:r>
        </w:del>
        <w:r w:rsidR="00921400" w:rsidRPr="00921400">
          <w:rPr>
            <w:rPrChange w:id="383" w:author="Peter Simpson" w:date="2018-10-01T21:53:00Z">
              <w:rPr>
                <w:shd w:val="clear" w:color="auto" w:fill="FFFF00"/>
              </w:rPr>
            </w:rPrChange>
          </w:rPr>
          <w:t xml:space="preserve">eliminate a </w:t>
        </w:r>
        <w:del w:id="384" w:author="Peter Simpson" w:date="2018-10-01T21:55:00Z">
          <w:r w:rsidR="00921400" w:rsidRPr="00921400" w:rsidDel="003F2AF3">
            <w:rPr>
              <w:rPrChange w:id="385" w:author="Peter Simpson" w:date="2018-10-01T21:53:00Z">
                <w:rPr>
                  <w:shd w:val="clear" w:color="auto" w:fill="FFFF00"/>
                </w:rPr>
              </w:rPrChange>
            </w:rPr>
            <w:delText xml:space="preserve">huge </w:delText>
          </w:r>
        </w:del>
      </w:moveTo>
      <w:ins w:id="386" w:author="Peter Simpson" w:date="2018-10-01T21:55:00Z">
        <w:r>
          <w:t xml:space="preserve">large </w:t>
        </w:r>
      </w:ins>
      <w:moveTo w:id="387" w:author="Peter Simpson" w:date="2018-10-01T21:52:00Z">
        <w:r w:rsidR="00921400" w:rsidRPr="00921400">
          <w:rPr>
            <w:rPrChange w:id="388" w:author="Peter Simpson" w:date="2018-10-01T21:53:00Z">
              <w:rPr>
                <w:shd w:val="clear" w:color="auto" w:fill="FFFF00"/>
              </w:rPr>
            </w:rPrChange>
          </w:rPr>
          <w:t>part of the</w:t>
        </w:r>
      </w:moveTo>
      <w:ins w:id="389" w:author="Peter Simpson" w:date="2018-10-01T21:55:00Z">
        <w:r>
          <w:t>ir</w:t>
        </w:r>
      </w:ins>
      <w:moveTo w:id="390" w:author="Peter Simpson" w:date="2018-10-01T21:52:00Z">
        <w:r w:rsidR="00921400" w:rsidRPr="00921400">
          <w:rPr>
            <w:rPrChange w:id="391" w:author="Peter Simpson" w:date="2018-10-01T21:53:00Z">
              <w:rPr>
                <w:shd w:val="clear" w:color="auto" w:fill="FFFF00"/>
              </w:rPr>
            </w:rPrChange>
          </w:rPr>
          <w:t xml:space="preserve"> design risk </w:t>
        </w:r>
        <w:del w:id="392" w:author="Peter Simpson" w:date="2018-10-01T21:56:00Z">
          <w:r w:rsidR="00921400" w:rsidRPr="00921400" w:rsidDel="003F2AF3">
            <w:rPr>
              <w:rPrChange w:id="393" w:author="Peter Simpson" w:date="2018-10-01T21:53:00Z">
                <w:rPr>
                  <w:shd w:val="clear" w:color="auto" w:fill="FFFF00"/>
                </w:rPr>
              </w:rPrChange>
            </w:rPr>
            <w:delText xml:space="preserve">of expanding </w:delText>
          </w:r>
        </w:del>
      </w:moveTo>
      <w:ins w:id="394" w:author="Peter Simpson" w:date="2018-10-01T21:56:00Z">
        <w:r>
          <w:t xml:space="preserve">in transitioning to </w:t>
        </w:r>
      </w:ins>
      <w:moveTo w:id="395" w:author="Peter Simpson" w:date="2018-10-01T21:52:00Z">
        <w:del w:id="396" w:author="Peter Simpson" w:date="2018-10-01T21:57:00Z">
          <w:r w:rsidR="00921400" w:rsidRPr="00921400" w:rsidDel="003F2AF3">
            <w:rPr>
              <w:rPrChange w:id="397" w:author="Peter Simpson" w:date="2018-10-01T21:53:00Z">
                <w:rPr>
                  <w:shd w:val="clear" w:color="auto" w:fill="FFFF00"/>
                </w:rPr>
              </w:rPrChange>
            </w:rPr>
            <w:delText xml:space="preserve">into </w:delText>
          </w:r>
        </w:del>
        <w:r w:rsidR="00921400" w:rsidRPr="00921400">
          <w:rPr>
            <w:rPrChange w:id="398" w:author="Peter Simpson" w:date="2018-10-01T21:53:00Z">
              <w:rPr>
                <w:shd w:val="clear" w:color="auto" w:fill="FFFF00"/>
              </w:rPr>
            </w:rPrChange>
          </w:rPr>
          <w:t>the Mac OS and Linux platforms</w:t>
        </w:r>
      </w:moveTo>
      <w:ins w:id="399" w:author="Peter Simpson" w:date="2018-10-01T21:57:00Z">
        <w:r>
          <w:t xml:space="preserve"> and </w:t>
        </w:r>
      </w:ins>
      <w:ins w:id="400" w:author="Peter Simpson" w:date="2018-10-01T21:58:00Z">
        <w:r>
          <w:t xml:space="preserve">of </w:t>
        </w:r>
      </w:ins>
      <w:moveTo w:id="401" w:author="Peter Simpson" w:date="2018-10-01T21:52:00Z">
        <w:del w:id="402" w:author="Peter Simpson" w:date="2018-10-01T21:57:00Z">
          <w:r w:rsidR="00921400" w:rsidRPr="00921400" w:rsidDel="003F2AF3">
            <w:rPr>
              <w:rPrChange w:id="403" w:author="Peter Simpson" w:date="2018-10-01T21:53:00Z">
                <w:rPr>
                  <w:shd w:val="clear" w:color="auto" w:fill="FFFF00"/>
                </w:rPr>
              </w:rPrChange>
            </w:rPr>
            <w:delText xml:space="preserve">, as well as the design risk of </w:delText>
          </w:r>
        </w:del>
      </w:moveTo>
      <w:ins w:id="404" w:author="Peter Simpson" w:date="2018-10-01T21:54:00Z">
        <w:r w:rsidR="00921400">
          <w:t xml:space="preserve">creating </w:t>
        </w:r>
      </w:ins>
      <w:moveTo w:id="405" w:author="Peter Simpson" w:date="2018-10-01T21:52:00Z">
        <w:r w:rsidR="00921400" w:rsidRPr="00921400">
          <w:rPr>
            <w:rPrChange w:id="406" w:author="Peter Simpson" w:date="2018-10-01T21:53:00Z">
              <w:rPr>
                <w:shd w:val="clear" w:color="auto" w:fill="FFFF00"/>
              </w:rPr>
            </w:rPrChange>
          </w:rPr>
          <w:t>distribut</w:t>
        </w:r>
      </w:moveTo>
      <w:ins w:id="407" w:author="Peter Simpson" w:date="2018-10-01T21:59:00Z">
        <w:r>
          <w:t xml:space="preserve">ed networked </w:t>
        </w:r>
      </w:ins>
      <w:moveTo w:id="408" w:author="Peter Simpson" w:date="2018-10-01T21:52:00Z">
        <w:del w:id="409" w:author="Peter Simpson" w:date="2018-10-01T21:59:00Z">
          <w:r w:rsidR="00921400" w:rsidRPr="00921400" w:rsidDel="003F2AF3">
            <w:rPr>
              <w:rPrChange w:id="410" w:author="Peter Simpson" w:date="2018-10-01T21:53:00Z">
                <w:rPr>
                  <w:shd w:val="clear" w:color="auto" w:fill="FFFF00"/>
                </w:rPr>
              </w:rPrChange>
            </w:rPr>
            <w:delText>ing</w:delText>
          </w:r>
        </w:del>
        <w:r w:rsidR="00921400" w:rsidRPr="00921400">
          <w:rPr>
            <w:rPrChange w:id="411" w:author="Peter Simpson" w:date="2018-10-01T21:53:00Z">
              <w:rPr>
                <w:shd w:val="clear" w:color="auto" w:fill="FFFF00"/>
              </w:rPr>
            </w:rPrChange>
          </w:rPr>
          <w:t xml:space="preserve"> systems</w:t>
        </w:r>
        <w:del w:id="412" w:author="Peter Simpson" w:date="2018-10-01T21:57:00Z">
          <w:r w:rsidR="00921400" w:rsidRPr="00921400" w:rsidDel="003F2AF3">
            <w:rPr>
              <w:rPrChange w:id="413" w:author="Peter Simpson" w:date="2018-10-01T21:53:00Z">
                <w:rPr>
                  <w:shd w:val="clear" w:color="auto" w:fill="FFFF00"/>
                </w:rPr>
              </w:rPrChange>
            </w:rPr>
            <w:delText xml:space="preserve"> across multiple heterogeneous hosts via the internet.</w:delText>
          </w:r>
        </w:del>
        <w:del w:id="414" w:author="Peter Simpson" w:date="2018-10-01T21:54:00Z">
          <w:r w:rsidR="00921400" w:rsidRPr="00921400" w:rsidDel="00921400">
            <w:rPr>
              <w:rPrChange w:id="415" w:author="Peter Simpson" w:date="2018-10-01T21:53:00Z">
                <w:rPr>
                  <w:shd w:val="clear" w:color="auto" w:fill="FFFF00"/>
                </w:rPr>
              </w:rPrChange>
            </w:rPr>
            <w:delText xml:space="preserve"> It also provides a seamless and instant migration path.</w:delText>
          </w:r>
        </w:del>
        <w:del w:id="416" w:author="Peter Simpson" w:date="2018-10-01T21:57:00Z">
          <w:r w:rsidR="00921400" w:rsidRPr="00921400" w:rsidDel="003F2AF3">
            <w:rPr>
              <w:rPrChange w:id="417" w:author="Peter Simpson" w:date="2018-10-01T21:53:00Z">
                <w:rPr>
                  <w:shd w:val="clear" w:color="auto" w:fill="FFFF00"/>
                </w:rPr>
              </w:rPrChange>
            </w:rPr>
            <w:delText xml:space="preserve"> </w:delText>
          </w:r>
        </w:del>
        <w:del w:id="418" w:author="Peter Simpson" w:date="2018-10-01T21:54:00Z">
          <w:r w:rsidR="00921400" w:rsidRPr="00921400" w:rsidDel="003F2AF3">
            <w:rPr>
              <w:rPrChange w:id="419" w:author="Peter Simpson" w:date="2018-10-01T21:53:00Z">
                <w:rPr>
                  <w:shd w:val="clear" w:color="auto" w:fill="FFFF00"/>
                </w:rPr>
              </w:rPrChange>
            </w:rPr>
            <w:delText>T</w:delText>
          </w:r>
        </w:del>
        <w:del w:id="420" w:author="Peter Simpson" w:date="2018-10-01T21:58:00Z">
          <w:r w:rsidR="00921400" w:rsidRPr="00921400" w:rsidDel="003F2AF3">
            <w:rPr>
              <w:rPrChange w:id="421" w:author="Peter Simpson" w:date="2018-10-01T21:53:00Z">
                <w:rPr>
                  <w:shd w:val="clear" w:color="auto" w:fill="FFFF00"/>
                </w:rPr>
              </w:rPrChange>
            </w:rPr>
            <w:delText>he ASCOM abstract APIs are mature, stable, and have been proven suitable for the mission over the last twenty years.</w:delText>
          </w:r>
        </w:del>
      </w:moveTo>
      <w:ins w:id="422" w:author="Peter Simpson" w:date="2018-10-01T21:59:00Z">
        <w:r>
          <w:t>.</w:t>
        </w:r>
      </w:ins>
    </w:p>
    <w:p w14:paraId="4C2F4B5B" w14:textId="77777777" w:rsidR="00B15FD2" w:rsidRDefault="002D6012">
      <w:pPr>
        <w:rPr>
          <w:ins w:id="423" w:author="Peter Simpson" w:date="2018-10-02T20:48:00Z"/>
        </w:rPr>
      </w:pPr>
      <w:ins w:id="424" w:author="Peter Simpson" w:date="2018-10-02T20:46:00Z">
        <w:r>
          <w:t xml:space="preserve">ASCOM </w:t>
        </w:r>
      </w:ins>
      <w:ins w:id="425" w:author="Peter Simpson" w:date="2018-10-02T20:47:00Z">
        <w:r>
          <w:t xml:space="preserve">REST </w:t>
        </w:r>
      </w:ins>
      <w:ins w:id="426" w:author="Peter Simpson" w:date="2018-10-02T20:46:00Z">
        <w:r>
          <w:t xml:space="preserve">enables </w:t>
        </w:r>
      </w:ins>
      <w:ins w:id="427" w:author="Peter Simpson" w:date="2018-10-02T20:47:00Z">
        <w:r>
          <w:t xml:space="preserve">heterogenous configurations utilising any </w:t>
        </w:r>
      </w:ins>
      <w:ins w:id="428" w:author="Peter Simpson" w:date="2018-10-02T20:48:00Z">
        <w:r>
          <w:t xml:space="preserve">hardware </w:t>
        </w:r>
      </w:ins>
      <w:ins w:id="429" w:author="Peter Simpson" w:date="2018-10-02T21:02:00Z">
        <w:r w:rsidR="00B15FD2">
          <w:t>and</w:t>
        </w:r>
      </w:ins>
      <w:ins w:id="430" w:author="Peter Simpson" w:date="2018-10-02T20:48:00Z">
        <w:r>
          <w:t xml:space="preserve"> operating system, so long as </w:t>
        </w:r>
      </w:ins>
      <w:ins w:id="431" w:author="Peter Simpson" w:date="2018-10-02T21:02:00Z">
        <w:r w:rsidR="00B15FD2">
          <w:t xml:space="preserve">they </w:t>
        </w:r>
      </w:ins>
      <w:ins w:id="432" w:author="Peter Simpson" w:date="2018-10-03T20:54:00Z">
        <w:r w:rsidR="000278A4">
          <w:t xml:space="preserve">have </w:t>
        </w:r>
      </w:ins>
      <w:ins w:id="433" w:author="Peter Simpson" w:date="2018-10-02T20:48:00Z">
        <w:r>
          <w:t>a TCP/IP stack.</w:t>
        </w:r>
      </w:ins>
    </w:p>
    <w:p w14:paraId="4D6ACBDB" w14:textId="77777777" w:rsidR="000278A4" w:rsidRDefault="000278A4">
      <w:pPr>
        <w:keepNext/>
        <w:rPr>
          <w:ins w:id="434" w:author="Peter Simpson" w:date="2018-10-03T20:56:00Z"/>
        </w:rPr>
        <w:pPrChange w:id="435" w:author="Peter Simpson" w:date="2018-10-03T20:56:00Z">
          <w:pPr/>
        </w:pPrChange>
      </w:pPr>
      <w:ins w:id="436" w:author="Peter Simpson" w:date="2018-10-03T20:52:00Z">
        <w:r w:rsidRPr="000278A4">
          <w:rPr>
            <w:noProof/>
          </w:rPr>
          <w:drawing>
            <wp:inline distT="0" distB="0" distL="0" distR="0" wp14:anchorId="670DD18E" wp14:editId="182D2573">
              <wp:extent cx="5943600" cy="3789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9045"/>
                      </a:xfrm>
                      <a:prstGeom prst="rect">
                        <a:avLst/>
                      </a:prstGeom>
                    </pic:spPr>
                  </pic:pic>
                </a:graphicData>
              </a:graphic>
            </wp:inline>
          </w:drawing>
        </w:r>
      </w:ins>
    </w:p>
    <w:p w14:paraId="151B7CAF" w14:textId="5231F0DC" w:rsidR="002D6012" w:rsidRDefault="000278A4">
      <w:pPr>
        <w:pStyle w:val="Caption"/>
        <w:rPr>
          <w:ins w:id="437" w:author="Peter Simpson" w:date="2018-10-02T21:00:00Z"/>
        </w:rPr>
        <w:pPrChange w:id="438" w:author="Peter Simpson" w:date="2018-10-03T20:56:00Z">
          <w:pPr/>
        </w:pPrChange>
      </w:pPr>
      <w:ins w:id="439" w:author="Peter Simpson" w:date="2018-10-03T20:56:00Z">
        <w:r>
          <w:t xml:space="preserve">Figure </w:t>
        </w:r>
        <w:r>
          <w:fldChar w:fldCharType="begin"/>
        </w:r>
        <w:r>
          <w:instrText xml:space="preserve"> SEQ Figure \* ARABIC </w:instrText>
        </w:r>
      </w:ins>
      <w:r>
        <w:fldChar w:fldCharType="separate"/>
      </w:r>
      <w:ins w:id="440" w:author="Peter Simpson" w:date="2018-10-23T11:39:00Z">
        <w:r w:rsidR="00F0732D">
          <w:rPr>
            <w:noProof/>
          </w:rPr>
          <w:t>1</w:t>
        </w:r>
      </w:ins>
      <w:ins w:id="441" w:author="Peter Simpson" w:date="2018-10-03T20:56:00Z">
        <w:r>
          <w:fldChar w:fldCharType="end"/>
        </w:r>
        <w:r>
          <w:t xml:space="preserve"> - Application to Driver communication using ASCOM REST</w:t>
        </w:r>
      </w:ins>
    </w:p>
    <w:p w14:paraId="5A8AFD2B" w14:textId="77777777" w:rsidR="00B15FD2" w:rsidRPr="00921400" w:rsidDel="00B15FD2" w:rsidRDefault="00B15FD2">
      <w:pPr>
        <w:pStyle w:val="Heading2"/>
        <w:rPr>
          <w:del w:id="442" w:author="Peter Simpson" w:date="2018-10-02T21:03:00Z"/>
          <w:moveTo w:id="443" w:author="Peter Simpson" w:date="2018-10-01T21:52:00Z"/>
        </w:rPr>
        <w:pPrChange w:id="444" w:author="Peter Simpson" w:date="2018-10-03T20:18:00Z">
          <w:pPr>
            <w:keepLines/>
            <w:ind w:left="720" w:right="720"/>
            <w:jc w:val="both"/>
          </w:pPr>
        </w:pPrChange>
      </w:pPr>
      <w:bookmarkStart w:id="445" w:name="_Toc526279194"/>
      <w:bookmarkStart w:id="446" w:name="_Toc526280522"/>
      <w:bookmarkStart w:id="447" w:name="_Toc526323158"/>
      <w:bookmarkStart w:id="448" w:name="_Toc526323380"/>
      <w:bookmarkStart w:id="449" w:name="_Toc526323434"/>
      <w:bookmarkStart w:id="450" w:name="_Toc526323590"/>
      <w:bookmarkStart w:id="451" w:name="_Toc526323644"/>
      <w:bookmarkStart w:id="452" w:name="_Toc526332174"/>
      <w:bookmarkStart w:id="453" w:name="_Toc526332339"/>
      <w:bookmarkStart w:id="454" w:name="_Toc526332503"/>
      <w:bookmarkStart w:id="455" w:name="_Toc526332667"/>
      <w:bookmarkStart w:id="456" w:name="_Toc526332837"/>
      <w:bookmarkStart w:id="457" w:name="_Toc526333007"/>
      <w:bookmarkStart w:id="458" w:name="_Toc526333171"/>
      <w:bookmarkStart w:id="459" w:name="_Toc526333341"/>
      <w:bookmarkStart w:id="460" w:name="_Toc526333505"/>
      <w:bookmarkStart w:id="461" w:name="_Toc526333670"/>
      <w:bookmarkStart w:id="462" w:name="_Toc526333833"/>
      <w:bookmarkStart w:id="463" w:name="_Toc526333996"/>
      <w:bookmarkStart w:id="464" w:name="_Toc526334159"/>
      <w:bookmarkStart w:id="465" w:name="_Toc526334323"/>
      <w:bookmarkStart w:id="466" w:name="_Toc526334486"/>
      <w:bookmarkStart w:id="467" w:name="_Toc526334650"/>
      <w:bookmarkStart w:id="468" w:name="_Toc526334814"/>
      <w:bookmarkStart w:id="469" w:name="_Toc526334979"/>
      <w:bookmarkStart w:id="470" w:name="_Toc526335143"/>
      <w:bookmarkStart w:id="471" w:name="_Toc526335308"/>
      <w:bookmarkStart w:id="472" w:name="_Toc526335471"/>
      <w:bookmarkStart w:id="473" w:name="_Toc526335634"/>
      <w:bookmarkStart w:id="474" w:name="_Toc526335808"/>
      <w:bookmarkStart w:id="475" w:name="_Toc526335950"/>
      <w:bookmarkStart w:id="476" w:name="_Toc526336094"/>
      <w:bookmarkStart w:id="477" w:name="_Toc526336238"/>
      <w:bookmarkStart w:id="478" w:name="_Toc526336381"/>
      <w:bookmarkStart w:id="479" w:name="_Toc526336550"/>
      <w:bookmarkStart w:id="480" w:name="_Toc526336720"/>
      <w:bookmarkStart w:id="481" w:name="_Toc526336890"/>
      <w:bookmarkStart w:id="482" w:name="_Toc526337060"/>
      <w:bookmarkStart w:id="483" w:name="_Toc526360868"/>
      <w:bookmarkStart w:id="484" w:name="_Toc526362036"/>
      <w:bookmarkStart w:id="485" w:name="_Toc526362123"/>
      <w:bookmarkStart w:id="486" w:name="_Toc526367881"/>
      <w:bookmarkStart w:id="487" w:name="_Toc526408247"/>
      <w:bookmarkStart w:id="488" w:name="_Toc526408408"/>
      <w:bookmarkStart w:id="489" w:name="_Toc526408495"/>
      <w:bookmarkStart w:id="490" w:name="_Toc526408582"/>
      <w:bookmarkStart w:id="491" w:name="_Toc526409231"/>
      <w:bookmarkStart w:id="492" w:name="_Toc526418189"/>
      <w:bookmarkStart w:id="493" w:name="_Toc526418475"/>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211F5249" w14:textId="77777777" w:rsidR="00921400" w:rsidRPr="00E56064" w:rsidDel="003F2AF3" w:rsidRDefault="00921400">
      <w:pPr>
        <w:pStyle w:val="Heading2"/>
        <w:rPr>
          <w:del w:id="494" w:author="Peter Simpson" w:date="2018-10-01T21:59:00Z"/>
        </w:rPr>
        <w:pPrChange w:id="495" w:author="Peter Simpson" w:date="2018-10-03T20:18:00Z">
          <w:pPr/>
        </w:pPrChange>
      </w:pPr>
      <w:bookmarkStart w:id="496" w:name="_Toc526274657"/>
      <w:bookmarkStart w:id="497" w:name="_Toc526279195"/>
      <w:bookmarkStart w:id="498" w:name="_Toc526280523"/>
      <w:bookmarkStart w:id="499" w:name="_Toc526323159"/>
      <w:bookmarkStart w:id="500" w:name="_Toc526323381"/>
      <w:bookmarkStart w:id="501" w:name="_Toc526323435"/>
      <w:bookmarkStart w:id="502" w:name="_Toc526323591"/>
      <w:bookmarkStart w:id="503" w:name="_Toc526323645"/>
      <w:bookmarkStart w:id="504" w:name="_Toc526332175"/>
      <w:bookmarkStart w:id="505" w:name="_Toc526332340"/>
      <w:bookmarkStart w:id="506" w:name="_Toc526332504"/>
      <w:bookmarkStart w:id="507" w:name="_Toc526332668"/>
      <w:bookmarkStart w:id="508" w:name="_Toc526332838"/>
      <w:bookmarkStart w:id="509" w:name="_Toc526333008"/>
      <w:bookmarkStart w:id="510" w:name="_Toc526333172"/>
      <w:bookmarkStart w:id="511" w:name="_Toc526333342"/>
      <w:bookmarkStart w:id="512" w:name="_Toc526333506"/>
      <w:bookmarkStart w:id="513" w:name="_Toc526333671"/>
      <w:bookmarkStart w:id="514" w:name="_Toc526333834"/>
      <w:bookmarkStart w:id="515" w:name="_Toc526333997"/>
      <w:bookmarkStart w:id="516" w:name="_Toc526334160"/>
      <w:bookmarkStart w:id="517" w:name="_Toc526334324"/>
      <w:bookmarkStart w:id="518" w:name="_Toc526334487"/>
      <w:bookmarkStart w:id="519" w:name="_Toc526334651"/>
      <w:bookmarkStart w:id="520" w:name="_Toc526334815"/>
      <w:bookmarkStart w:id="521" w:name="_Toc526334980"/>
      <w:bookmarkStart w:id="522" w:name="_Toc526335144"/>
      <w:bookmarkStart w:id="523" w:name="_Toc526335309"/>
      <w:bookmarkStart w:id="524" w:name="_Toc526335472"/>
      <w:bookmarkStart w:id="525" w:name="_Toc526335635"/>
      <w:bookmarkStart w:id="526" w:name="_Toc526335809"/>
      <w:bookmarkStart w:id="527" w:name="_Toc526335951"/>
      <w:bookmarkStart w:id="528" w:name="_Toc526336095"/>
      <w:bookmarkStart w:id="529" w:name="_Toc526336239"/>
      <w:bookmarkStart w:id="530" w:name="_Toc526336382"/>
      <w:bookmarkStart w:id="531" w:name="_Toc526336551"/>
      <w:bookmarkStart w:id="532" w:name="_Toc526336721"/>
      <w:bookmarkStart w:id="533" w:name="_Toc526336891"/>
      <w:bookmarkStart w:id="534" w:name="_Toc526337061"/>
      <w:bookmarkStart w:id="535" w:name="_Toc526360869"/>
      <w:bookmarkStart w:id="536" w:name="_Toc526362037"/>
      <w:bookmarkStart w:id="537" w:name="_Toc526362124"/>
      <w:bookmarkStart w:id="538" w:name="_Toc526367882"/>
      <w:bookmarkStart w:id="539" w:name="_Toc526408248"/>
      <w:bookmarkStart w:id="540" w:name="_Toc526408409"/>
      <w:bookmarkStart w:id="541" w:name="_Toc526408496"/>
      <w:bookmarkStart w:id="542" w:name="_Toc526408583"/>
      <w:bookmarkStart w:id="543" w:name="_Toc526409232"/>
      <w:bookmarkStart w:id="544" w:name="_Toc526418190"/>
      <w:bookmarkStart w:id="545" w:name="_Toc526418476"/>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moveToRangeEnd w:id="370"/>
    </w:p>
    <w:p w14:paraId="49A47111" w14:textId="77777777" w:rsidR="00057049" w:rsidRDefault="00057049">
      <w:pPr>
        <w:pStyle w:val="Heading2"/>
        <w:rPr>
          <w:ins w:id="546" w:author="Peter Simpson" w:date="2018-10-01T21:33:00Z"/>
        </w:rPr>
        <w:pPrChange w:id="547" w:author="Peter Simpson" w:date="2018-10-03T20:18:00Z">
          <w:pPr/>
        </w:pPrChange>
      </w:pPr>
      <w:bookmarkStart w:id="548" w:name="_Toc526418477"/>
      <w:ins w:id="549" w:author="Peter Simpson" w:date="2018-10-01T21:34:00Z">
        <w:r>
          <w:t>Transition and Migration</w:t>
        </w:r>
      </w:ins>
      <w:bookmarkEnd w:id="548"/>
    </w:p>
    <w:p w14:paraId="44927C02" w14:textId="77777777" w:rsidR="002D225B" w:rsidRDefault="002D225B" w:rsidP="0032182E">
      <w:pPr>
        <w:rPr>
          <w:ins w:id="550" w:author="Peter Simpson" w:date="2018-10-01T21:38:00Z"/>
        </w:rPr>
      </w:pPr>
      <w:ins w:id="551" w:author="Peter Simpson" w:date="2018-10-01T21:39:00Z">
        <w:r>
          <w:t>New applications and devices can be coded from the outset to use the new REST based ASCOM APIs</w:t>
        </w:r>
      </w:ins>
      <w:ins w:id="552" w:author="Peter Simpson" w:date="2018-10-01T21:44:00Z">
        <w:r w:rsidR="00341E44">
          <w:t>,</w:t>
        </w:r>
      </w:ins>
      <w:ins w:id="553" w:author="Peter Simpson" w:date="2018-10-01T21:39:00Z">
        <w:r>
          <w:t xml:space="preserve"> </w:t>
        </w:r>
      </w:ins>
      <w:ins w:id="554" w:author="Peter Simpson" w:date="2018-10-01T21:45:00Z">
        <w:r w:rsidR="00341E44">
          <w:t>however, they</w:t>
        </w:r>
      </w:ins>
      <w:ins w:id="555" w:author="Peter Simpson" w:date="2018-10-01T21:39:00Z">
        <w:r>
          <w:t xml:space="preserve"> will </w:t>
        </w:r>
      </w:ins>
      <w:ins w:id="556" w:author="Peter Simpson" w:date="2018-10-01T21:40:00Z">
        <w:r>
          <w:t xml:space="preserve">be of </w:t>
        </w:r>
      </w:ins>
      <w:ins w:id="557" w:author="Peter Simpson" w:date="2018-10-01T21:39:00Z">
        <w:r>
          <w:t xml:space="preserve">limited </w:t>
        </w:r>
      </w:ins>
      <w:ins w:id="558" w:author="Peter Simpson" w:date="2018-10-01T21:40:00Z">
        <w:r>
          <w:t>value if they can only communicate w</w:t>
        </w:r>
      </w:ins>
      <w:ins w:id="559" w:author="Peter Simpson" w:date="2018-10-01T21:41:00Z">
        <w:r>
          <w:t>ith other REST based applications and drivers.</w:t>
        </w:r>
      </w:ins>
      <w:ins w:id="560" w:author="Peter Simpson" w:date="2018-10-01T21:42:00Z">
        <w:r>
          <w:t xml:space="preserve"> What is needed is transition technology to enable REST based applications and drivers to </w:t>
        </w:r>
      </w:ins>
      <w:ins w:id="561" w:author="Peter Simpson" w:date="2018-10-01T21:43:00Z">
        <w:r>
          <w:t>communicate</w:t>
        </w:r>
      </w:ins>
      <w:ins w:id="562" w:author="Peter Simpson" w:date="2018-10-01T21:42:00Z">
        <w:r>
          <w:t xml:space="preserve"> with the huge existing base of Windows COM based </w:t>
        </w:r>
      </w:ins>
      <w:ins w:id="563" w:author="Peter Simpson" w:date="2018-10-01T21:43:00Z">
        <w:r>
          <w:t xml:space="preserve">applications and drivers to provide time to make the switch </w:t>
        </w:r>
      </w:ins>
      <w:ins w:id="564" w:author="Peter Simpson" w:date="2018-10-01T21:44:00Z">
        <w:r>
          <w:t>without disadvantag</w:t>
        </w:r>
      </w:ins>
      <w:ins w:id="565" w:author="Peter Simpson" w:date="2018-10-01T21:46:00Z">
        <w:r w:rsidR="00341E44">
          <w:t>ing consumer or commercial interests</w:t>
        </w:r>
      </w:ins>
      <w:ins w:id="566" w:author="Peter Simpson" w:date="2018-10-01T21:43:00Z">
        <w:r>
          <w:t>.</w:t>
        </w:r>
      </w:ins>
    </w:p>
    <w:p w14:paraId="42AC229B" w14:textId="625C3449" w:rsidR="009C4B6A" w:rsidRDefault="00496D2D" w:rsidP="0032182E">
      <w:del w:id="567" w:author="Peter Simpson" w:date="2018-10-01T21:43:00Z">
        <w:r w:rsidDel="002D225B">
          <w:delText xml:space="preserve">ASCOM over REST is not a dream, it's real. </w:delText>
        </w:r>
      </w:del>
      <w:r w:rsidR="005E18E9">
        <w:t>ASCOM principal developer Peter Simpson has developed</w:t>
      </w:r>
      <w:ins w:id="568" w:author="Peter Simpson" w:date="2018-10-01T21:46:00Z">
        <w:r w:rsidR="00341E44">
          <w:t>,</w:t>
        </w:r>
      </w:ins>
      <w:r w:rsidR="007D7016">
        <w:t xml:space="preserve"> and made available Open Source</w:t>
      </w:r>
      <w:ins w:id="569" w:author="Peter Simpson" w:date="2018-10-01T21:46:00Z">
        <w:r w:rsidR="00341E44">
          <w:t>,</w:t>
        </w:r>
      </w:ins>
      <w:r w:rsidR="007D7016">
        <w:t xml:space="preserve"> </w:t>
      </w:r>
      <w:del w:id="570" w:author="Peter Simpson" w:date="2018-10-01T21:46:00Z">
        <w:r w:rsidR="005E18E9" w:rsidDel="00341E44">
          <w:delText xml:space="preserve"> </w:delText>
        </w:r>
      </w:del>
      <w:r w:rsidR="005E18E9">
        <w:t>a complete set of tools that allow transparent operation of today's COM-based APIs across REST-based connections. Any device with a</w:t>
      </w:r>
      <w:r w:rsidR="00D03FC3">
        <w:t xml:space="preserve"> COM-based</w:t>
      </w:r>
      <w:r w:rsidR="005E18E9">
        <w:t xml:space="preserve"> ASCOM driver can today </w:t>
      </w:r>
      <w:r w:rsidR="00D03FC3">
        <w:t xml:space="preserve">interoperate with any COM-based ASCOM client program anywhere in the world, over the internet, using the new REST-based APIs. </w:t>
      </w:r>
      <w:del w:id="571"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ins w:id="572" w:author="Peter Simpson" w:date="2018-10-02T21:31:00Z">
        <w:r w:rsidR="002A0496">
          <w:fldChar w:fldCharType="begin"/>
        </w:r>
        <w:r w:rsidR="002A0496">
          <w:instrText xml:space="preserve"> REF _Ref526279244 \r \h </w:instrText>
        </w:r>
      </w:ins>
      <w:r w:rsidR="002A0496">
        <w:fldChar w:fldCharType="separate"/>
      </w:r>
      <w:ins w:id="573" w:author="Peter Simpson" w:date="2018-10-23T11:39:00Z">
        <w:r w:rsidR="00F0732D">
          <w:t>3</w:t>
        </w:r>
      </w:ins>
      <w:ins w:id="574" w:author="Peter Simpson" w:date="2018-10-02T21:31:00Z">
        <w:r w:rsidR="002A0496">
          <w:fldChar w:fldCharType="end"/>
        </w:r>
        <w:r w:rsidR="002A0496">
          <w:t xml:space="preserve"> </w:t>
        </w:r>
      </w:ins>
      <w:r w:rsidR="00D03FC3">
        <w:t xml:space="preserve">of this document describes this set of tools, called </w:t>
      </w:r>
      <w:r w:rsidR="00D03FC3" w:rsidRPr="002A0496">
        <w:rPr>
          <w:b/>
          <w:rPrChange w:id="575" w:author="Peter Simpson" w:date="2018-10-02T21:32:00Z">
            <w:rPr/>
          </w:rPrChange>
        </w:rPr>
        <w:t>ASCOM Remote</w:t>
      </w:r>
      <w:r w:rsidR="00D03FC3">
        <w:t>.</w:t>
      </w:r>
    </w:p>
    <w:p w14:paraId="60B871E4" w14:textId="77777777" w:rsidR="00921400" w:rsidRDefault="00496D2D" w:rsidP="0032182E">
      <w:pPr>
        <w:rPr>
          <w:ins w:id="576" w:author="Peter Simpson" w:date="2018-10-01T21:50:00Z"/>
        </w:rPr>
      </w:pPr>
      <w:del w:id="577" w:author="Peter Simpson" w:date="2018-10-01T21:49:00Z">
        <w:r w:rsidDel="00921400">
          <w:delText xml:space="preserve">It should be clear that </w:delText>
        </w:r>
      </w:del>
      <w:r>
        <w:t xml:space="preserve">ASCOM Remote not only provides a useful remoting service to today's COM based ASCOM clients and drivers, it also </w:t>
      </w:r>
      <w:r w:rsidRPr="00496D2D">
        <w:rPr>
          <w:i/>
        </w:rPr>
        <w:t>proves</w:t>
      </w:r>
      <w:r>
        <w:t xml:space="preserve"> that the </w:t>
      </w:r>
      <w:r w:rsidR="002538B0">
        <w:t>ASCOM REST</w:t>
      </w:r>
      <w:del w:id="578" w:author="Peter Simpson" w:date="2018-10-01T21:48:00Z">
        <w:r w:rsidDel="00921400">
          <w:delText xml:space="preserve"> </w:delText>
        </w:r>
      </w:del>
      <w:r>
        <w:t xml:space="preserve"> implementation faithfully implements the </w:t>
      </w:r>
      <w:r>
        <w:lastRenderedPageBreak/>
        <w:t xml:space="preserve">standardized ASCOM abstract interfaces and API. </w:t>
      </w:r>
      <w:r w:rsidR="00DA6610">
        <w:t xml:space="preserve"> </w:t>
      </w:r>
      <w:r>
        <w:t xml:space="preserve">Finally, ASCOM Remote </w:t>
      </w:r>
      <w:del w:id="579" w:author="Peter Simpson" w:date="2018-10-01T21:49:00Z">
        <w:r w:rsidDel="00921400">
          <w:delText xml:space="preserve">also </w:delText>
        </w:r>
      </w:del>
      <w:r>
        <w:t xml:space="preserve">provides both a reference implementation of the new </w:t>
      </w:r>
      <w:r w:rsidR="002538B0">
        <w:t>ASCOM REST</w:t>
      </w:r>
      <w:r>
        <w:t xml:space="preserve"> APIs, </w:t>
      </w:r>
      <w:ins w:id="580" w:author="Peter Simpson" w:date="2018-10-01T21:50:00Z">
        <w:r w:rsidR="00921400">
          <w:t xml:space="preserve">and </w:t>
        </w:r>
      </w:ins>
      <w:del w:id="581" w:author="Peter Simpson" w:date="2018-10-01T21:50:00Z">
        <w:r w:rsidDel="00921400">
          <w:delText xml:space="preserve">but </w:delText>
        </w:r>
        <w:r w:rsidR="00316B27" w:rsidDel="00921400">
          <w:delText xml:space="preserve">of course </w:delText>
        </w:r>
        <w:r w:rsidDel="00921400">
          <w:delText xml:space="preserve">also </w:delText>
        </w:r>
      </w:del>
      <w:r>
        <w:t xml:space="preserve">a smooth path to migration for </w:t>
      </w:r>
      <w:ins w:id="582" w:author="Peter Simpson" w:date="2018-10-01T21:50:00Z">
        <w:r w:rsidR="00921400">
          <w:t xml:space="preserve">customers and </w:t>
        </w:r>
      </w:ins>
      <w:r>
        <w:t xml:space="preserve">manufacturers. </w:t>
      </w:r>
    </w:p>
    <w:p w14:paraId="1EF63303" w14:textId="77777777" w:rsidR="00496D2D" w:rsidRDefault="00921400" w:rsidP="0032182E">
      <w:pPr>
        <w:rPr>
          <w:ins w:id="583" w:author="Peter Simpson" w:date="2018-10-02T21:26:00Z"/>
        </w:rPr>
      </w:pPr>
      <w:ins w:id="584" w:author="Peter Simpson" w:date="2018-10-01T21:50:00Z">
        <w:r>
          <w:t xml:space="preserve">Through ASCOM Remote </w:t>
        </w:r>
      </w:ins>
      <w:del w:id="585" w:author="Peter Simpson" w:date="2018-10-01T21:50:00Z">
        <w:r w:rsidR="00496D2D" w:rsidDel="00921400">
          <w:delText>I</w:delText>
        </w:r>
      </w:del>
      <w:ins w:id="586" w:author="Peter Simpson" w:date="2018-10-01T21:50:00Z">
        <w:r>
          <w:t>i</w:t>
        </w:r>
      </w:ins>
      <w:r w:rsidR="00496D2D">
        <w:t xml:space="preserve">t </w:t>
      </w:r>
      <w:ins w:id="587" w:author="Peter Simpson" w:date="2018-10-01T21:50:00Z">
        <w:r>
          <w:t xml:space="preserve">is </w:t>
        </w:r>
      </w:ins>
      <w:del w:id="588" w:author="Peter Simpson" w:date="2018-10-01T21:50:00Z">
        <w:r w:rsidR="00496D2D" w:rsidDel="00921400">
          <w:delText xml:space="preserve">would be </w:delText>
        </w:r>
      </w:del>
      <w:r w:rsidR="00496D2D">
        <w:t xml:space="preserve">possible </w:t>
      </w:r>
      <w:r w:rsidR="00496D2D" w:rsidRPr="00496D2D">
        <w:rPr>
          <w:i/>
        </w:rPr>
        <w:t>today</w:t>
      </w:r>
      <w:r w:rsidR="00496D2D">
        <w:t xml:space="preserve"> to build a focuser that implements the ASCOM Focuser API over REST, perhaps based on a micro-board processor such as the Raspberry Pi or Arduino, and instantly be compatible with </w:t>
      </w:r>
      <w:r w:rsidR="00496D2D" w:rsidRPr="000B3C3A">
        <w:rPr>
          <w:i/>
        </w:rPr>
        <w:t>today's</w:t>
      </w:r>
      <w:r w:rsidR="00496D2D">
        <w:t xml:space="preserve"> FocusMax</w:t>
      </w:r>
      <w:r w:rsidR="000B3C3A">
        <w:t xml:space="preserve">, </w:t>
      </w:r>
      <w:r w:rsidR="005C7390">
        <w:t xml:space="preserve">Optec </w:t>
      </w:r>
      <w:proofErr w:type="spellStart"/>
      <w:r w:rsidR="000B3C3A">
        <w:t>FocusLock</w:t>
      </w:r>
      <w:proofErr w:type="spellEnd"/>
      <w:r w:rsidR="000B3C3A">
        <w:t>,</w:t>
      </w:r>
      <w:r w:rsidR="00496D2D">
        <w:t xml:space="preserve"> </w:t>
      </w:r>
      <w:proofErr w:type="spellStart"/>
      <w:r w:rsidR="00DA6610">
        <w:t>MaxIm</w:t>
      </w:r>
      <w:proofErr w:type="spellEnd"/>
      <w:r w:rsidR="00DA6610">
        <w:t xml:space="preserve"> DL</w:t>
      </w:r>
      <w:r w:rsidR="005C7390">
        <w:t xml:space="preserve"> </w:t>
      </w:r>
      <w:proofErr w:type="spellStart"/>
      <w:r w:rsidR="005C7390">
        <w:t>AutoFocus</w:t>
      </w:r>
      <w:proofErr w:type="spellEnd"/>
      <w:r w:rsidR="00DA6610">
        <w:t xml:space="preserve">, </w:t>
      </w:r>
      <w:proofErr w:type="spellStart"/>
      <w:r w:rsidR="000731AD">
        <w:t>A</w:t>
      </w:r>
      <w:r w:rsidR="005C7390">
        <w:t>stroPhoto</w:t>
      </w:r>
      <w:r w:rsidR="000731AD">
        <w:t>T</w:t>
      </w:r>
      <w:r w:rsidR="005C7390">
        <w:t>ool</w:t>
      </w:r>
      <w:proofErr w:type="spellEnd"/>
      <w:r w:rsidR="000731AD">
        <w:t xml:space="preserve">, </w:t>
      </w:r>
      <w:proofErr w:type="spellStart"/>
      <w:r w:rsidR="000731AD">
        <w:t>CCDAutoFocus</w:t>
      </w:r>
      <w:proofErr w:type="spellEnd"/>
      <w:r w:rsidR="000731AD">
        <w:t xml:space="preserve"> (Images Plus), </w:t>
      </w:r>
      <w:r w:rsidR="00D270B6">
        <w:t xml:space="preserve">Sequence Generator Pro, </w:t>
      </w:r>
      <w:r w:rsidR="00DA6610">
        <w:t xml:space="preserve">and </w:t>
      </w:r>
      <w:proofErr w:type="spellStart"/>
      <w:r w:rsidR="00DA6610">
        <w:t>ScopeFocus</w:t>
      </w:r>
      <w:proofErr w:type="spellEnd"/>
      <w:r w:rsidR="00DA6610">
        <w:t>-ASCOM</w:t>
      </w:r>
      <w:r w:rsidR="00316B27">
        <w:t xml:space="preserve"> focusing </w:t>
      </w:r>
      <w:r w:rsidR="00496D2D">
        <w:t>software</w:t>
      </w:r>
      <w:r w:rsidR="000731AD">
        <w:t>!</w:t>
      </w:r>
      <w:r w:rsidR="00496D2D">
        <w:t xml:space="preserve"> </w:t>
      </w:r>
    </w:p>
    <w:p w14:paraId="660FC53E" w14:textId="77777777" w:rsidR="00BA3757" w:rsidDel="00BA3757" w:rsidRDefault="00BA3757">
      <w:pPr>
        <w:pStyle w:val="Heading1"/>
        <w:rPr>
          <w:del w:id="589" w:author="Peter Simpson" w:date="2018-10-02T21:26:00Z"/>
        </w:rPr>
        <w:pPrChange w:id="590" w:author="Peter Simpson" w:date="2018-10-03T13:03:00Z">
          <w:pPr/>
        </w:pPrChange>
      </w:pPr>
      <w:bookmarkStart w:id="591" w:name="_Toc526279197"/>
      <w:bookmarkStart w:id="592" w:name="_Toc526280525"/>
      <w:bookmarkStart w:id="593" w:name="_Toc526323161"/>
      <w:bookmarkStart w:id="594" w:name="_Toc526323383"/>
      <w:bookmarkStart w:id="595" w:name="_Toc526323437"/>
      <w:bookmarkStart w:id="596" w:name="_Toc526323593"/>
      <w:bookmarkStart w:id="597" w:name="_Toc526323647"/>
      <w:bookmarkStart w:id="598" w:name="_Toc526332177"/>
      <w:bookmarkStart w:id="599" w:name="_Toc526332342"/>
      <w:bookmarkStart w:id="600" w:name="_Toc526332506"/>
      <w:bookmarkStart w:id="601" w:name="_Toc526332670"/>
      <w:bookmarkStart w:id="602" w:name="_Toc526332840"/>
      <w:bookmarkStart w:id="603" w:name="_Toc526333010"/>
      <w:bookmarkStart w:id="604" w:name="_Toc526333174"/>
      <w:bookmarkStart w:id="605" w:name="_Toc526333344"/>
      <w:bookmarkStart w:id="606" w:name="_Toc526333508"/>
      <w:bookmarkStart w:id="607" w:name="_Toc526333673"/>
      <w:bookmarkStart w:id="608" w:name="_Toc526333836"/>
      <w:bookmarkStart w:id="609" w:name="_Toc526333999"/>
      <w:bookmarkStart w:id="610" w:name="_Toc526334162"/>
      <w:bookmarkStart w:id="611" w:name="_Toc526334326"/>
      <w:bookmarkStart w:id="612" w:name="_Toc526334489"/>
      <w:bookmarkStart w:id="613" w:name="_Toc526334653"/>
      <w:bookmarkStart w:id="614" w:name="_Toc526334817"/>
      <w:bookmarkStart w:id="615" w:name="_Toc526334982"/>
      <w:bookmarkStart w:id="616" w:name="_Toc526335146"/>
      <w:bookmarkStart w:id="617" w:name="_Toc526335311"/>
      <w:bookmarkStart w:id="618" w:name="_Toc526335474"/>
      <w:bookmarkStart w:id="619" w:name="_Toc526335637"/>
      <w:bookmarkStart w:id="620" w:name="_Toc526335811"/>
      <w:bookmarkStart w:id="621" w:name="_Toc526335953"/>
      <w:bookmarkStart w:id="622" w:name="_Toc526336097"/>
      <w:bookmarkStart w:id="623" w:name="_Toc526336241"/>
      <w:bookmarkStart w:id="624" w:name="_Toc526336384"/>
      <w:bookmarkStart w:id="625" w:name="_Toc526336553"/>
      <w:bookmarkStart w:id="626" w:name="_Toc526336723"/>
      <w:bookmarkStart w:id="627" w:name="_Toc526336893"/>
      <w:bookmarkStart w:id="628" w:name="_Toc526337063"/>
      <w:bookmarkStart w:id="629" w:name="_Toc526360871"/>
      <w:bookmarkStart w:id="630" w:name="_Toc526362039"/>
      <w:bookmarkStart w:id="631" w:name="_Toc526362126"/>
      <w:bookmarkStart w:id="632" w:name="_Toc526367884"/>
      <w:bookmarkStart w:id="633" w:name="_Toc526408250"/>
      <w:bookmarkStart w:id="634" w:name="_Toc526408411"/>
      <w:bookmarkStart w:id="635" w:name="_Toc526408498"/>
      <w:bookmarkStart w:id="636" w:name="_Toc526408585"/>
      <w:bookmarkStart w:id="637" w:name="_Toc526409234"/>
      <w:bookmarkStart w:id="638" w:name="_Toc526418192"/>
      <w:bookmarkStart w:id="639" w:name="_Toc526418478"/>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060EBC7C" w14:textId="77777777" w:rsidR="00496D2D" w:rsidRPr="00163AEF" w:rsidDel="00921400" w:rsidRDefault="00496D2D">
      <w:pPr>
        <w:pStyle w:val="Heading1"/>
        <w:rPr>
          <w:moveFrom w:id="640" w:author="Peter Simpson" w:date="2018-10-01T21:52:00Z"/>
        </w:rPr>
        <w:pPrChange w:id="641" w:author="Peter Simpson" w:date="2018-10-03T13:03:00Z">
          <w:pPr>
            <w:keepLines/>
            <w:ind w:left="720" w:right="720"/>
            <w:jc w:val="both"/>
          </w:pPr>
        </w:pPrChange>
      </w:pPr>
      <w:moveFromRangeStart w:id="642" w:author="Peter Simpson" w:date="2018-10-01T21:52:00Z" w:name="move526194054"/>
      <w:moveFrom w:id="643" w:author="Peter Simpson" w:date="2018-10-01T21:52:00Z">
        <w:r w:rsidRPr="00163AEF" w:rsidDel="00921400">
          <w:rPr>
            <w:shd w:val="clear" w:color="auto" w:fill="FFFF00"/>
          </w:rPr>
          <w:t xml:space="preserve">All of this means that astronomy software and device makers who choose to use </w:t>
        </w:r>
        <w:r w:rsidR="002538B0" w:rsidRPr="00163AEF" w:rsidDel="00921400">
          <w:rPr>
            <w:shd w:val="clear" w:color="auto" w:fill="FFFF00"/>
          </w:rPr>
          <w:t>ASCOM REST</w:t>
        </w:r>
        <w:r w:rsidRPr="00163AEF" w:rsidDel="00921400">
          <w:rPr>
            <w:shd w:val="clear" w:color="auto" w:fill="FFFF00"/>
          </w:rPr>
          <w:t xml:space="preserve"> </w:t>
        </w:r>
        <w:r w:rsidR="001F6E32" w:rsidRPr="00163AEF" w:rsidDel="00921400">
          <w:rPr>
            <w:shd w:val="clear" w:color="auto" w:fill="FFFF00"/>
          </w:rPr>
          <w:t xml:space="preserve">can eliminate a huge part of the design risk of expanding into the Mac OS and Linux platforms, as well as </w:t>
        </w:r>
        <w:r w:rsidR="00163AEF" w:rsidDel="00921400">
          <w:rPr>
            <w:shd w:val="clear" w:color="auto" w:fill="FFFF00"/>
          </w:rPr>
          <w:t xml:space="preserve">the design risk of </w:t>
        </w:r>
        <w:r w:rsidR="001F6E32" w:rsidRPr="00163AEF" w:rsidDel="00921400">
          <w:rPr>
            <w:shd w:val="clear" w:color="auto" w:fill="FFFF00"/>
          </w:rPr>
          <w:t xml:space="preserve">distributing systems across multiple heterogeneous hosts via the internet. </w:t>
        </w:r>
        <w:r w:rsidR="000B3C3A" w:rsidRPr="00163AEF" w:rsidDel="00921400">
          <w:rPr>
            <w:shd w:val="clear" w:color="auto" w:fill="FFFF00"/>
          </w:rPr>
          <w:t xml:space="preserve">It also provides a seamless and instant </w:t>
        </w:r>
        <w:r w:rsidR="006F77FC" w:rsidRPr="00163AEF" w:rsidDel="00921400">
          <w:rPr>
            <w:shd w:val="clear" w:color="auto" w:fill="FFFF00"/>
          </w:rPr>
          <w:t>migration</w:t>
        </w:r>
        <w:r w:rsidR="000B3C3A" w:rsidRPr="00163AEF" w:rsidDel="00921400">
          <w:rPr>
            <w:shd w:val="clear" w:color="auto" w:fill="FFFF00"/>
          </w:rPr>
          <w:t xml:space="preserve"> path. </w:t>
        </w:r>
        <w:r w:rsidR="001F6E32" w:rsidRPr="00163AEF" w:rsidDel="00921400">
          <w:rPr>
            <w:shd w:val="clear" w:color="auto" w:fill="FFFF00"/>
          </w:rPr>
          <w:t xml:space="preserve">The ASCOM </w:t>
        </w:r>
        <w:r w:rsidR="00476F19" w:rsidRPr="00163AEF" w:rsidDel="00921400">
          <w:rPr>
            <w:shd w:val="clear" w:color="auto" w:fill="FFFF00"/>
          </w:rPr>
          <w:t xml:space="preserve">abstract </w:t>
        </w:r>
        <w:r w:rsidR="001F6E32" w:rsidRPr="00163AEF" w:rsidDel="00921400">
          <w:rPr>
            <w:shd w:val="clear" w:color="auto" w:fill="FFFF00"/>
          </w:rPr>
          <w:t>APIs are mature, stable, and have been proven suitable for the mission over the last twenty years.</w:t>
        </w:r>
        <w:bookmarkStart w:id="644" w:name="_Toc526274659"/>
        <w:bookmarkStart w:id="645" w:name="_Toc526279198"/>
        <w:bookmarkStart w:id="646" w:name="_Toc526280526"/>
        <w:bookmarkStart w:id="647" w:name="_Toc526323162"/>
        <w:bookmarkStart w:id="648" w:name="_Toc526323384"/>
        <w:bookmarkStart w:id="649" w:name="_Toc526323438"/>
        <w:bookmarkStart w:id="650" w:name="_Toc526323594"/>
        <w:bookmarkStart w:id="651" w:name="_Toc526323648"/>
        <w:bookmarkStart w:id="652" w:name="_Toc526332178"/>
        <w:bookmarkStart w:id="653" w:name="_Toc526332343"/>
        <w:bookmarkStart w:id="654" w:name="_Toc526332507"/>
        <w:bookmarkStart w:id="655" w:name="_Toc526332671"/>
        <w:bookmarkStart w:id="656" w:name="_Toc526332841"/>
        <w:bookmarkStart w:id="657" w:name="_Toc526333011"/>
        <w:bookmarkStart w:id="658" w:name="_Toc526333175"/>
        <w:bookmarkStart w:id="659" w:name="_Toc526333345"/>
        <w:bookmarkStart w:id="660" w:name="_Toc526333509"/>
        <w:bookmarkStart w:id="661" w:name="_Toc526333674"/>
        <w:bookmarkStart w:id="662" w:name="_Toc526333837"/>
        <w:bookmarkStart w:id="663" w:name="_Toc526334000"/>
        <w:bookmarkStart w:id="664" w:name="_Toc526334163"/>
        <w:bookmarkStart w:id="665" w:name="_Toc526334327"/>
        <w:bookmarkStart w:id="666" w:name="_Toc526334490"/>
        <w:bookmarkStart w:id="667" w:name="_Toc526334654"/>
        <w:bookmarkStart w:id="668" w:name="_Toc526334818"/>
        <w:bookmarkStart w:id="669" w:name="_Toc526334983"/>
        <w:bookmarkStart w:id="670" w:name="_Toc526335147"/>
        <w:bookmarkStart w:id="671" w:name="_Toc526335312"/>
        <w:bookmarkStart w:id="672" w:name="_Toc526335475"/>
        <w:bookmarkStart w:id="673" w:name="_Toc526335638"/>
        <w:bookmarkStart w:id="674" w:name="_Toc526335812"/>
        <w:bookmarkStart w:id="675" w:name="_Toc526335954"/>
        <w:bookmarkStart w:id="676" w:name="_Toc526336098"/>
        <w:bookmarkStart w:id="677" w:name="_Toc526336242"/>
        <w:bookmarkStart w:id="678" w:name="_Toc526336385"/>
        <w:bookmarkStart w:id="679" w:name="_Toc526336554"/>
        <w:bookmarkStart w:id="680" w:name="_Toc526336724"/>
        <w:bookmarkStart w:id="681" w:name="_Toc526336894"/>
        <w:bookmarkStart w:id="682" w:name="_Toc526337064"/>
        <w:bookmarkStart w:id="683" w:name="_Toc526360872"/>
        <w:bookmarkStart w:id="684" w:name="_Toc526362040"/>
        <w:bookmarkStart w:id="685" w:name="_Toc526362127"/>
        <w:bookmarkStart w:id="686" w:name="_Toc526367885"/>
        <w:bookmarkStart w:id="687" w:name="_Toc526408251"/>
        <w:bookmarkStart w:id="688" w:name="_Toc526408412"/>
        <w:bookmarkStart w:id="689" w:name="_Toc526408499"/>
        <w:bookmarkStart w:id="690" w:name="_Toc526408586"/>
        <w:bookmarkStart w:id="691" w:name="_Toc526409235"/>
        <w:bookmarkStart w:id="692" w:name="_Toc526418193"/>
        <w:bookmarkStart w:id="693" w:name="_Toc526418479"/>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moveFrom>
    </w:p>
    <w:moveFromRangeEnd w:id="642"/>
    <w:p w14:paraId="7E61962B" w14:textId="77777777" w:rsidR="00C26D9E" w:rsidDel="007479DA" w:rsidRDefault="00C26D9E">
      <w:pPr>
        <w:pStyle w:val="Heading1"/>
        <w:rPr>
          <w:del w:id="694" w:author="Peter Simpson" w:date="2018-10-02T20:09:00Z"/>
        </w:rPr>
        <w:pPrChange w:id="695" w:author="Peter Simpson" w:date="2018-10-03T13:03:00Z">
          <w:pPr>
            <w:pStyle w:val="Heading2"/>
          </w:pPr>
        </w:pPrChange>
      </w:pPr>
      <w:del w:id="696" w:author="Peter Simpson" w:date="2018-10-02T20:09:00Z">
        <w:r w:rsidDel="007479DA">
          <w:delText>Essential Concepts</w:delText>
        </w:r>
        <w:bookmarkStart w:id="697" w:name="_Toc526274660"/>
        <w:bookmarkStart w:id="698" w:name="_Toc526279199"/>
        <w:bookmarkStart w:id="699" w:name="_Toc526280527"/>
        <w:bookmarkStart w:id="700" w:name="_Toc526323163"/>
        <w:bookmarkStart w:id="701" w:name="_Toc526323385"/>
        <w:bookmarkStart w:id="702" w:name="_Toc526323439"/>
        <w:bookmarkStart w:id="703" w:name="_Toc526323595"/>
        <w:bookmarkStart w:id="704" w:name="_Toc526323649"/>
        <w:bookmarkStart w:id="705" w:name="_Toc526332179"/>
        <w:bookmarkStart w:id="706" w:name="_Toc526332344"/>
        <w:bookmarkStart w:id="707" w:name="_Toc526332508"/>
        <w:bookmarkStart w:id="708" w:name="_Toc526332672"/>
        <w:bookmarkStart w:id="709" w:name="_Toc526332842"/>
        <w:bookmarkStart w:id="710" w:name="_Toc526333012"/>
        <w:bookmarkStart w:id="711" w:name="_Toc526333176"/>
        <w:bookmarkStart w:id="712" w:name="_Toc526333346"/>
        <w:bookmarkStart w:id="713" w:name="_Toc526333510"/>
        <w:bookmarkStart w:id="714" w:name="_Toc526333675"/>
        <w:bookmarkStart w:id="715" w:name="_Toc526333838"/>
        <w:bookmarkStart w:id="716" w:name="_Toc526334001"/>
        <w:bookmarkStart w:id="717" w:name="_Toc526334164"/>
        <w:bookmarkStart w:id="718" w:name="_Toc526334328"/>
        <w:bookmarkStart w:id="719" w:name="_Toc526334491"/>
        <w:bookmarkStart w:id="720" w:name="_Toc526334655"/>
        <w:bookmarkStart w:id="721" w:name="_Toc526334819"/>
        <w:bookmarkStart w:id="722" w:name="_Toc526334984"/>
        <w:bookmarkStart w:id="723" w:name="_Toc526335148"/>
        <w:bookmarkStart w:id="724" w:name="_Toc526335313"/>
        <w:bookmarkStart w:id="725" w:name="_Toc526335476"/>
        <w:bookmarkStart w:id="726" w:name="_Toc526335639"/>
        <w:bookmarkStart w:id="727" w:name="_Toc526335813"/>
        <w:bookmarkStart w:id="728" w:name="_Toc526335955"/>
        <w:bookmarkStart w:id="729" w:name="_Toc526336099"/>
        <w:bookmarkStart w:id="730" w:name="_Toc526336243"/>
        <w:bookmarkStart w:id="731" w:name="_Toc526336386"/>
        <w:bookmarkStart w:id="732" w:name="_Toc526336555"/>
        <w:bookmarkStart w:id="733" w:name="_Toc526336725"/>
        <w:bookmarkStart w:id="734" w:name="_Toc526336895"/>
        <w:bookmarkStart w:id="735" w:name="_Toc526337065"/>
        <w:bookmarkStart w:id="736" w:name="_Toc526360873"/>
        <w:bookmarkStart w:id="737" w:name="_Toc526362041"/>
        <w:bookmarkStart w:id="738" w:name="_Toc526362128"/>
        <w:bookmarkStart w:id="739" w:name="_Toc526367886"/>
        <w:bookmarkStart w:id="740" w:name="_Toc526408252"/>
        <w:bookmarkStart w:id="741" w:name="_Toc526408413"/>
        <w:bookmarkStart w:id="742" w:name="_Toc526408500"/>
        <w:bookmarkStart w:id="743" w:name="_Toc526408587"/>
        <w:bookmarkStart w:id="744" w:name="_Toc526409236"/>
        <w:bookmarkStart w:id="745" w:name="_Toc526418194"/>
        <w:bookmarkStart w:id="746" w:name="_Toc526418480"/>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del>
    </w:p>
    <w:p w14:paraId="00CAE783" w14:textId="77777777" w:rsidR="006376EB" w:rsidDel="007479DA" w:rsidRDefault="00A74BD8">
      <w:pPr>
        <w:pStyle w:val="Heading1"/>
        <w:rPr>
          <w:del w:id="747" w:author="Peter Simpson" w:date="2018-10-02T20:09:00Z"/>
          <w:moveFrom w:id="748" w:author="Peter Simpson" w:date="2018-10-02T20:02:00Z"/>
        </w:rPr>
        <w:pPrChange w:id="749" w:author="Peter Simpson" w:date="2018-10-03T13:03:00Z">
          <w:pPr/>
        </w:pPrChange>
      </w:pPr>
      <w:del w:id="750"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751" w:author="Peter Simpson" w:date="2018-10-02T20:02:00Z" w:name="move526273861"/>
      <w:moveFrom w:id="752" w:author="Peter Simpson" w:date="2018-10-02T20:02:00Z">
        <w:del w:id="753"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754" w:name="_Toc526274661"/>
          <w:bookmarkStart w:id="755" w:name="_Toc526279200"/>
          <w:bookmarkStart w:id="756" w:name="_Toc526280528"/>
          <w:bookmarkStart w:id="757" w:name="_Toc526323164"/>
          <w:bookmarkStart w:id="758" w:name="_Toc526323386"/>
          <w:bookmarkStart w:id="759" w:name="_Toc526323440"/>
          <w:bookmarkStart w:id="760" w:name="_Toc526323596"/>
          <w:bookmarkStart w:id="761" w:name="_Toc526323650"/>
          <w:bookmarkStart w:id="762" w:name="_Toc526332180"/>
          <w:bookmarkStart w:id="763" w:name="_Toc526332345"/>
          <w:bookmarkStart w:id="764" w:name="_Toc526332509"/>
          <w:bookmarkStart w:id="765" w:name="_Toc526332673"/>
          <w:bookmarkStart w:id="766" w:name="_Toc526332843"/>
          <w:bookmarkStart w:id="767" w:name="_Toc526333013"/>
          <w:bookmarkStart w:id="768" w:name="_Toc526333177"/>
          <w:bookmarkStart w:id="769" w:name="_Toc526333347"/>
          <w:bookmarkStart w:id="770" w:name="_Toc526333511"/>
          <w:bookmarkStart w:id="771" w:name="_Toc526333676"/>
          <w:bookmarkStart w:id="772" w:name="_Toc526333839"/>
          <w:bookmarkStart w:id="773" w:name="_Toc526334002"/>
          <w:bookmarkStart w:id="774" w:name="_Toc526334165"/>
          <w:bookmarkStart w:id="775" w:name="_Toc526334329"/>
          <w:bookmarkStart w:id="776" w:name="_Toc526334492"/>
          <w:bookmarkStart w:id="777" w:name="_Toc526334656"/>
          <w:bookmarkStart w:id="778" w:name="_Toc526334820"/>
          <w:bookmarkStart w:id="779" w:name="_Toc526334985"/>
          <w:bookmarkStart w:id="780" w:name="_Toc526335149"/>
          <w:bookmarkStart w:id="781" w:name="_Toc526335314"/>
          <w:bookmarkStart w:id="782" w:name="_Toc526335477"/>
          <w:bookmarkStart w:id="783" w:name="_Toc526335640"/>
          <w:bookmarkStart w:id="784" w:name="_Toc526335814"/>
          <w:bookmarkStart w:id="785" w:name="_Toc526335956"/>
          <w:bookmarkStart w:id="786" w:name="_Toc526336100"/>
          <w:bookmarkStart w:id="787" w:name="_Toc526336244"/>
          <w:bookmarkStart w:id="788" w:name="_Toc526336387"/>
          <w:bookmarkStart w:id="789" w:name="_Toc526336556"/>
          <w:bookmarkStart w:id="790" w:name="_Toc526336726"/>
          <w:bookmarkStart w:id="791" w:name="_Toc526336896"/>
          <w:bookmarkStart w:id="792" w:name="_Toc526337066"/>
          <w:bookmarkStart w:id="793" w:name="_Toc526360874"/>
          <w:bookmarkStart w:id="794" w:name="_Toc526362042"/>
          <w:bookmarkStart w:id="795" w:name="_Toc526362129"/>
          <w:bookmarkStart w:id="796" w:name="_Toc526367887"/>
          <w:bookmarkStart w:id="797" w:name="_Toc526408253"/>
          <w:bookmarkStart w:id="798" w:name="_Toc526408414"/>
          <w:bookmarkStart w:id="799" w:name="_Toc526408501"/>
          <w:bookmarkStart w:id="800" w:name="_Toc526408588"/>
          <w:bookmarkStart w:id="801" w:name="_Toc526409237"/>
          <w:bookmarkStart w:id="802" w:name="_Toc526418195"/>
          <w:bookmarkStart w:id="803" w:name="_Toc526418481"/>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del>
      </w:moveFrom>
    </w:p>
    <w:moveFromRangeEnd w:id="751"/>
    <w:p w14:paraId="032031AF" w14:textId="77777777" w:rsidR="00A74BD8" w:rsidDel="007479DA" w:rsidRDefault="00A74BD8">
      <w:pPr>
        <w:pStyle w:val="Heading1"/>
        <w:rPr>
          <w:del w:id="804" w:author="Peter Simpson" w:date="2018-10-02T20:09:00Z"/>
        </w:rPr>
        <w:pPrChange w:id="805" w:author="Peter Simpson" w:date="2018-10-03T13:03:00Z">
          <w:pPr>
            <w:pStyle w:val="Heading3"/>
          </w:pPr>
        </w:pPrChange>
      </w:pPr>
      <w:del w:id="806" w:author="Peter Simpson" w:date="2018-10-02T20:09:00Z">
        <w:r w:rsidDel="007479DA">
          <w:delText>Object Models - Properties and Methods</w:delText>
        </w:r>
        <w:bookmarkStart w:id="807" w:name="_Toc526274662"/>
        <w:bookmarkStart w:id="808" w:name="_Toc526279201"/>
        <w:bookmarkStart w:id="809" w:name="_Toc526280529"/>
        <w:bookmarkStart w:id="810" w:name="_Toc526323165"/>
        <w:bookmarkStart w:id="811" w:name="_Toc526323387"/>
        <w:bookmarkStart w:id="812" w:name="_Toc526323441"/>
        <w:bookmarkStart w:id="813" w:name="_Toc526323597"/>
        <w:bookmarkStart w:id="814" w:name="_Toc526323651"/>
        <w:bookmarkStart w:id="815" w:name="_Toc526332181"/>
        <w:bookmarkStart w:id="816" w:name="_Toc526332346"/>
        <w:bookmarkStart w:id="817" w:name="_Toc526332510"/>
        <w:bookmarkStart w:id="818" w:name="_Toc526332674"/>
        <w:bookmarkStart w:id="819" w:name="_Toc526332844"/>
        <w:bookmarkStart w:id="820" w:name="_Toc526333014"/>
        <w:bookmarkStart w:id="821" w:name="_Toc526333178"/>
        <w:bookmarkStart w:id="822" w:name="_Toc526333348"/>
        <w:bookmarkStart w:id="823" w:name="_Toc526333512"/>
        <w:bookmarkStart w:id="824" w:name="_Toc526333677"/>
        <w:bookmarkStart w:id="825" w:name="_Toc526333840"/>
        <w:bookmarkStart w:id="826" w:name="_Toc526334003"/>
        <w:bookmarkStart w:id="827" w:name="_Toc526334166"/>
        <w:bookmarkStart w:id="828" w:name="_Toc526334330"/>
        <w:bookmarkStart w:id="829" w:name="_Toc526334493"/>
        <w:bookmarkStart w:id="830" w:name="_Toc526334657"/>
        <w:bookmarkStart w:id="831" w:name="_Toc526334821"/>
        <w:bookmarkStart w:id="832" w:name="_Toc526334986"/>
        <w:bookmarkStart w:id="833" w:name="_Toc526335150"/>
        <w:bookmarkStart w:id="834" w:name="_Toc526335315"/>
        <w:bookmarkStart w:id="835" w:name="_Toc526335478"/>
        <w:bookmarkStart w:id="836" w:name="_Toc526335641"/>
        <w:bookmarkStart w:id="837" w:name="_Toc526335815"/>
        <w:bookmarkStart w:id="838" w:name="_Toc526335957"/>
        <w:bookmarkStart w:id="839" w:name="_Toc526336101"/>
        <w:bookmarkStart w:id="840" w:name="_Toc526336245"/>
        <w:bookmarkStart w:id="841" w:name="_Toc526336388"/>
        <w:bookmarkStart w:id="842" w:name="_Toc526336557"/>
        <w:bookmarkStart w:id="843" w:name="_Toc526336727"/>
        <w:bookmarkStart w:id="844" w:name="_Toc526336897"/>
        <w:bookmarkStart w:id="845" w:name="_Toc526337067"/>
        <w:bookmarkStart w:id="846" w:name="_Toc526360875"/>
        <w:bookmarkStart w:id="847" w:name="_Toc526362043"/>
        <w:bookmarkStart w:id="848" w:name="_Toc526362130"/>
        <w:bookmarkStart w:id="849" w:name="_Toc526367888"/>
        <w:bookmarkStart w:id="850" w:name="_Toc526408254"/>
        <w:bookmarkStart w:id="851" w:name="_Toc526408415"/>
        <w:bookmarkStart w:id="852" w:name="_Toc526408502"/>
        <w:bookmarkStart w:id="853" w:name="_Toc526408589"/>
        <w:bookmarkStart w:id="854" w:name="_Toc526409238"/>
        <w:bookmarkStart w:id="855" w:name="_Toc526418196"/>
        <w:bookmarkStart w:id="856" w:name="_Toc526418482"/>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del>
    </w:p>
    <w:p w14:paraId="051EB6AF" w14:textId="77777777" w:rsidR="00A74BD8" w:rsidDel="007479DA" w:rsidRDefault="00A74BD8">
      <w:pPr>
        <w:pStyle w:val="Heading1"/>
        <w:rPr>
          <w:del w:id="857" w:author="Peter Simpson" w:date="2018-10-02T20:09:00Z"/>
        </w:rPr>
        <w:pPrChange w:id="858" w:author="Peter Simpson" w:date="2018-10-03T13:03:00Z">
          <w:pPr/>
        </w:pPrChange>
      </w:pPr>
      <w:del w:id="859"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860" w:name="_Toc526274663"/>
        <w:bookmarkStart w:id="861" w:name="_Toc526279202"/>
        <w:bookmarkStart w:id="862" w:name="_Toc526280530"/>
        <w:bookmarkStart w:id="863" w:name="_Toc526323166"/>
        <w:bookmarkStart w:id="864" w:name="_Toc526323388"/>
        <w:bookmarkStart w:id="865" w:name="_Toc526323442"/>
        <w:bookmarkStart w:id="866" w:name="_Toc526323598"/>
        <w:bookmarkStart w:id="867" w:name="_Toc526323652"/>
        <w:bookmarkStart w:id="868" w:name="_Toc526332182"/>
        <w:bookmarkStart w:id="869" w:name="_Toc526332347"/>
        <w:bookmarkStart w:id="870" w:name="_Toc526332511"/>
        <w:bookmarkStart w:id="871" w:name="_Toc526332675"/>
        <w:bookmarkStart w:id="872" w:name="_Toc526332845"/>
        <w:bookmarkStart w:id="873" w:name="_Toc526333015"/>
        <w:bookmarkStart w:id="874" w:name="_Toc526333179"/>
        <w:bookmarkStart w:id="875" w:name="_Toc526333349"/>
        <w:bookmarkStart w:id="876" w:name="_Toc526333513"/>
        <w:bookmarkStart w:id="877" w:name="_Toc526333678"/>
        <w:bookmarkStart w:id="878" w:name="_Toc526333841"/>
        <w:bookmarkStart w:id="879" w:name="_Toc526334004"/>
        <w:bookmarkStart w:id="880" w:name="_Toc526334167"/>
        <w:bookmarkStart w:id="881" w:name="_Toc526334331"/>
        <w:bookmarkStart w:id="882" w:name="_Toc526334494"/>
        <w:bookmarkStart w:id="883" w:name="_Toc526334658"/>
        <w:bookmarkStart w:id="884" w:name="_Toc526334822"/>
        <w:bookmarkStart w:id="885" w:name="_Toc526334987"/>
        <w:bookmarkStart w:id="886" w:name="_Toc526335151"/>
        <w:bookmarkStart w:id="887" w:name="_Toc526335316"/>
        <w:bookmarkStart w:id="888" w:name="_Toc526335479"/>
        <w:bookmarkStart w:id="889" w:name="_Toc526335642"/>
        <w:bookmarkStart w:id="890" w:name="_Toc526335816"/>
        <w:bookmarkStart w:id="891" w:name="_Toc526335958"/>
        <w:bookmarkStart w:id="892" w:name="_Toc526336102"/>
        <w:bookmarkStart w:id="893" w:name="_Toc526336246"/>
        <w:bookmarkStart w:id="894" w:name="_Toc526336389"/>
        <w:bookmarkStart w:id="895" w:name="_Toc526336558"/>
        <w:bookmarkStart w:id="896" w:name="_Toc526336728"/>
        <w:bookmarkStart w:id="897" w:name="_Toc526336898"/>
        <w:bookmarkStart w:id="898" w:name="_Toc526337068"/>
        <w:bookmarkStart w:id="899" w:name="_Toc526360876"/>
        <w:bookmarkStart w:id="900" w:name="_Toc526362044"/>
        <w:bookmarkStart w:id="901" w:name="_Toc526362131"/>
        <w:bookmarkStart w:id="902" w:name="_Toc526367889"/>
        <w:bookmarkStart w:id="903" w:name="_Toc526408255"/>
        <w:bookmarkStart w:id="904" w:name="_Toc526408416"/>
        <w:bookmarkStart w:id="905" w:name="_Toc526408503"/>
        <w:bookmarkStart w:id="906" w:name="_Toc526408590"/>
        <w:bookmarkStart w:id="907" w:name="_Toc526409239"/>
        <w:bookmarkStart w:id="908" w:name="_Toc526418197"/>
        <w:bookmarkStart w:id="909" w:name="_Toc526418483"/>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del>
    </w:p>
    <w:p w14:paraId="065307B8" w14:textId="77777777" w:rsidR="005761CA" w:rsidDel="007479DA" w:rsidRDefault="005761CA">
      <w:pPr>
        <w:pStyle w:val="Heading1"/>
        <w:rPr>
          <w:del w:id="910" w:author="Peter Simpson" w:date="2018-10-02T20:09:00Z"/>
        </w:rPr>
        <w:pPrChange w:id="911" w:author="Peter Simpson" w:date="2018-10-03T13:03:00Z">
          <w:pPr>
            <w:pStyle w:val="Heading3"/>
          </w:pPr>
        </w:pPrChange>
      </w:pPr>
      <w:del w:id="912" w:author="Peter Simpson" w:date="2018-10-02T20:09:00Z">
        <w:r w:rsidDel="007479DA">
          <w:delText>ASCOM API Characteristics</w:delText>
        </w:r>
        <w:bookmarkStart w:id="913" w:name="_Toc526274664"/>
        <w:bookmarkStart w:id="914" w:name="_Toc526279203"/>
        <w:bookmarkStart w:id="915" w:name="_Toc526280531"/>
        <w:bookmarkStart w:id="916" w:name="_Toc526323167"/>
        <w:bookmarkStart w:id="917" w:name="_Toc526323389"/>
        <w:bookmarkStart w:id="918" w:name="_Toc526323443"/>
        <w:bookmarkStart w:id="919" w:name="_Toc526323599"/>
        <w:bookmarkStart w:id="920" w:name="_Toc526323653"/>
        <w:bookmarkStart w:id="921" w:name="_Toc526332183"/>
        <w:bookmarkStart w:id="922" w:name="_Toc526332348"/>
        <w:bookmarkStart w:id="923" w:name="_Toc526332512"/>
        <w:bookmarkStart w:id="924" w:name="_Toc526332676"/>
        <w:bookmarkStart w:id="925" w:name="_Toc526332846"/>
        <w:bookmarkStart w:id="926" w:name="_Toc526333016"/>
        <w:bookmarkStart w:id="927" w:name="_Toc526333180"/>
        <w:bookmarkStart w:id="928" w:name="_Toc526333350"/>
        <w:bookmarkStart w:id="929" w:name="_Toc526333514"/>
        <w:bookmarkStart w:id="930" w:name="_Toc526333679"/>
        <w:bookmarkStart w:id="931" w:name="_Toc526333842"/>
        <w:bookmarkStart w:id="932" w:name="_Toc526334005"/>
        <w:bookmarkStart w:id="933" w:name="_Toc526334168"/>
        <w:bookmarkStart w:id="934" w:name="_Toc526334332"/>
        <w:bookmarkStart w:id="935" w:name="_Toc526334495"/>
        <w:bookmarkStart w:id="936" w:name="_Toc526334659"/>
        <w:bookmarkStart w:id="937" w:name="_Toc526334823"/>
        <w:bookmarkStart w:id="938" w:name="_Toc526334988"/>
        <w:bookmarkStart w:id="939" w:name="_Toc526335152"/>
        <w:bookmarkStart w:id="940" w:name="_Toc526335317"/>
        <w:bookmarkStart w:id="941" w:name="_Toc526335480"/>
        <w:bookmarkStart w:id="942" w:name="_Toc526335643"/>
        <w:bookmarkStart w:id="943" w:name="_Toc526335817"/>
        <w:bookmarkStart w:id="944" w:name="_Toc526335959"/>
        <w:bookmarkStart w:id="945" w:name="_Toc526336103"/>
        <w:bookmarkStart w:id="946" w:name="_Toc526336247"/>
        <w:bookmarkStart w:id="947" w:name="_Toc526336390"/>
        <w:bookmarkStart w:id="948" w:name="_Toc526336559"/>
        <w:bookmarkStart w:id="949" w:name="_Toc526336729"/>
        <w:bookmarkStart w:id="950" w:name="_Toc526336899"/>
        <w:bookmarkStart w:id="951" w:name="_Toc526337069"/>
        <w:bookmarkStart w:id="952" w:name="_Toc526360877"/>
        <w:bookmarkStart w:id="953" w:name="_Toc526362045"/>
        <w:bookmarkStart w:id="954" w:name="_Toc526362132"/>
        <w:bookmarkStart w:id="955" w:name="_Toc526367890"/>
        <w:bookmarkStart w:id="956" w:name="_Toc526408256"/>
        <w:bookmarkStart w:id="957" w:name="_Toc526408417"/>
        <w:bookmarkStart w:id="958" w:name="_Toc526408504"/>
        <w:bookmarkStart w:id="959" w:name="_Toc526408591"/>
        <w:bookmarkStart w:id="960" w:name="_Toc526409240"/>
        <w:bookmarkStart w:id="961" w:name="_Toc526418198"/>
        <w:bookmarkStart w:id="962" w:name="_Toc526418484"/>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3A5BC228" w14:textId="77777777" w:rsidR="004A201D" w:rsidRPr="004A201D" w:rsidDel="007479DA" w:rsidRDefault="004A201D">
      <w:pPr>
        <w:pStyle w:val="Heading1"/>
        <w:rPr>
          <w:del w:id="963" w:author="Peter Simpson" w:date="2018-10-02T20:09:00Z"/>
        </w:rPr>
        <w:pPrChange w:id="964" w:author="Peter Simpson" w:date="2018-10-03T13:03:00Z">
          <w:pPr/>
        </w:pPrChange>
      </w:pPr>
      <w:del w:id="965"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fldChar w:fldCharType="begin"/>
        </w:r>
        <w:r w:rsidR="00A15ED9" w:rsidDel="007479DA">
          <w:delInstrText xml:space="preserve"> REF _Ref525999218 \n </w:delInstrText>
        </w:r>
        <w:r w:rsidR="00A15ED9" w:rsidDel="007479DA">
          <w:fldChar w:fldCharType="separate"/>
        </w:r>
        <w:r w:rsidR="00E075C1" w:rsidDel="007479DA">
          <w:delText>2</w:delText>
        </w:r>
        <w:r w:rsidR="00A15ED9" w:rsidDel="007479DA">
          <w:fldChar w:fldCharType="end"/>
        </w:r>
        <w:r w:rsidDel="007479DA">
          <w:delText>.</w:delText>
        </w:r>
        <w:bookmarkStart w:id="966" w:name="_Toc526274665"/>
        <w:bookmarkStart w:id="967" w:name="_Toc526279204"/>
        <w:bookmarkStart w:id="968" w:name="_Toc526280532"/>
        <w:bookmarkStart w:id="969" w:name="_Toc526323168"/>
        <w:bookmarkStart w:id="970" w:name="_Toc526323390"/>
        <w:bookmarkStart w:id="971" w:name="_Toc526323444"/>
        <w:bookmarkStart w:id="972" w:name="_Toc526323600"/>
        <w:bookmarkStart w:id="973" w:name="_Toc526323654"/>
        <w:bookmarkStart w:id="974" w:name="_Toc526332184"/>
        <w:bookmarkStart w:id="975" w:name="_Toc526332349"/>
        <w:bookmarkStart w:id="976" w:name="_Toc526332513"/>
        <w:bookmarkStart w:id="977" w:name="_Toc526332677"/>
        <w:bookmarkStart w:id="978" w:name="_Toc526332847"/>
        <w:bookmarkStart w:id="979" w:name="_Toc526333017"/>
        <w:bookmarkStart w:id="980" w:name="_Toc526333181"/>
        <w:bookmarkStart w:id="981" w:name="_Toc526333351"/>
        <w:bookmarkStart w:id="982" w:name="_Toc526333515"/>
        <w:bookmarkStart w:id="983" w:name="_Toc526333680"/>
        <w:bookmarkStart w:id="984" w:name="_Toc526333843"/>
        <w:bookmarkStart w:id="985" w:name="_Toc526334006"/>
        <w:bookmarkStart w:id="986" w:name="_Toc526334169"/>
        <w:bookmarkStart w:id="987" w:name="_Toc526334333"/>
        <w:bookmarkStart w:id="988" w:name="_Toc526334496"/>
        <w:bookmarkStart w:id="989" w:name="_Toc526334660"/>
        <w:bookmarkStart w:id="990" w:name="_Toc526334824"/>
        <w:bookmarkStart w:id="991" w:name="_Toc526334989"/>
        <w:bookmarkStart w:id="992" w:name="_Toc526335153"/>
        <w:bookmarkStart w:id="993" w:name="_Toc526335318"/>
        <w:bookmarkStart w:id="994" w:name="_Toc526335481"/>
        <w:bookmarkStart w:id="995" w:name="_Toc526335644"/>
        <w:bookmarkStart w:id="996" w:name="_Toc526335818"/>
        <w:bookmarkStart w:id="997" w:name="_Toc526335960"/>
        <w:bookmarkStart w:id="998" w:name="_Toc526336104"/>
        <w:bookmarkStart w:id="999" w:name="_Toc526336248"/>
        <w:bookmarkStart w:id="1000" w:name="_Toc526336391"/>
        <w:bookmarkStart w:id="1001" w:name="_Toc526336560"/>
        <w:bookmarkStart w:id="1002" w:name="_Toc526336730"/>
        <w:bookmarkStart w:id="1003" w:name="_Toc526336900"/>
        <w:bookmarkStart w:id="1004" w:name="_Toc526337070"/>
        <w:bookmarkStart w:id="1005" w:name="_Toc526360878"/>
        <w:bookmarkStart w:id="1006" w:name="_Toc526362046"/>
        <w:bookmarkStart w:id="1007" w:name="_Toc526362133"/>
        <w:bookmarkStart w:id="1008" w:name="_Toc526367891"/>
        <w:bookmarkStart w:id="1009" w:name="_Toc526408257"/>
        <w:bookmarkStart w:id="1010" w:name="_Toc526408418"/>
        <w:bookmarkStart w:id="1011" w:name="_Toc526408505"/>
        <w:bookmarkStart w:id="1012" w:name="_Toc526408592"/>
        <w:bookmarkStart w:id="1013" w:name="_Toc526409241"/>
        <w:bookmarkStart w:id="1014" w:name="_Toc526418199"/>
        <w:bookmarkStart w:id="1015" w:name="_Toc52641848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del>
    </w:p>
    <w:p w14:paraId="6D344EA1" w14:textId="77777777" w:rsidR="00977284" w:rsidRPr="00977284" w:rsidDel="007479DA" w:rsidRDefault="00977284">
      <w:pPr>
        <w:pStyle w:val="Heading1"/>
        <w:rPr>
          <w:del w:id="1016" w:author="Peter Simpson" w:date="2018-10-02T20:09:00Z"/>
        </w:rPr>
        <w:pPrChange w:id="1017" w:author="Peter Simpson" w:date="2018-10-03T13:03:00Z">
          <w:pPr>
            <w:pStyle w:val="ListParagraph"/>
            <w:numPr>
              <w:numId w:val="23"/>
            </w:numPr>
            <w:ind w:hanging="360"/>
          </w:pPr>
        </w:pPrChange>
      </w:pPr>
      <w:del w:id="1018"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1019" w:name="_Toc526274666"/>
        <w:bookmarkStart w:id="1020" w:name="_Toc526279205"/>
        <w:bookmarkStart w:id="1021" w:name="_Toc526280533"/>
        <w:bookmarkStart w:id="1022" w:name="_Toc526323169"/>
        <w:bookmarkStart w:id="1023" w:name="_Toc526323391"/>
        <w:bookmarkStart w:id="1024" w:name="_Toc526323445"/>
        <w:bookmarkStart w:id="1025" w:name="_Toc526323601"/>
        <w:bookmarkStart w:id="1026" w:name="_Toc526323655"/>
        <w:bookmarkStart w:id="1027" w:name="_Toc526332185"/>
        <w:bookmarkStart w:id="1028" w:name="_Toc526332350"/>
        <w:bookmarkStart w:id="1029" w:name="_Toc526332514"/>
        <w:bookmarkStart w:id="1030" w:name="_Toc526332678"/>
        <w:bookmarkStart w:id="1031" w:name="_Toc526332848"/>
        <w:bookmarkStart w:id="1032" w:name="_Toc526333018"/>
        <w:bookmarkStart w:id="1033" w:name="_Toc526333182"/>
        <w:bookmarkStart w:id="1034" w:name="_Toc526333352"/>
        <w:bookmarkStart w:id="1035" w:name="_Toc526333516"/>
        <w:bookmarkStart w:id="1036" w:name="_Toc526333681"/>
        <w:bookmarkStart w:id="1037" w:name="_Toc526333844"/>
        <w:bookmarkStart w:id="1038" w:name="_Toc526334007"/>
        <w:bookmarkStart w:id="1039" w:name="_Toc526334170"/>
        <w:bookmarkStart w:id="1040" w:name="_Toc526334334"/>
        <w:bookmarkStart w:id="1041" w:name="_Toc526334497"/>
        <w:bookmarkStart w:id="1042" w:name="_Toc526334661"/>
        <w:bookmarkStart w:id="1043" w:name="_Toc526334825"/>
        <w:bookmarkStart w:id="1044" w:name="_Toc526334990"/>
        <w:bookmarkStart w:id="1045" w:name="_Toc526335154"/>
        <w:bookmarkStart w:id="1046" w:name="_Toc526335319"/>
        <w:bookmarkStart w:id="1047" w:name="_Toc526335482"/>
        <w:bookmarkStart w:id="1048" w:name="_Toc526335645"/>
        <w:bookmarkStart w:id="1049" w:name="_Toc526335819"/>
        <w:bookmarkStart w:id="1050" w:name="_Toc526335961"/>
        <w:bookmarkStart w:id="1051" w:name="_Toc526336105"/>
        <w:bookmarkStart w:id="1052" w:name="_Toc526336249"/>
        <w:bookmarkStart w:id="1053" w:name="_Toc526336392"/>
        <w:bookmarkStart w:id="1054" w:name="_Toc526336561"/>
        <w:bookmarkStart w:id="1055" w:name="_Toc526336731"/>
        <w:bookmarkStart w:id="1056" w:name="_Toc526336901"/>
        <w:bookmarkStart w:id="1057" w:name="_Toc526337071"/>
        <w:bookmarkStart w:id="1058" w:name="_Toc526360879"/>
        <w:bookmarkStart w:id="1059" w:name="_Toc526362047"/>
        <w:bookmarkStart w:id="1060" w:name="_Toc526362134"/>
        <w:bookmarkStart w:id="1061" w:name="_Toc526367892"/>
        <w:bookmarkStart w:id="1062" w:name="_Toc526408258"/>
        <w:bookmarkStart w:id="1063" w:name="_Toc526408419"/>
        <w:bookmarkStart w:id="1064" w:name="_Toc526408506"/>
        <w:bookmarkStart w:id="1065" w:name="_Toc526408593"/>
        <w:bookmarkStart w:id="1066" w:name="_Toc526409242"/>
        <w:bookmarkStart w:id="1067" w:name="_Toc526418200"/>
        <w:bookmarkStart w:id="1068" w:name="_Toc526418486"/>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del>
    </w:p>
    <w:p w14:paraId="0AB97AAA" w14:textId="77777777" w:rsidR="00175AE7" w:rsidRPr="00175AE7" w:rsidDel="007479DA" w:rsidRDefault="00175AE7">
      <w:pPr>
        <w:pStyle w:val="Heading1"/>
        <w:rPr>
          <w:del w:id="1069" w:author="Peter Simpson" w:date="2018-10-02T20:09:00Z"/>
        </w:rPr>
        <w:pPrChange w:id="1070" w:author="Peter Simpson" w:date="2018-10-03T13:03:00Z">
          <w:pPr>
            <w:pStyle w:val="ListParagraph"/>
            <w:numPr>
              <w:numId w:val="23"/>
            </w:numPr>
            <w:ind w:hanging="360"/>
          </w:pPr>
        </w:pPrChange>
      </w:pPr>
      <w:del w:id="1071"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1072" w:name="_Toc526274667"/>
        <w:bookmarkStart w:id="1073" w:name="_Toc526279206"/>
        <w:bookmarkStart w:id="1074" w:name="_Toc526280534"/>
        <w:bookmarkStart w:id="1075" w:name="_Toc526323170"/>
        <w:bookmarkStart w:id="1076" w:name="_Toc526323392"/>
        <w:bookmarkStart w:id="1077" w:name="_Toc526323446"/>
        <w:bookmarkStart w:id="1078" w:name="_Toc526323602"/>
        <w:bookmarkStart w:id="1079" w:name="_Toc526323656"/>
        <w:bookmarkStart w:id="1080" w:name="_Toc526332186"/>
        <w:bookmarkStart w:id="1081" w:name="_Toc526332351"/>
        <w:bookmarkStart w:id="1082" w:name="_Toc526332515"/>
        <w:bookmarkStart w:id="1083" w:name="_Toc526332679"/>
        <w:bookmarkStart w:id="1084" w:name="_Toc526332849"/>
        <w:bookmarkStart w:id="1085" w:name="_Toc526333019"/>
        <w:bookmarkStart w:id="1086" w:name="_Toc526333183"/>
        <w:bookmarkStart w:id="1087" w:name="_Toc526333353"/>
        <w:bookmarkStart w:id="1088" w:name="_Toc526333517"/>
        <w:bookmarkStart w:id="1089" w:name="_Toc526333682"/>
        <w:bookmarkStart w:id="1090" w:name="_Toc526333845"/>
        <w:bookmarkStart w:id="1091" w:name="_Toc526334008"/>
        <w:bookmarkStart w:id="1092" w:name="_Toc526334171"/>
        <w:bookmarkStart w:id="1093" w:name="_Toc526334335"/>
        <w:bookmarkStart w:id="1094" w:name="_Toc526334498"/>
        <w:bookmarkStart w:id="1095" w:name="_Toc526334662"/>
        <w:bookmarkStart w:id="1096" w:name="_Toc526334826"/>
        <w:bookmarkStart w:id="1097" w:name="_Toc526334991"/>
        <w:bookmarkStart w:id="1098" w:name="_Toc526335155"/>
        <w:bookmarkStart w:id="1099" w:name="_Toc526335320"/>
        <w:bookmarkStart w:id="1100" w:name="_Toc526335483"/>
        <w:bookmarkStart w:id="1101" w:name="_Toc526335646"/>
        <w:bookmarkStart w:id="1102" w:name="_Toc526335820"/>
        <w:bookmarkStart w:id="1103" w:name="_Toc526335962"/>
        <w:bookmarkStart w:id="1104" w:name="_Toc526336106"/>
        <w:bookmarkStart w:id="1105" w:name="_Toc526336250"/>
        <w:bookmarkStart w:id="1106" w:name="_Toc526336393"/>
        <w:bookmarkStart w:id="1107" w:name="_Toc526336562"/>
        <w:bookmarkStart w:id="1108" w:name="_Toc526336732"/>
        <w:bookmarkStart w:id="1109" w:name="_Toc526336902"/>
        <w:bookmarkStart w:id="1110" w:name="_Toc526337072"/>
        <w:bookmarkStart w:id="1111" w:name="_Toc526360880"/>
        <w:bookmarkStart w:id="1112" w:name="_Toc526362048"/>
        <w:bookmarkStart w:id="1113" w:name="_Toc526362135"/>
        <w:bookmarkStart w:id="1114" w:name="_Toc526367893"/>
        <w:bookmarkStart w:id="1115" w:name="_Toc526408259"/>
        <w:bookmarkStart w:id="1116" w:name="_Toc526408420"/>
        <w:bookmarkStart w:id="1117" w:name="_Toc526408507"/>
        <w:bookmarkStart w:id="1118" w:name="_Toc526408594"/>
        <w:bookmarkStart w:id="1119" w:name="_Toc526409243"/>
        <w:bookmarkStart w:id="1120" w:name="_Toc526418201"/>
        <w:bookmarkStart w:id="1121" w:name="_Toc526418487"/>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del>
    </w:p>
    <w:p w14:paraId="08A38F1F" w14:textId="77777777" w:rsidR="005761CA" w:rsidDel="007479DA" w:rsidRDefault="005761CA">
      <w:pPr>
        <w:pStyle w:val="Heading1"/>
        <w:rPr>
          <w:del w:id="1122" w:author="Peter Simpson" w:date="2018-10-02T20:09:00Z"/>
        </w:rPr>
        <w:pPrChange w:id="1123" w:author="Peter Simpson" w:date="2018-10-03T13:03:00Z">
          <w:pPr>
            <w:pStyle w:val="ListParagraph"/>
            <w:numPr>
              <w:numId w:val="23"/>
            </w:numPr>
            <w:ind w:hanging="360"/>
          </w:pPr>
        </w:pPrChange>
      </w:pPr>
      <w:del w:id="1124"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1125" w:name="_Toc526274668"/>
        <w:bookmarkStart w:id="1126" w:name="_Toc526279207"/>
        <w:bookmarkStart w:id="1127" w:name="_Toc526280535"/>
        <w:bookmarkStart w:id="1128" w:name="_Toc526323171"/>
        <w:bookmarkStart w:id="1129" w:name="_Toc526323393"/>
        <w:bookmarkStart w:id="1130" w:name="_Toc526323447"/>
        <w:bookmarkStart w:id="1131" w:name="_Toc526323603"/>
        <w:bookmarkStart w:id="1132" w:name="_Toc526323657"/>
        <w:bookmarkStart w:id="1133" w:name="_Toc526332187"/>
        <w:bookmarkStart w:id="1134" w:name="_Toc526332352"/>
        <w:bookmarkStart w:id="1135" w:name="_Toc526332516"/>
        <w:bookmarkStart w:id="1136" w:name="_Toc526332680"/>
        <w:bookmarkStart w:id="1137" w:name="_Toc526332850"/>
        <w:bookmarkStart w:id="1138" w:name="_Toc526333020"/>
        <w:bookmarkStart w:id="1139" w:name="_Toc526333184"/>
        <w:bookmarkStart w:id="1140" w:name="_Toc526333354"/>
        <w:bookmarkStart w:id="1141" w:name="_Toc526333518"/>
        <w:bookmarkStart w:id="1142" w:name="_Toc526333683"/>
        <w:bookmarkStart w:id="1143" w:name="_Toc526333846"/>
        <w:bookmarkStart w:id="1144" w:name="_Toc526334009"/>
        <w:bookmarkStart w:id="1145" w:name="_Toc526334172"/>
        <w:bookmarkStart w:id="1146" w:name="_Toc526334336"/>
        <w:bookmarkStart w:id="1147" w:name="_Toc526334499"/>
        <w:bookmarkStart w:id="1148" w:name="_Toc526334663"/>
        <w:bookmarkStart w:id="1149" w:name="_Toc526334827"/>
        <w:bookmarkStart w:id="1150" w:name="_Toc526334992"/>
        <w:bookmarkStart w:id="1151" w:name="_Toc526335156"/>
        <w:bookmarkStart w:id="1152" w:name="_Toc526335321"/>
        <w:bookmarkStart w:id="1153" w:name="_Toc526335484"/>
        <w:bookmarkStart w:id="1154" w:name="_Toc526335647"/>
        <w:bookmarkStart w:id="1155" w:name="_Toc526335821"/>
        <w:bookmarkStart w:id="1156" w:name="_Toc526335963"/>
        <w:bookmarkStart w:id="1157" w:name="_Toc526336107"/>
        <w:bookmarkStart w:id="1158" w:name="_Toc526336251"/>
        <w:bookmarkStart w:id="1159" w:name="_Toc526336394"/>
        <w:bookmarkStart w:id="1160" w:name="_Toc526336563"/>
        <w:bookmarkStart w:id="1161" w:name="_Toc526336733"/>
        <w:bookmarkStart w:id="1162" w:name="_Toc526336903"/>
        <w:bookmarkStart w:id="1163" w:name="_Toc526337073"/>
        <w:bookmarkStart w:id="1164" w:name="_Toc526360881"/>
        <w:bookmarkStart w:id="1165" w:name="_Toc526362049"/>
        <w:bookmarkStart w:id="1166" w:name="_Toc526362136"/>
        <w:bookmarkStart w:id="1167" w:name="_Toc526367894"/>
        <w:bookmarkStart w:id="1168" w:name="_Toc526408260"/>
        <w:bookmarkStart w:id="1169" w:name="_Toc526408421"/>
        <w:bookmarkStart w:id="1170" w:name="_Toc526408508"/>
        <w:bookmarkStart w:id="1171" w:name="_Toc526408595"/>
        <w:bookmarkStart w:id="1172" w:name="_Toc526409244"/>
        <w:bookmarkStart w:id="1173" w:name="_Toc526418202"/>
        <w:bookmarkStart w:id="1174" w:name="_Toc526418488"/>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del>
    </w:p>
    <w:p w14:paraId="05B6570E" w14:textId="77777777" w:rsidR="009725C0" w:rsidDel="007479DA" w:rsidRDefault="009725C0">
      <w:pPr>
        <w:pStyle w:val="Heading1"/>
        <w:rPr>
          <w:del w:id="1175" w:author="Peter Simpson" w:date="2018-10-02T20:09:00Z"/>
        </w:rPr>
        <w:pPrChange w:id="1176" w:author="Peter Simpson" w:date="2018-10-03T13:03:00Z">
          <w:pPr>
            <w:pStyle w:val="Heading3"/>
          </w:pPr>
        </w:pPrChange>
      </w:pPr>
      <w:del w:id="1177" w:author="Peter Simpson" w:date="2018-10-02T20:09:00Z">
        <w:r w:rsidDel="007479DA">
          <w:delText>Behavioral Rules</w:delText>
        </w:r>
        <w:bookmarkStart w:id="1178" w:name="_Toc526274669"/>
        <w:bookmarkStart w:id="1179" w:name="_Toc526279208"/>
        <w:bookmarkStart w:id="1180" w:name="_Toc526280536"/>
        <w:bookmarkStart w:id="1181" w:name="_Toc526323172"/>
        <w:bookmarkStart w:id="1182" w:name="_Toc526323394"/>
        <w:bookmarkStart w:id="1183" w:name="_Toc526323448"/>
        <w:bookmarkStart w:id="1184" w:name="_Toc526323604"/>
        <w:bookmarkStart w:id="1185" w:name="_Toc526323658"/>
        <w:bookmarkStart w:id="1186" w:name="_Toc526332188"/>
        <w:bookmarkStart w:id="1187" w:name="_Toc526332353"/>
        <w:bookmarkStart w:id="1188" w:name="_Toc526332517"/>
        <w:bookmarkStart w:id="1189" w:name="_Toc526332681"/>
        <w:bookmarkStart w:id="1190" w:name="_Toc526332851"/>
        <w:bookmarkStart w:id="1191" w:name="_Toc526333021"/>
        <w:bookmarkStart w:id="1192" w:name="_Toc526333185"/>
        <w:bookmarkStart w:id="1193" w:name="_Toc526333355"/>
        <w:bookmarkStart w:id="1194" w:name="_Toc526333519"/>
        <w:bookmarkStart w:id="1195" w:name="_Toc526333684"/>
        <w:bookmarkStart w:id="1196" w:name="_Toc526333847"/>
        <w:bookmarkStart w:id="1197" w:name="_Toc526334010"/>
        <w:bookmarkStart w:id="1198" w:name="_Toc526334173"/>
        <w:bookmarkStart w:id="1199" w:name="_Toc526334337"/>
        <w:bookmarkStart w:id="1200" w:name="_Toc526334500"/>
        <w:bookmarkStart w:id="1201" w:name="_Toc526334664"/>
        <w:bookmarkStart w:id="1202" w:name="_Toc526334828"/>
        <w:bookmarkStart w:id="1203" w:name="_Toc526334993"/>
        <w:bookmarkStart w:id="1204" w:name="_Toc526335157"/>
        <w:bookmarkStart w:id="1205" w:name="_Toc526335322"/>
        <w:bookmarkStart w:id="1206" w:name="_Toc526335485"/>
        <w:bookmarkStart w:id="1207" w:name="_Toc526335648"/>
        <w:bookmarkStart w:id="1208" w:name="_Toc526335822"/>
        <w:bookmarkStart w:id="1209" w:name="_Toc526335964"/>
        <w:bookmarkStart w:id="1210" w:name="_Toc526336108"/>
        <w:bookmarkStart w:id="1211" w:name="_Toc526336252"/>
        <w:bookmarkStart w:id="1212" w:name="_Toc526336395"/>
        <w:bookmarkStart w:id="1213" w:name="_Toc526336564"/>
        <w:bookmarkStart w:id="1214" w:name="_Toc526336734"/>
        <w:bookmarkStart w:id="1215" w:name="_Toc526336904"/>
        <w:bookmarkStart w:id="1216" w:name="_Toc526337074"/>
        <w:bookmarkStart w:id="1217" w:name="_Toc526360882"/>
        <w:bookmarkStart w:id="1218" w:name="_Toc526362050"/>
        <w:bookmarkStart w:id="1219" w:name="_Toc526362137"/>
        <w:bookmarkStart w:id="1220" w:name="_Toc526367895"/>
        <w:bookmarkStart w:id="1221" w:name="_Toc526408261"/>
        <w:bookmarkStart w:id="1222" w:name="_Toc526408422"/>
        <w:bookmarkStart w:id="1223" w:name="_Toc526408509"/>
        <w:bookmarkStart w:id="1224" w:name="_Toc526408596"/>
        <w:bookmarkStart w:id="1225" w:name="_Toc526409245"/>
        <w:bookmarkStart w:id="1226" w:name="_Toc526418203"/>
        <w:bookmarkStart w:id="1227" w:name="_Toc526418489"/>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del>
    </w:p>
    <w:p w14:paraId="3F366FCE" w14:textId="77777777" w:rsidR="009725C0" w:rsidDel="007479DA" w:rsidRDefault="00525F50">
      <w:pPr>
        <w:pStyle w:val="Heading1"/>
        <w:rPr>
          <w:del w:id="1228" w:author="Peter Simpson" w:date="2018-10-02T20:09:00Z"/>
        </w:rPr>
        <w:pPrChange w:id="1229" w:author="Peter Simpson" w:date="2018-10-03T13:03:00Z">
          <w:pPr/>
        </w:pPrChange>
      </w:pPr>
      <w:del w:id="1230"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1231" w:name="_Toc526274670"/>
        <w:bookmarkStart w:id="1232" w:name="_Toc526279209"/>
        <w:bookmarkStart w:id="1233" w:name="_Toc526280537"/>
        <w:bookmarkStart w:id="1234" w:name="_Toc526323173"/>
        <w:bookmarkStart w:id="1235" w:name="_Toc526323395"/>
        <w:bookmarkStart w:id="1236" w:name="_Toc526323449"/>
        <w:bookmarkStart w:id="1237" w:name="_Toc526323605"/>
        <w:bookmarkStart w:id="1238" w:name="_Toc526323659"/>
        <w:bookmarkStart w:id="1239" w:name="_Toc526332189"/>
        <w:bookmarkStart w:id="1240" w:name="_Toc526332354"/>
        <w:bookmarkStart w:id="1241" w:name="_Toc526332518"/>
        <w:bookmarkStart w:id="1242" w:name="_Toc526332682"/>
        <w:bookmarkStart w:id="1243" w:name="_Toc526332852"/>
        <w:bookmarkStart w:id="1244" w:name="_Toc526333022"/>
        <w:bookmarkStart w:id="1245" w:name="_Toc526333186"/>
        <w:bookmarkStart w:id="1246" w:name="_Toc526333356"/>
        <w:bookmarkStart w:id="1247" w:name="_Toc526333520"/>
        <w:bookmarkStart w:id="1248" w:name="_Toc526333685"/>
        <w:bookmarkStart w:id="1249" w:name="_Toc526333848"/>
        <w:bookmarkStart w:id="1250" w:name="_Toc526334011"/>
        <w:bookmarkStart w:id="1251" w:name="_Toc526334174"/>
        <w:bookmarkStart w:id="1252" w:name="_Toc526334338"/>
        <w:bookmarkStart w:id="1253" w:name="_Toc526334501"/>
        <w:bookmarkStart w:id="1254" w:name="_Toc526334665"/>
        <w:bookmarkStart w:id="1255" w:name="_Toc526334829"/>
        <w:bookmarkStart w:id="1256" w:name="_Toc526334994"/>
        <w:bookmarkStart w:id="1257" w:name="_Toc526335158"/>
        <w:bookmarkStart w:id="1258" w:name="_Toc526335323"/>
        <w:bookmarkStart w:id="1259" w:name="_Toc526335486"/>
        <w:bookmarkStart w:id="1260" w:name="_Toc526335649"/>
        <w:bookmarkStart w:id="1261" w:name="_Toc526335823"/>
        <w:bookmarkStart w:id="1262" w:name="_Toc526335965"/>
        <w:bookmarkStart w:id="1263" w:name="_Toc526336109"/>
        <w:bookmarkStart w:id="1264" w:name="_Toc526336253"/>
        <w:bookmarkStart w:id="1265" w:name="_Toc526336396"/>
        <w:bookmarkStart w:id="1266" w:name="_Toc526336565"/>
        <w:bookmarkStart w:id="1267" w:name="_Toc526336735"/>
        <w:bookmarkStart w:id="1268" w:name="_Toc526336905"/>
        <w:bookmarkStart w:id="1269" w:name="_Toc526337075"/>
        <w:bookmarkStart w:id="1270" w:name="_Toc526360883"/>
        <w:bookmarkStart w:id="1271" w:name="_Toc526362051"/>
        <w:bookmarkStart w:id="1272" w:name="_Toc526362138"/>
        <w:bookmarkStart w:id="1273" w:name="_Toc526367896"/>
        <w:bookmarkStart w:id="1274" w:name="_Toc526408262"/>
        <w:bookmarkStart w:id="1275" w:name="_Toc526408423"/>
        <w:bookmarkStart w:id="1276" w:name="_Toc526408510"/>
        <w:bookmarkStart w:id="1277" w:name="_Toc526408597"/>
        <w:bookmarkStart w:id="1278" w:name="_Toc526409246"/>
        <w:bookmarkStart w:id="1279" w:name="_Toc526418204"/>
        <w:bookmarkStart w:id="1280" w:name="_Toc52641849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del>
    </w:p>
    <w:p w14:paraId="266C02C3" w14:textId="77777777" w:rsidR="00525F50" w:rsidDel="007479DA" w:rsidRDefault="00525F50">
      <w:pPr>
        <w:pStyle w:val="Heading1"/>
        <w:rPr>
          <w:del w:id="1281" w:author="Peter Simpson" w:date="2018-10-02T20:09:00Z"/>
        </w:rPr>
        <w:pPrChange w:id="1282" w:author="Peter Simpson" w:date="2018-10-03T13:03:00Z">
          <w:pPr>
            <w:pStyle w:val="ListParagraph"/>
            <w:numPr>
              <w:numId w:val="22"/>
            </w:numPr>
            <w:ind w:hanging="360"/>
          </w:pPr>
        </w:pPrChange>
      </w:pPr>
      <w:del w:id="1283"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284" w:name="_Toc526274671"/>
        <w:bookmarkStart w:id="1285" w:name="_Toc526279210"/>
        <w:bookmarkStart w:id="1286" w:name="_Toc526280538"/>
        <w:bookmarkStart w:id="1287" w:name="_Toc526323174"/>
        <w:bookmarkStart w:id="1288" w:name="_Toc526323396"/>
        <w:bookmarkStart w:id="1289" w:name="_Toc526323450"/>
        <w:bookmarkStart w:id="1290" w:name="_Toc526323606"/>
        <w:bookmarkStart w:id="1291" w:name="_Toc526323660"/>
        <w:bookmarkStart w:id="1292" w:name="_Toc526332190"/>
        <w:bookmarkStart w:id="1293" w:name="_Toc526332355"/>
        <w:bookmarkStart w:id="1294" w:name="_Toc526332519"/>
        <w:bookmarkStart w:id="1295" w:name="_Toc526332683"/>
        <w:bookmarkStart w:id="1296" w:name="_Toc526332853"/>
        <w:bookmarkStart w:id="1297" w:name="_Toc526333023"/>
        <w:bookmarkStart w:id="1298" w:name="_Toc526333187"/>
        <w:bookmarkStart w:id="1299" w:name="_Toc526333357"/>
        <w:bookmarkStart w:id="1300" w:name="_Toc526333521"/>
        <w:bookmarkStart w:id="1301" w:name="_Toc526333686"/>
        <w:bookmarkStart w:id="1302" w:name="_Toc526333849"/>
        <w:bookmarkStart w:id="1303" w:name="_Toc526334012"/>
        <w:bookmarkStart w:id="1304" w:name="_Toc526334175"/>
        <w:bookmarkStart w:id="1305" w:name="_Toc526334339"/>
        <w:bookmarkStart w:id="1306" w:name="_Toc526334502"/>
        <w:bookmarkStart w:id="1307" w:name="_Toc526334666"/>
        <w:bookmarkStart w:id="1308" w:name="_Toc526334830"/>
        <w:bookmarkStart w:id="1309" w:name="_Toc526334995"/>
        <w:bookmarkStart w:id="1310" w:name="_Toc526335159"/>
        <w:bookmarkStart w:id="1311" w:name="_Toc526335324"/>
        <w:bookmarkStart w:id="1312" w:name="_Toc526335487"/>
        <w:bookmarkStart w:id="1313" w:name="_Toc526335650"/>
        <w:bookmarkStart w:id="1314" w:name="_Toc526335824"/>
        <w:bookmarkStart w:id="1315" w:name="_Toc526335966"/>
        <w:bookmarkStart w:id="1316" w:name="_Toc526336110"/>
        <w:bookmarkStart w:id="1317" w:name="_Toc526336254"/>
        <w:bookmarkStart w:id="1318" w:name="_Toc526336397"/>
        <w:bookmarkStart w:id="1319" w:name="_Toc526336566"/>
        <w:bookmarkStart w:id="1320" w:name="_Toc526336736"/>
        <w:bookmarkStart w:id="1321" w:name="_Toc526336906"/>
        <w:bookmarkStart w:id="1322" w:name="_Toc526337076"/>
        <w:bookmarkStart w:id="1323" w:name="_Toc526360884"/>
        <w:bookmarkStart w:id="1324" w:name="_Toc526362052"/>
        <w:bookmarkStart w:id="1325" w:name="_Toc526362139"/>
        <w:bookmarkStart w:id="1326" w:name="_Toc526367897"/>
        <w:bookmarkStart w:id="1327" w:name="_Toc526408263"/>
        <w:bookmarkStart w:id="1328" w:name="_Toc526408424"/>
        <w:bookmarkStart w:id="1329" w:name="_Toc526408511"/>
        <w:bookmarkStart w:id="1330" w:name="_Toc526408598"/>
        <w:bookmarkStart w:id="1331" w:name="_Toc526409247"/>
        <w:bookmarkStart w:id="1332" w:name="_Toc526418205"/>
        <w:bookmarkStart w:id="1333" w:name="_Toc526418491"/>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del>
    </w:p>
    <w:p w14:paraId="18B2ACE9" w14:textId="77777777" w:rsidR="00C5170B" w:rsidDel="007479DA" w:rsidRDefault="00C5170B">
      <w:pPr>
        <w:pStyle w:val="Heading1"/>
        <w:rPr>
          <w:del w:id="1334" w:author="Peter Simpson" w:date="2018-10-02T20:09:00Z"/>
        </w:rPr>
        <w:pPrChange w:id="1335" w:author="Peter Simpson" w:date="2018-10-03T13:03:00Z">
          <w:pPr>
            <w:pStyle w:val="ListParagraph"/>
            <w:numPr>
              <w:numId w:val="22"/>
            </w:numPr>
            <w:ind w:hanging="360"/>
          </w:pPr>
        </w:pPrChange>
      </w:pPr>
      <w:del w:id="1336"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337" w:name="_Toc526274672"/>
        <w:bookmarkStart w:id="1338" w:name="_Toc526279211"/>
        <w:bookmarkStart w:id="1339" w:name="_Toc526280539"/>
        <w:bookmarkStart w:id="1340" w:name="_Toc526323175"/>
        <w:bookmarkStart w:id="1341" w:name="_Toc526323397"/>
        <w:bookmarkStart w:id="1342" w:name="_Toc526323451"/>
        <w:bookmarkStart w:id="1343" w:name="_Toc526323607"/>
        <w:bookmarkStart w:id="1344" w:name="_Toc526323661"/>
        <w:bookmarkStart w:id="1345" w:name="_Toc526332191"/>
        <w:bookmarkStart w:id="1346" w:name="_Toc526332356"/>
        <w:bookmarkStart w:id="1347" w:name="_Toc526332520"/>
        <w:bookmarkStart w:id="1348" w:name="_Toc526332684"/>
        <w:bookmarkStart w:id="1349" w:name="_Toc526332854"/>
        <w:bookmarkStart w:id="1350" w:name="_Toc526333024"/>
        <w:bookmarkStart w:id="1351" w:name="_Toc526333188"/>
        <w:bookmarkStart w:id="1352" w:name="_Toc526333358"/>
        <w:bookmarkStart w:id="1353" w:name="_Toc526333522"/>
        <w:bookmarkStart w:id="1354" w:name="_Toc526333687"/>
        <w:bookmarkStart w:id="1355" w:name="_Toc526333850"/>
        <w:bookmarkStart w:id="1356" w:name="_Toc526334013"/>
        <w:bookmarkStart w:id="1357" w:name="_Toc526334176"/>
        <w:bookmarkStart w:id="1358" w:name="_Toc526334340"/>
        <w:bookmarkStart w:id="1359" w:name="_Toc526334503"/>
        <w:bookmarkStart w:id="1360" w:name="_Toc526334667"/>
        <w:bookmarkStart w:id="1361" w:name="_Toc526334831"/>
        <w:bookmarkStart w:id="1362" w:name="_Toc526334996"/>
        <w:bookmarkStart w:id="1363" w:name="_Toc526335160"/>
        <w:bookmarkStart w:id="1364" w:name="_Toc526335325"/>
        <w:bookmarkStart w:id="1365" w:name="_Toc526335488"/>
        <w:bookmarkStart w:id="1366" w:name="_Toc526335651"/>
        <w:bookmarkStart w:id="1367" w:name="_Toc526335825"/>
        <w:bookmarkStart w:id="1368" w:name="_Toc526335967"/>
        <w:bookmarkStart w:id="1369" w:name="_Toc526336111"/>
        <w:bookmarkStart w:id="1370" w:name="_Toc526336255"/>
        <w:bookmarkStart w:id="1371" w:name="_Toc526336398"/>
        <w:bookmarkStart w:id="1372" w:name="_Toc526336567"/>
        <w:bookmarkStart w:id="1373" w:name="_Toc526336737"/>
        <w:bookmarkStart w:id="1374" w:name="_Toc526336907"/>
        <w:bookmarkStart w:id="1375" w:name="_Toc526337077"/>
        <w:bookmarkStart w:id="1376" w:name="_Toc526360885"/>
        <w:bookmarkStart w:id="1377" w:name="_Toc526362053"/>
        <w:bookmarkStart w:id="1378" w:name="_Toc526362140"/>
        <w:bookmarkStart w:id="1379" w:name="_Toc526367898"/>
        <w:bookmarkStart w:id="1380" w:name="_Toc526408264"/>
        <w:bookmarkStart w:id="1381" w:name="_Toc526408425"/>
        <w:bookmarkStart w:id="1382" w:name="_Toc526408512"/>
        <w:bookmarkStart w:id="1383" w:name="_Toc526408599"/>
        <w:bookmarkStart w:id="1384" w:name="_Toc526409248"/>
        <w:bookmarkStart w:id="1385" w:name="_Toc526418206"/>
        <w:bookmarkStart w:id="1386" w:name="_Toc526418492"/>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del>
    </w:p>
    <w:p w14:paraId="19A037B8" w14:textId="77777777" w:rsidR="00525F50" w:rsidDel="007479DA" w:rsidRDefault="00525F50">
      <w:pPr>
        <w:pStyle w:val="Heading1"/>
        <w:rPr>
          <w:del w:id="1387" w:author="Peter Simpson" w:date="2018-10-02T20:09:00Z"/>
        </w:rPr>
        <w:pPrChange w:id="1388" w:author="Peter Simpson" w:date="2018-10-03T13:03:00Z">
          <w:pPr>
            <w:pStyle w:val="ListParagraph"/>
            <w:numPr>
              <w:numId w:val="22"/>
            </w:numPr>
            <w:ind w:hanging="360"/>
          </w:pPr>
        </w:pPrChange>
      </w:pPr>
      <w:del w:id="1389"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390" w:name="_Toc526274673"/>
        <w:bookmarkStart w:id="1391" w:name="_Toc526279212"/>
        <w:bookmarkStart w:id="1392" w:name="_Toc526280540"/>
        <w:bookmarkStart w:id="1393" w:name="_Toc526323176"/>
        <w:bookmarkStart w:id="1394" w:name="_Toc526323398"/>
        <w:bookmarkStart w:id="1395" w:name="_Toc526323452"/>
        <w:bookmarkStart w:id="1396" w:name="_Toc526323608"/>
        <w:bookmarkStart w:id="1397" w:name="_Toc526323662"/>
        <w:bookmarkStart w:id="1398" w:name="_Toc526332192"/>
        <w:bookmarkStart w:id="1399" w:name="_Toc526332357"/>
        <w:bookmarkStart w:id="1400" w:name="_Toc526332521"/>
        <w:bookmarkStart w:id="1401" w:name="_Toc526332685"/>
        <w:bookmarkStart w:id="1402" w:name="_Toc526332855"/>
        <w:bookmarkStart w:id="1403" w:name="_Toc526333025"/>
        <w:bookmarkStart w:id="1404" w:name="_Toc526333189"/>
        <w:bookmarkStart w:id="1405" w:name="_Toc526333359"/>
        <w:bookmarkStart w:id="1406" w:name="_Toc526333523"/>
        <w:bookmarkStart w:id="1407" w:name="_Toc526333688"/>
        <w:bookmarkStart w:id="1408" w:name="_Toc526333851"/>
        <w:bookmarkStart w:id="1409" w:name="_Toc526334014"/>
        <w:bookmarkStart w:id="1410" w:name="_Toc526334177"/>
        <w:bookmarkStart w:id="1411" w:name="_Toc526334341"/>
        <w:bookmarkStart w:id="1412" w:name="_Toc526334504"/>
        <w:bookmarkStart w:id="1413" w:name="_Toc526334668"/>
        <w:bookmarkStart w:id="1414" w:name="_Toc526334832"/>
        <w:bookmarkStart w:id="1415" w:name="_Toc526334997"/>
        <w:bookmarkStart w:id="1416" w:name="_Toc526335161"/>
        <w:bookmarkStart w:id="1417" w:name="_Toc526335326"/>
        <w:bookmarkStart w:id="1418" w:name="_Toc526335489"/>
        <w:bookmarkStart w:id="1419" w:name="_Toc526335652"/>
        <w:bookmarkStart w:id="1420" w:name="_Toc526335826"/>
        <w:bookmarkStart w:id="1421" w:name="_Toc526335968"/>
        <w:bookmarkStart w:id="1422" w:name="_Toc526336112"/>
        <w:bookmarkStart w:id="1423" w:name="_Toc526336256"/>
        <w:bookmarkStart w:id="1424" w:name="_Toc526336399"/>
        <w:bookmarkStart w:id="1425" w:name="_Toc526336568"/>
        <w:bookmarkStart w:id="1426" w:name="_Toc526336738"/>
        <w:bookmarkStart w:id="1427" w:name="_Toc526336908"/>
        <w:bookmarkStart w:id="1428" w:name="_Toc526337078"/>
        <w:bookmarkStart w:id="1429" w:name="_Toc526360886"/>
        <w:bookmarkStart w:id="1430" w:name="_Toc526362054"/>
        <w:bookmarkStart w:id="1431" w:name="_Toc526362141"/>
        <w:bookmarkStart w:id="1432" w:name="_Toc526367899"/>
        <w:bookmarkStart w:id="1433" w:name="_Toc526408265"/>
        <w:bookmarkStart w:id="1434" w:name="_Toc526408426"/>
        <w:bookmarkStart w:id="1435" w:name="_Toc526408513"/>
        <w:bookmarkStart w:id="1436" w:name="_Toc526408600"/>
        <w:bookmarkStart w:id="1437" w:name="_Toc526409249"/>
        <w:bookmarkStart w:id="1438" w:name="_Toc526418207"/>
        <w:bookmarkStart w:id="1439" w:name="_Toc526418493"/>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del>
    </w:p>
    <w:p w14:paraId="328655DA" w14:textId="77777777" w:rsidR="00C5170B" w:rsidDel="007479DA" w:rsidRDefault="00C5170B">
      <w:pPr>
        <w:pStyle w:val="Heading1"/>
        <w:rPr>
          <w:del w:id="1440" w:author="Peter Simpson" w:date="2018-10-02T20:09:00Z"/>
        </w:rPr>
        <w:pPrChange w:id="1441" w:author="Peter Simpson" w:date="2018-10-03T13:03:00Z">
          <w:pPr>
            <w:pStyle w:val="ListParagraph"/>
            <w:numPr>
              <w:numId w:val="22"/>
            </w:numPr>
            <w:ind w:hanging="360"/>
          </w:pPr>
        </w:pPrChange>
      </w:pPr>
      <w:del w:id="1442"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443" w:name="_Toc526274674"/>
        <w:bookmarkStart w:id="1444" w:name="_Toc526279213"/>
        <w:bookmarkStart w:id="1445" w:name="_Toc526280541"/>
        <w:bookmarkStart w:id="1446" w:name="_Toc526323177"/>
        <w:bookmarkStart w:id="1447" w:name="_Toc526323399"/>
        <w:bookmarkStart w:id="1448" w:name="_Toc526323453"/>
        <w:bookmarkStart w:id="1449" w:name="_Toc526323609"/>
        <w:bookmarkStart w:id="1450" w:name="_Toc526323663"/>
        <w:bookmarkStart w:id="1451" w:name="_Toc526332193"/>
        <w:bookmarkStart w:id="1452" w:name="_Toc526332358"/>
        <w:bookmarkStart w:id="1453" w:name="_Toc526332522"/>
        <w:bookmarkStart w:id="1454" w:name="_Toc526332686"/>
        <w:bookmarkStart w:id="1455" w:name="_Toc526332856"/>
        <w:bookmarkStart w:id="1456" w:name="_Toc526333026"/>
        <w:bookmarkStart w:id="1457" w:name="_Toc526333190"/>
        <w:bookmarkStart w:id="1458" w:name="_Toc526333360"/>
        <w:bookmarkStart w:id="1459" w:name="_Toc526333524"/>
        <w:bookmarkStart w:id="1460" w:name="_Toc526333689"/>
        <w:bookmarkStart w:id="1461" w:name="_Toc526333852"/>
        <w:bookmarkStart w:id="1462" w:name="_Toc526334015"/>
        <w:bookmarkStart w:id="1463" w:name="_Toc526334178"/>
        <w:bookmarkStart w:id="1464" w:name="_Toc526334342"/>
        <w:bookmarkStart w:id="1465" w:name="_Toc526334505"/>
        <w:bookmarkStart w:id="1466" w:name="_Toc526334669"/>
        <w:bookmarkStart w:id="1467" w:name="_Toc526334833"/>
        <w:bookmarkStart w:id="1468" w:name="_Toc526334998"/>
        <w:bookmarkStart w:id="1469" w:name="_Toc526335162"/>
        <w:bookmarkStart w:id="1470" w:name="_Toc526335327"/>
        <w:bookmarkStart w:id="1471" w:name="_Toc526335490"/>
        <w:bookmarkStart w:id="1472" w:name="_Toc526335653"/>
        <w:bookmarkStart w:id="1473" w:name="_Toc526335827"/>
        <w:bookmarkStart w:id="1474" w:name="_Toc526335969"/>
        <w:bookmarkStart w:id="1475" w:name="_Toc526336113"/>
        <w:bookmarkStart w:id="1476" w:name="_Toc526336257"/>
        <w:bookmarkStart w:id="1477" w:name="_Toc526336400"/>
        <w:bookmarkStart w:id="1478" w:name="_Toc526336569"/>
        <w:bookmarkStart w:id="1479" w:name="_Toc526336739"/>
        <w:bookmarkStart w:id="1480" w:name="_Toc526336909"/>
        <w:bookmarkStart w:id="1481" w:name="_Toc526337079"/>
        <w:bookmarkStart w:id="1482" w:name="_Toc526360887"/>
        <w:bookmarkStart w:id="1483" w:name="_Toc526362055"/>
        <w:bookmarkStart w:id="1484" w:name="_Toc526362142"/>
        <w:bookmarkStart w:id="1485" w:name="_Toc526367900"/>
        <w:bookmarkStart w:id="1486" w:name="_Toc526408266"/>
        <w:bookmarkStart w:id="1487" w:name="_Toc526408427"/>
        <w:bookmarkStart w:id="1488" w:name="_Toc526408514"/>
        <w:bookmarkStart w:id="1489" w:name="_Toc526408601"/>
        <w:bookmarkStart w:id="1490" w:name="_Toc526409250"/>
        <w:bookmarkStart w:id="1491" w:name="_Toc526418208"/>
        <w:bookmarkStart w:id="1492" w:name="_Toc526418494"/>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del>
    </w:p>
    <w:p w14:paraId="66985506" w14:textId="77777777" w:rsidR="00842B62" w:rsidRPr="009725C0" w:rsidDel="007479DA" w:rsidRDefault="00842B62">
      <w:pPr>
        <w:pStyle w:val="Heading1"/>
        <w:rPr>
          <w:del w:id="1493" w:author="Peter Simpson" w:date="2018-10-02T20:09:00Z"/>
        </w:rPr>
        <w:pPrChange w:id="1494" w:author="Peter Simpson" w:date="2018-10-03T13:03:00Z">
          <w:pPr>
            <w:pStyle w:val="ListParagraph"/>
            <w:numPr>
              <w:numId w:val="22"/>
            </w:numPr>
            <w:ind w:hanging="360"/>
          </w:pPr>
        </w:pPrChange>
      </w:pPr>
      <w:del w:id="1495"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496" w:name="_Toc526274675"/>
        <w:bookmarkStart w:id="1497" w:name="_Toc526279214"/>
        <w:bookmarkStart w:id="1498" w:name="_Toc526280542"/>
        <w:bookmarkStart w:id="1499" w:name="_Toc526323178"/>
        <w:bookmarkStart w:id="1500" w:name="_Toc526323400"/>
        <w:bookmarkStart w:id="1501" w:name="_Toc526323454"/>
        <w:bookmarkStart w:id="1502" w:name="_Toc526323610"/>
        <w:bookmarkStart w:id="1503" w:name="_Toc526323664"/>
        <w:bookmarkStart w:id="1504" w:name="_Toc526332194"/>
        <w:bookmarkStart w:id="1505" w:name="_Toc526332359"/>
        <w:bookmarkStart w:id="1506" w:name="_Toc526332523"/>
        <w:bookmarkStart w:id="1507" w:name="_Toc526332687"/>
        <w:bookmarkStart w:id="1508" w:name="_Toc526332857"/>
        <w:bookmarkStart w:id="1509" w:name="_Toc526333027"/>
        <w:bookmarkStart w:id="1510" w:name="_Toc526333191"/>
        <w:bookmarkStart w:id="1511" w:name="_Toc526333361"/>
        <w:bookmarkStart w:id="1512" w:name="_Toc526333525"/>
        <w:bookmarkStart w:id="1513" w:name="_Toc526333690"/>
        <w:bookmarkStart w:id="1514" w:name="_Toc526333853"/>
        <w:bookmarkStart w:id="1515" w:name="_Toc526334016"/>
        <w:bookmarkStart w:id="1516" w:name="_Toc526334179"/>
        <w:bookmarkStart w:id="1517" w:name="_Toc526334343"/>
        <w:bookmarkStart w:id="1518" w:name="_Toc526334506"/>
        <w:bookmarkStart w:id="1519" w:name="_Toc526334670"/>
        <w:bookmarkStart w:id="1520" w:name="_Toc526334834"/>
        <w:bookmarkStart w:id="1521" w:name="_Toc526334999"/>
        <w:bookmarkStart w:id="1522" w:name="_Toc526335163"/>
        <w:bookmarkStart w:id="1523" w:name="_Toc526335328"/>
        <w:bookmarkStart w:id="1524" w:name="_Toc526335491"/>
        <w:bookmarkStart w:id="1525" w:name="_Toc526335654"/>
        <w:bookmarkStart w:id="1526" w:name="_Toc526335828"/>
        <w:bookmarkStart w:id="1527" w:name="_Toc526335970"/>
        <w:bookmarkStart w:id="1528" w:name="_Toc526336114"/>
        <w:bookmarkStart w:id="1529" w:name="_Toc526336258"/>
        <w:bookmarkStart w:id="1530" w:name="_Toc526336401"/>
        <w:bookmarkStart w:id="1531" w:name="_Toc526336570"/>
        <w:bookmarkStart w:id="1532" w:name="_Toc526336740"/>
        <w:bookmarkStart w:id="1533" w:name="_Toc526336910"/>
        <w:bookmarkStart w:id="1534" w:name="_Toc526337080"/>
        <w:bookmarkStart w:id="1535" w:name="_Toc526360888"/>
        <w:bookmarkStart w:id="1536" w:name="_Toc526362056"/>
        <w:bookmarkStart w:id="1537" w:name="_Toc526362143"/>
        <w:bookmarkStart w:id="1538" w:name="_Toc526367901"/>
        <w:bookmarkStart w:id="1539" w:name="_Toc526408267"/>
        <w:bookmarkStart w:id="1540" w:name="_Toc526408428"/>
        <w:bookmarkStart w:id="1541" w:name="_Toc526408515"/>
        <w:bookmarkStart w:id="1542" w:name="_Toc526408602"/>
        <w:bookmarkStart w:id="1543" w:name="_Toc526409251"/>
        <w:bookmarkStart w:id="1544" w:name="_Toc526418209"/>
        <w:bookmarkStart w:id="1545" w:name="_Toc526418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del>
    </w:p>
    <w:p w14:paraId="7D02B64C" w14:textId="77777777" w:rsidR="00DD51F2" w:rsidRDefault="00D7515B">
      <w:pPr>
        <w:pStyle w:val="Heading1"/>
        <w:pPrChange w:id="1546" w:author="Peter Simpson" w:date="2018-10-03T13:03:00Z">
          <w:pPr>
            <w:pStyle w:val="Heading2"/>
          </w:pPr>
        </w:pPrChange>
      </w:pPr>
      <w:bookmarkStart w:id="1547" w:name="_Toc526418496"/>
      <w:r>
        <w:lastRenderedPageBreak/>
        <w:t xml:space="preserve">The </w:t>
      </w:r>
      <w:r w:rsidR="00DD51F2">
        <w:t>ASCOM REST</w:t>
      </w:r>
      <w:del w:id="1548" w:author="Peter Simpson" w:date="2018-10-03T09:49:00Z">
        <w:r w:rsidDel="00463C06">
          <w:delText>ful</w:delText>
        </w:r>
      </w:del>
      <w:r w:rsidR="00DD51F2">
        <w:t xml:space="preserve"> </w:t>
      </w:r>
      <w:r w:rsidR="006C15D2">
        <w:t>API</w:t>
      </w:r>
      <w:r w:rsidR="00C26D9E">
        <w:t xml:space="preserve"> </w:t>
      </w:r>
      <w:r>
        <w:t>Specification</w:t>
      </w:r>
      <w:bookmarkEnd w:id="1547"/>
    </w:p>
    <w:p w14:paraId="6C1869C2" w14:textId="77777777" w:rsidR="00663CF7" w:rsidRDefault="00D7515B" w:rsidP="00DD51F2">
      <w:pPr>
        <w:rPr>
          <w:ins w:id="1549" w:author="Peter Simpson" w:date="2018-10-02T21:15:00Z"/>
        </w:rPr>
      </w:pPr>
      <w:r>
        <w:t xml:space="preserve">In this section we see how modern advanced tools </w:t>
      </w:r>
      <w:del w:id="1550" w:author="Peter Simpson" w:date="2018-10-02T21:10:00Z">
        <w:r w:rsidDel="00663CF7">
          <w:delText xml:space="preserve">were </w:delText>
        </w:r>
      </w:del>
      <w:ins w:id="1551" w:author="Peter Simpson" w:date="2018-10-02T21:10:00Z">
        <w:r w:rsidR="00663CF7">
          <w:t xml:space="preserve">are </w:t>
        </w:r>
      </w:ins>
      <w:r>
        <w:t xml:space="preserve">used to express the </w:t>
      </w:r>
      <w:del w:id="1552" w:author="Peter Simpson" w:date="2018-10-02T21:10:00Z">
        <w:r w:rsidDel="00663CF7">
          <w:delText xml:space="preserve">exact same </w:delText>
        </w:r>
      </w:del>
      <w:r>
        <w:t xml:space="preserve">proven ASCOM APIs </w:t>
      </w:r>
      <w:del w:id="1553" w:author="Peter Simpson" w:date="2018-10-02T21:11:00Z">
        <w:r w:rsidR="00CD21D9" w:rsidDel="00663CF7">
          <w:delText xml:space="preserve">used on Windows </w:delText>
        </w:r>
      </w:del>
      <w:r>
        <w:t xml:space="preserve">as platform-neutral data representations and REST resources. </w:t>
      </w:r>
      <w:del w:id="1554" w:author="Peter Simpson" w:date="2018-10-02T21:12:00Z">
        <w:r w:rsidR="00E73F1A" w:rsidDel="00663CF7">
          <w:delText xml:space="preserve">ASCOM </w:delText>
        </w:r>
      </w:del>
      <w:ins w:id="1555" w:author="Peter Simpson" w:date="2018-10-02T21:12:00Z">
        <w:r w:rsidR="00663CF7">
          <w:t xml:space="preserve">ASCOM </w:t>
        </w:r>
      </w:ins>
      <w:r w:rsidR="00E73F1A">
        <w:t xml:space="preserve">REST </w:t>
      </w:r>
      <w:del w:id="1556" w:author="Peter Simpson" w:date="2018-10-02T21:11:00Z">
        <w:r w:rsidR="00E73F1A" w:rsidDel="00663CF7">
          <w:delText xml:space="preserve">preserves </w:delText>
        </w:r>
      </w:del>
      <w:ins w:id="1557" w:author="Peter Simpson" w:date="2018-10-02T21:11:00Z">
        <w:r w:rsidR="00663CF7">
          <w:t xml:space="preserve">respects </w:t>
        </w:r>
      </w:ins>
      <w:r w:rsidR="00E73F1A">
        <w:t xml:space="preserve">ASCOM's </w:t>
      </w:r>
      <w:r w:rsidR="00E73F1A" w:rsidRPr="00E73F1A">
        <w:rPr>
          <w:i/>
        </w:rPr>
        <w:t>language</w:t>
      </w:r>
      <w:r w:rsidR="00E73F1A">
        <w:t>-</w:t>
      </w:r>
      <w:r w:rsidR="00E73F1A" w:rsidRPr="00663CF7">
        <w:rPr>
          <w:i/>
          <w:rPrChange w:id="1558" w:author="Peter Simpson" w:date="2018-10-02T21:13:00Z">
            <w:rPr/>
          </w:rPrChange>
        </w:rPr>
        <w:t>independence</w:t>
      </w:r>
      <w:r w:rsidR="00E73F1A">
        <w:t xml:space="preserve"> </w:t>
      </w:r>
      <w:ins w:id="1559" w:author="Peter Simpson" w:date="2018-10-02T21:12:00Z">
        <w:r w:rsidR="00663CF7">
          <w:t xml:space="preserve">because it is </w:t>
        </w:r>
      </w:ins>
      <w:ins w:id="1560" w:author="Peter Simpson" w:date="2018-10-02T21:14:00Z">
        <w:r w:rsidR="00663CF7">
          <w:t xml:space="preserve">specified using </w:t>
        </w:r>
      </w:ins>
      <w:ins w:id="1561" w:author="Peter Simpson" w:date="2018-10-02T21:12:00Z">
        <w:r w:rsidR="00663CF7">
          <w:t xml:space="preserve">language and platform independent standards such as </w:t>
        </w:r>
      </w:ins>
      <w:ins w:id="1562" w:author="Peter Simpson" w:date="2018-10-02T21:13:00Z">
        <w:r w:rsidR="00663CF7">
          <w:t>TCP/IP and JSON</w:t>
        </w:r>
      </w:ins>
      <w:ins w:id="1563" w:author="Peter Simpson" w:date="2018-10-02T21:14:00Z">
        <w:r w:rsidR="00663CF7">
          <w:t xml:space="preserve">. Exploitation can be ubiquitous </w:t>
        </w:r>
      </w:ins>
      <w:ins w:id="1564" w:author="Peter Simpson" w:date="2018-10-02T21:15:00Z">
        <w:r w:rsidR="00663CF7">
          <w:t xml:space="preserve">because </w:t>
        </w:r>
      </w:ins>
      <w:del w:id="1565" w:author="Peter Simpson" w:date="2018-10-02T21:15:00Z">
        <w:r w:rsidR="00E73F1A" w:rsidDel="00663CF7">
          <w:delText xml:space="preserve">by virtue of </w:delText>
        </w:r>
      </w:del>
      <w:r w:rsidR="00E73F1A">
        <w:t xml:space="preserve">there </w:t>
      </w:r>
      <w:del w:id="1566" w:author="Peter Simpson" w:date="2018-10-02T21:15:00Z">
        <w:r w:rsidR="00E73F1A" w:rsidDel="00663CF7">
          <w:delText xml:space="preserve">being </w:delText>
        </w:r>
      </w:del>
      <w:ins w:id="1567" w:author="Peter Simpson" w:date="2018-10-02T21:15:00Z">
        <w:r w:rsidR="00663CF7">
          <w:t xml:space="preserve">are </w:t>
        </w:r>
      </w:ins>
      <w:r w:rsidR="00E73F1A">
        <w:t xml:space="preserve">REST implementation libraries </w:t>
      </w:r>
      <w:del w:id="1568" w:author="Peter Simpson" w:date="2018-10-02T21:13:00Z">
        <w:r w:rsidR="00E73F1A" w:rsidDel="00663CF7">
          <w:delText xml:space="preserve">available </w:delText>
        </w:r>
      </w:del>
      <w:r w:rsidR="00E73F1A">
        <w:t xml:space="preserve">for virtually every language </w:t>
      </w:r>
      <w:ins w:id="1569" w:author="Peter Simpson" w:date="2018-10-02T21:13:00Z">
        <w:r w:rsidR="00663CF7">
          <w:t xml:space="preserve">and </w:t>
        </w:r>
      </w:ins>
      <w:del w:id="1570" w:author="Peter Simpson" w:date="2018-10-02T21:13:00Z">
        <w:r w:rsidR="00E73F1A" w:rsidDel="00663CF7">
          <w:delText xml:space="preserve">on every </w:delText>
        </w:r>
      </w:del>
      <w:r w:rsidR="00E73F1A">
        <w:t>platform</w:t>
      </w:r>
      <w:del w:id="1571" w:author="Peter Simpson" w:date="2018-10-02T21:13:00Z">
        <w:r w:rsidR="00E73F1A" w:rsidDel="00663CF7">
          <w:delText xml:space="preserve"> out ther</w:delText>
        </w:r>
        <w:r w:rsidDel="00663CF7">
          <w:delText>e</w:delText>
        </w:r>
      </w:del>
      <w:r w:rsidR="00E73F1A">
        <w:t>.</w:t>
      </w:r>
      <w:del w:id="1572" w:author="Peter Simpson" w:date="2018-10-02T21:15:00Z">
        <w:r w:rsidR="00E73F1A" w:rsidDel="00663CF7">
          <w:delText xml:space="preserve"> REST has become just that ubiquitous.</w:delText>
        </w:r>
      </w:del>
      <w:r w:rsidR="00E73F1A">
        <w:t xml:space="preserve"> </w:t>
      </w:r>
    </w:p>
    <w:p w14:paraId="7F9E23E5" w14:textId="77777777" w:rsidR="000C2ECA" w:rsidRDefault="00663CF7" w:rsidP="00DD51F2">
      <w:ins w:id="1573" w:author="Peter Simpson" w:date="2018-10-02T21:15:00Z">
        <w:r>
          <w:t xml:space="preserve">The </w:t>
        </w:r>
      </w:ins>
      <w:del w:id="1574" w:author="Peter Simpson" w:date="2018-10-02T21:15:00Z">
        <w:r w:rsidR="00D7515B" w:rsidDel="00663CF7">
          <w:delText xml:space="preserve">In addition the data representation is also platform-neutral. </w:delText>
        </w:r>
        <w:r w:rsidR="00CD21D9" w:rsidDel="00663CF7">
          <w:delText>Again,</w:delText>
        </w:r>
        <w:r w:rsidR="00D7515B" w:rsidDel="00663CF7">
          <w:delText xml:space="preserve"> the </w:delText>
        </w:r>
      </w:del>
      <w:r w:rsidR="00D7515B">
        <w:t>REST API</w:t>
      </w:r>
      <w:ins w:id="1575" w:author="Peter Simpson" w:date="2018-10-02T21:18:00Z">
        <w:r w:rsidR="00BA3757">
          <w:t>s</w:t>
        </w:r>
      </w:ins>
      <w:del w:id="1576" w:author="Peter Simpson" w:date="2018-10-02T21:18:00Z">
        <w:r w:rsidR="00D7515B" w:rsidDel="00BA3757">
          <w:delText xml:space="preserve"> definitions</w:delText>
        </w:r>
      </w:del>
      <w:r w:rsidR="00D7515B">
        <w:t xml:space="preserve"> are </w:t>
      </w:r>
      <w:ins w:id="1577" w:author="Peter Simpson" w:date="2018-10-02T21:18:00Z">
        <w:r w:rsidR="00BA3757">
          <w:t xml:space="preserve">functionally </w:t>
        </w:r>
      </w:ins>
      <w:del w:id="1578" w:author="Peter Simpson" w:date="2018-10-02T21:18:00Z">
        <w:r w:rsidR="00D7515B" w:rsidDel="00BA3757">
          <w:delText xml:space="preserve">one-for-one </w:delText>
        </w:r>
      </w:del>
      <w:del w:id="1579" w:author="Peter Simpson" w:date="2018-10-02T21:19:00Z">
        <w:r w:rsidR="00D7515B" w:rsidDel="00BA3757">
          <w:delText xml:space="preserve">the </w:delText>
        </w:r>
      </w:del>
      <w:ins w:id="1580" w:author="Peter Simpson" w:date="2018-10-02T21:19:00Z">
        <w:r w:rsidR="00BA3757">
          <w:t xml:space="preserve">identical </w:t>
        </w:r>
      </w:ins>
      <w:del w:id="1581" w:author="Peter Simpson" w:date="2018-10-02T21:19:00Z">
        <w:r w:rsidR="00D7515B" w:rsidDel="00BA3757">
          <w:delText xml:space="preserve">same as </w:delText>
        </w:r>
      </w:del>
      <w:ins w:id="1582" w:author="Peter Simpson" w:date="2018-10-02T21:19:00Z">
        <w:r w:rsidR="00BA3757">
          <w:t xml:space="preserve">to </w:t>
        </w:r>
      </w:ins>
      <w:del w:id="1583" w:author="Peter Simpson" w:date="2018-10-02T21:18:00Z">
        <w:r w:rsidR="00D7515B" w:rsidDel="00BA3757">
          <w:delText xml:space="preserve">those of </w:delText>
        </w:r>
      </w:del>
      <w:r w:rsidR="00D7515B">
        <w:t>the COM-based ASCOM API</w:t>
      </w:r>
      <w:ins w:id="1584" w:author="Peter Simpson" w:date="2018-10-02T21:18:00Z">
        <w:r w:rsidR="00BA3757">
          <w:t>s</w:t>
        </w:r>
      </w:ins>
      <w:ins w:id="1585" w:author="Peter Simpson" w:date="2018-10-02T21:16:00Z">
        <w:r>
          <w:t xml:space="preserve"> while </w:t>
        </w:r>
      </w:ins>
      <w:ins w:id="1586" w:author="Peter Simpson" w:date="2018-10-02T21:17:00Z">
        <w:r>
          <w:t xml:space="preserve">adding </w:t>
        </w:r>
      </w:ins>
      <w:del w:id="1587" w:author="Peter Simpson" w:date="2018-10-02T21:16:00Z">
        <w:r w:rsidR="00D7515B" w:rsidDel="00663CF7">
          <w:delText xml:space="preserve">. </w:delText>
        </w:r>
        <w:r w:rsidR="00E73F1A" w:rsidDel="00663CF7">
          <w:delText xml:space="preserve">Thus ASCOM REST adds </w:delText>
        </w:r>
      </w:del>
      <w:r w:rsidR="00E73F1A">
        <w:t xml:space="preserve">cross-platform and distributed operation to </w:t>
      </w:r>
      <w:del w:id="1588" w:author="Peter Simpson" w:date="2018-10-02T21:17:00Z">
        <w:r w:rsidR="00E73F1A" w:rsidDel="00663CF7">
          <w:delText xml:space="preserve">its </w:delText>
        </w:r>
      </w:del>
      <w:ins w:id="1589" w:author="Peter Simpson" w:date="2018-10-02T21:17:00Z">
        <w:r>
          <w:t xml:space="preserve">the </w:t>
        </w:r>
      </w:ins>
      <w:r w:rsidR="00E73F1A">
        <w:t>already powerful cross-language feature</w:t>
      </w:r>
      <w:ins w:id="1590" w:author="Peter Simpson" w:date="2018-10-02T21:18:00Z">
        <w:r w:rsidR="00BA3757">
          <w:t>s</w:t>
        </w:r>
      </w:ins>
      <w:r w:rsidR="00CD21D9">
        <w:t xml:space="preserve"> </w:t>
      </w:r>
      <w:del w:id="1591" w:author="Peter Simpson" w:date="2018-10-02T21:16:00Z">
        <w:r w:rsidR="00CD21D9" w:rsidDel="00663CF7">
          <w:delText xml:space="preserve">while </w:delText>
        </w:r>
      </w:del>
      <w:ins w:id="1592" w:author="Peter Simpson" w:date="2018-10-02T21:16:00Z">
        <w:r>
          <w:t xml:space="preserve">and </w:t>
        </w:r>
      </w:ins>
      <w:ins w:id="1593" w:author="Peter Simpson" w:date="2018-10-02T21:19:00Z">
        <w:r w:rsidR="00BA3757">
          <w:t xml:space="preserve">exploiting </w:t>
        </w:r>
      </w:ins>
      <w:del w:id="1594" w:author="Peter Simpson" w:date="2018-10-02T21:19:00Z">
        <w:r w:rsidR="00CD21D9" w:rsidDel="00BA3757">
          <w:delText xml:space="preserve">continuing </w:delText>
        </w:r>
      </w:del>
      <w:r w:rsidR="00CD21D9">
        <w:t xml:space="preserve">the </w:t>
      </w:r>
      <w:del w:id="1595" w:author="Peter Simpson" w:date="2018-10-02T21:19:00Z">
        <w:r w:rsidR="00CD21D9" w:rsidDel="00BA3757">
          <w:delText xml:space="preserve">use of the </w:delText>
        </w:r>
      </w:del>
      <w:r w:rsidR="00CD21D9">
        <w:t>mature</w:t>
      </w:r>
      <w:ins w:id="1596" w:author="Peter Simpson" w:date="2018-10-02T21:16:00Z">
        <w:r>
          <w:t>,</w:t>
        </w:r>
      </w:ins>
      <w:r w:rsidR="00CD21D9">
        <w:t xml:space="preserve"> proven</w:t>
      </w:r>
      <w:ins w:id="1597" w:author="Peter Simpson" w:date="2018-10-02T21:17:00Z">
        <w:r>
          <w:t>,</w:t>
        </w:r>
      </w:ins>
      <w:r w:rsidR="00CD21D9">
        <w:t xml:space="preserve"> ASCOM </w:t>
      </w:r>
      <w:ins w:id="1598" w:author="Peter Simpson" w:date="2018-10-02T21:19:00Z">
        <w:r w:rsidR="00BA3757">
          <w:t xml:space="preserve">device </w:t>
        </w:r>
      </w:ins>
      <w:r w:rsidR="00CD21D9">
        <w:t>API</w:t>
      </w:r>
      <w:ins w:id="1599" w:author="Peter Simpson" w:date="2018-10-02T21:19:00Z">
        <w:r w:rsidR="00BA3757">
          <w:t>s</w:t>
        </w:r>
      </w:ins>
      <w:r w:rsidR="00E73F1A">
        <w:t>.</w:t>
      </w:r>
      <w:r w:rsidR="006C4733">
        <w:t xml:space="preserve"> </w:t>
      </w:r>
    </w:p>
    <w:p w14:paraId="70D40219" w14:textId="77777777" w:rsidR="004F187C" w:rsidRDefault="004F187C">
      <w:pPr>
        <w:pStyle w:val="Heading2"/>
        <w:pPrChange w:id="1600" w:author="Peter Simpson" w:date="2018-10-03T20:18:00Z">
          <w:pPr>
            <w:pStyle w:val="Heading3"/>
          </w:pPr>
        </w:pPrChange>
      </w:pPr>
      <w:del w:id="1601" w:author="Peter Simpson" w:date="2018-10-03T13:27:00Z">
        <w:r w:rsidDel="002C76D6">
          <w:delText xml:space="preserve">The </w:delText>
        </w:r>
      </w:del>
      <w:bookmarkStart w:id="1602" w:name="_Toc526418497"/>
      <w:r>
        <w:t>OpenAPI Initiative and Swagger</w:t>
      </w:r>
      <w:bookmarkEnd w:id="1602"/>
    </w:p>
    <w:p w14:paraId="1061674E" w14:textId="77777777" w:rsidR="004F187C" w:rsidRDefault="000C2ECA" w:rsidP="00DD51F2">
      <w:r>
        <w: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t>
      </w:r>
      <w:hyperlink r:id="rId14" w:history="1">
        <w:r w:rsidRPr="004F187C">
          <w:rPr>
            <w:rStyle w:val="Hyperlink"/>
          </w:rPr>
          <w:t>OpenAPI Initiative</w:t>
        </w:r>
      </w:hyperlink>
      <w:r w:rsidR="004F187C">
        <w:t xml:space="preserve"> (OAI)</w:t>
      </w:r>
      <w:r>
        <w:t>. This organization has formalized a vendor-</w:t>
      </w:r>
      <w:r w:rsidR="004F187C">
        <w:t>neutral API description format based on a set of tools and specifications called Swagger</w:t>
      </w:r>
      <w:ins w:id="1603" w:author="Peter Simpson" w:date="2018-10-02T21:27:00Z">
        <w:r w:rsidR="00BA3757">
          <w:t xml:space="preserve">, originally developed </w:t>
        </w:r>
      </w:ins>
      <w:del w:id="1604" w:author="Peter Simpson" w:date="2018-10-02T21:27:00Z">
        <w:r w:rsidR="004F187C" w:rsidDel="00BA3757">
          <w:delText xml:space="preserve"> </w:delText>
        </w:r>
      </w:del>
      <w:r w:rsidR="004F187C">
        <w:t xml:space="preserve">by </w:t>
      </w:r>
      <w:proofErr w:type="spellStart"/>
      <w:r w:rsidR="004F187C">
        <w:t>SmartBear</w:t>
      </w:r>
      <w:proofErr w:type="spellEnd"/>
      <w:r w:rsidR="004F187C">
        <w:t xml:space="preserve"> Software. </w:t>
      </w:r>
      <w:proofErr w:type="spellStart"/>
      <w:r w:rsidR="004F187C">
        <w:t>SmartBear</w:t>
      </w:r>
      <w:proofErr w:type="spellEnd"/>
      <w:r w:rsidR="004F187C">
        <w:t xml:space="preserve"> </w:t>
      </w:r>
      <w:ins w:id="1605" w:author="Peter Simpson" w:date="2018-10-02T21:27:00Z">
        <w:r w:rsidR="00BA3757">
          <w:t xml:space="preserve">have </w:t>
        </w:r>
      </w:ins>
      <w:ins w:id="1606" w:author="Peter Simpson" w:date="2018-10-02T21:28:00Z">
        <w:r w:rsidR="002A0496">
          <w:t xml:space="preserve">now </w:t>
        </w:r>
      </w:ins>
      <w:r w:rsidR="004F187C">
        <w:t xml:space="preserve">donated this technology to OAI and </w:t>
      </w:r>
      <w:del w:id="1607" w:author="Peter Simpson" w:date="2018-10-02T21:28:00Z">
        <w:r w:rsidR="004F187C" w:rsidDel="002A0496">
          <w:delText xml:space="preserve">they </w:delText>
        </w:r>
      </w:del>
      <w:r w:rsidR="004F187C">
        <w:t xml:space="preserve">also provide free community-driven tools and services, along with commercial tools and services with which they run their business. </w:t>
      </w:r>
    </w:p>
    <w:p w14:paraId="03C4D64F" w14:textId="77777777" w:rsidR="000C2ECA" w:rsidRDefault="004F187C" w:rsidP="00DD51F2">
      <w:r>
        <w:t xml:space="preserve">The </w:t>
      </w:r>
      <w:del w:id="1608" w:author="Peter Simpson" w:date="2018-10-03T09:49:00Z">
        <w:r w:rsidDel="00463C06">
          <w:delText>long term</w:delText>
        </w:r>
      </w:del>
      <w:ins w:id="1609" w:author="Peter Simpson" w:date="2018-10-03T09:49:00Z">
        <w:r w:rsidR="00463C06">
          <w:t>long-term</w:t>
        </w:r>
      </w:ins>
      <w:r>
        <w:t xml:space="preserve"> objective of OAI is to produce not only API documentation standards but also automated generated </w:t>
      </w:r>
      <w:proofErr w:type="spellStart"/>
      <w:r>
        <w:t>RESTFul</w:t>
      </w:r>
      <w:proofErr w:type="spellEnd"/>
      <w:r>
        <w:t xml:space="preserve"> implementation server stub and client code generators which are driven by the same API specification from which the documentation is produced. Currently Swagger </w:t>
      </w:r>
      <w:proofErr w:type="spellStart"/>
      <w:r>
        <w:t>Codegen</w:t>
      </w:r>
      <w:proofErr w:type="spellEnd"/>
      <w:r>
        <w:t xml:space="preserve"> provides generators and it freely available for open source projects. Follow this link to the </w:t>
      </w:r>
      <w:hyperlink r:id="rId15" w:history="1">
        <w:r w:rsidRPr="004F187C">
          <w:rPr>
            <w:rStyle w:val="Hyperlink"/>
          </w:rPr>
          <w:t xml:space="preserve">Swagger page where Swagger </w:t>
        </w:r>
        <w:proofErr w:type="spellStart"/>
        <w:r w:rsidRPr="004F187C">
          <w:rPr>
            <w:rStyle w:val="Hyperlink"/>
          </w:rPr>
          <w:t>Codegen</w:t>
        </w:r>
        <w:proofErr w:type="spellEnd"/>
        <w:r w:rsidRPr="004F187C">
          <w:rPr>
            <w:rStyle w:val="Hyperlink"/>
          </w:rPr>
          <w:t xml:space="preserve"> is described</w:t>
        </w:r>
      </w:hyperlink>
      <w:r>
        <w:t xml:space="preserve"> to see the list of languages and environments for  which code generators are already available.</w:t>
      </w:r>
      <w:r w:rsidR="00FB7975">
        <w:t xml:space="preserve"> It should be noted that the "servers" would normally be the astronomical devices which implement the relevant ASCOM API.</w:t>
      </w:r>
    </w:p>
    <w:p w14:paraId="315E464E" w14:textId="77777777" w:rsidR="00A015A0" w:rsidRDefault="00A015A0">
      <w:pPr>
        <w:pStyle w:val="Heading2"/>
        <w:pPrChange w:id="1610" w:author="Peter Simpson" w:date="2018-10-03T20:18:00Z">
          <w:pPr>
            <w:pStyle w:val="Heading3"/>
          </w:pPr>
        </w:pPrChange>
      </w:pPr>
      <w:bookmarkStart w:id="1611" w:name="_Toc526418498"/>
      <w:r>
        <w:t>ASCOM REST</w:t>
      </w:r>
      <w:del w:id="1612" w:author="Peter Simpson" w:date="2018-10-03T12:28:00Z">
        <w:r w:rsidDel="00D46C00">
          <w:delText>ful</w:delText>
        </w:r>
      </w:del>
      <w:r>
        <w:t xml:space="preserve"> API Documentation</w:t>
      </w:r>
      <w:bookmarkEnd w:id="1611"/>
    </w:p>
    <w:p w14:paraId="08BBDB42" w14:textId="77777777" w:rsidR="00A015A0" w:rsidRDefault="00A015A0" w:rsidP="00A015A0">
      <w:r>
        <w:t xml:space="preserve">The ASCOM RESTful APIs are documented using the Swagger toolset and are available through </w:t>
      </w:r>
      <w:ins w:id="1613" w:author="Peter Simpson" w:date="2018-10-02T21:29:00Z">
        <w:r w:rsidR="002A0496">
          <w:t xml:space="preserve">a </w:t>
        </w:r>
      </w:ins>
      <w:r>
        <w:t>URL</w:t>
      </w:r>
      <w:del w:id="1614" w:author="Peter Simpson" w:date="2018-10-02T21:29:00Z">
        <w:r w:rsidDel="002A0496">
          <w:delText>s</w:delText>
        </w:r>
      </w:del>
      <w:r>
        <w:t xml:space="preserve"> on the ASCOM Standards web site. The ASCOM API is </w:t>
      </w:r>
      <w:ins w:id="1615" w:author="Peter Simpson" w:date="2018-10-04T09:47:00Z">
        <w:r w:rsidR="003C03A9">
          <w:t xml:space="preserve">fully </w:t>
        </w:r>
      </w:ins>
      <w:r>
        <w:t>documented here:</w:t>
      </w:r>
    </w:p>
    <w:p w14:paraId="29D719F1" w14:textId="77777777" w:rsidR="00A015A0" w:rsidRDefault="002F05F1" w:rsidP="00A015A0">
      <w:pPr>
        <w:jc w:val="center"/>
      </w:pPr>
      <w:hyperlink r:id="rId16" w:history="1">
        <w:r w:rsidR="00A015A0">
          <w:rPr>
            <w:rStyle w:val="Hyperlink"/>
          </w:rPr>
          <w:t>https://www.ascom-standards.org/api</w:t>
        </w:r>
      </w:hyperlink>
    </w:p>
    <w:p w14:paraId="3C0AF769" w14:textId="77777777" w:rsidR="00A015A0" w:rsidRDefault="00A015A0" w:rsidP="00A015A0">
      <w:pPr>
        <w:rPr>
          <w:ins w:id="1616" w:author="Peter Simpson" w:date="2018-10-02T21:33:00Z"/>
        </w:rPr>
      </w:pPr>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14:paraId="0BC24E37" w14:textId="77777777" w:rsidR="00412CC2" w:rsidRDefault="002A0496" w:rsidP="00A015A0">
      <w:ins w:id="1617" w:author="Peter Simpson" w:date="2018-10-02T21:33:00Z">
        <w:r>
          <w:t xml:space="preserve">Anyone who is familiar with the </w:t>
        </w:r>
      </w:ins>
      <w:ins w:id="1618" w:author="Peter Simpson" w:date="2018-10-02T21:34:00Z">
        <w:r>
          <w:t xml:space="preserve">ASCOM </w:t>
        </w:r>
      </w:ins>
      <w:ins w:id="1619" w:author="Peter Simpson" w:date="2018-10-02T21:33:00Z">
        <w:r>
          <w:t>COM based APIs will immediately feel at home with the functionality available</w:t>
        </w:r>
      </w:ins>
      <w:ins w:id="1620" w:author="Peter Simpson" w:date="2018-10-02T21:34:00Z">
        <w:r>
          <w:t xml:space="preserve"> through ASCOM REST.</w:t>
        </w:r>
      </w:ins>
      <w:ins w:id="1621" w:author="Peter Simpson" w:date="2018-10-04T12:09:00Z">
        <w:r w:rsidR="00EE2A43">
          <w:t xml:space="preserve"> </w:t>
        </w:r>
      </w:ins>
      <w:ins w:id="1622" w:author="Peter Simpson" w:date="2018-10-03T22:10:00Z">
        <w:r w:rsidR="00412CC2">
          <w:t xml:space="preserve">Full details on how to construct, send and </w:t>
        </w:r>
      </w:ins>
      <w:ins w:id="1623" w:author="Peter Simpson" w:date="2018-10-03T22:11:00Z">
        <w:r w:rsidR="00412CC2">
          <w:t xml:space="preserve">decode </w:t>
        </w:r>
      </w:ins>
      <w:ins w:id="1624" w:author="Peter Simpson" w:date="2018-10-03T22:10:00Z">
        <w:r w:rsidR="00412CC2">
          <w:t xml:space="preserve">ASCOM REST </w:t>
        </w:r>
      </w:ins>
      <w:ins w:id="1625" w:author="Peter Simpson" w:date="2018-10-03T22:11:00Z">
        <w:r w:rsidR="00412CC2">
          <w:t xml:space="preserve">API calls are given in </w:t>
        </w:r>
      </w:ins>
      <w:ins w:id="1626" w:author="Peter Simpson" w:date="2018-10-04T12:08:00Z">
        <w:r w:rsidR="00EE2A43">
          <w:t>the compan</w:t>
        </w:r>
      </w:ins>
      <w:ins w:id="1627" w:author="Peter Simpson" w:date="2018-10-04T12:09:00Z">
        <w:r w:rsidR="00EE2A43">
          <w:t xml:space="preserve">ion </w:t>
        </w:r>
      </w:ins>
      <w:ins w:id="1628" w:author="Peter Simpson" w:date="2018-10-04T12:08:00Z">
        <w:r w:rsidR="00EE2A43" w:rsidRPr="00EE2A43">
          <w:rPr>
            <w:b/>
            <w:i/>
            <w:rPrChange w:id="1629" w:author="Peter Simpson" w:date="2018-10-04T12:09:00Z">
              <w:rPr/>
            </w:rPrChange>
          </w:rPr>
          <w:t>ASCOM REST API Reference</w:t>
        </w:r>
        <w:r w:rsidR="00EE2A43">
          <w:t xml:space="preserve"> </w:t>
        </w:r>
      </w:ins>
      <w:ins w:id="1630" w:author="Peter Simpson" w:date="2018-10-04T12:09:00Z">
        <w:r w:rsidR="00EE2A43">
          <w:t>document.</w:t>
        </w:r>
      </w:ins>
    </w:p>
    <w:p w14:paraId="383F4A01" w14:textId="77777777" w:rsidR="00A015A0" w:rsidRDefault="00A015A0">
      <w:pPr>
        <w:keepNext/>
        <w:rPr>
          <w:ins w:id="1631" w:author="Peter Simpson" w:date="2018-10-02T21:25:00Z"/>
        </w:rPr>
        <w:pPrChange w:id="1632" w:author="Peter Simpson" w:date="2018-10-04T12:09:00Z">
          <w:pPr/>
        </w:pPrChange>
      </w:pPr>
      <w:del w:id="1633" w:author="Peter Simpson" w:date="2018-10-03T22:10:00Z">
        <w:r w:rsidDel="00412CC2">
          <w:lastRenderedPageBreak/>
          <w:delText xml:space="preserve"> </w:delText>
        </w:r>
      </w:del>
      <w:r>
        <w:t>Here is an example of the OpenAPI/Swagger documentation of the ASCOM Focuser API looks like (in Swagger, a "method" is any REST resource including object properties and methods):</w:t>
      </w:r>
    </w:p>
    <w:p w14:paraId="6F06E0C7" w14:textId="77777777" w:rsidR="002152E8" w:rsidRDefault="00BA3757">
      <w:pPr>
        <w:keepNext/>
        <w:rPr>
          <w:ins w:id="1634" w:author="Peter Simpson" w:date="2018-10-03T11:45:00Z"/>
        </w:rPr>
        <w:pPrChange w:id="1635" w:author="Peter Simpson" w:date="2018-10-03T11:45:00Z">
          <w:pPr/>
        </w:pPrChange>
      </w:pPr>
      <w:ins w:id="1636" w:author="Peter Simpson" w:date="2018-10-02T21:23:00Z">
        <w:r w:rsidRPr="00BA3757">
          <w:rPr>
            <w:noProof/>
          </w:rPr>
          <w:drawing>
            <wp:inline distT="0" distB="0" distL="0" distR="0" wp14:anchorId="17026D85" wp14:editId="53303865">
              <wp:extent cx="5943600" cy="656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69075"/>
                      </a:xfrm>
                      <a:prstGeom prst="rect">
                        <a:avLst/>
                      </a:prstGeom>
                    </pic:spPr>
                  </pic:pic>
                </a:graphicData>
              </a:graphic>
            </wp:inline>
          </w:drawing>
        </w:r>
      </w:ins>
    </w:p>
    <w:p w14:paraId="75EA1904" w14:textId="0D2E5BCA" w:rsidR="00BA3757" w:rsidRDefault="002152E8">
      <w:pPr>
        <w:pStyle w:val="Caption"/>
        <w:rPr>
          <w:ins w:id="1637" w:author="Peter Simpson" w:date="2018-10-02T21:23:00Z"/>
        </w:rPr>
        <w:pPrChange w:id="1638" w:author="Peter Simpson" w:date="2018-10-03T11:45:00Z">
          <w:pPr/>
        </w:pPrChange>
      </w:pPr>
      <w:ins w:id="1639" w:author="Peter Simpson" w:date="2018-10-03T11:45:00Z">
        <w:r>
          <w:t xml:space="preserve">Figure </w:t>
        </w:r>
        <w:r>
          <w:fldChar w:fldCharType="begin"/>
        </w:r>
        <w:r>
          <w:instrText xml:space="preserve"> SEQ Figure \* ARABIC </w:instrText>
        </w:r>
      </w:ins>
      <w:r>
        <w:fldChar w:fldCharType="separate"/>
      </w:r>
      <w:ins w:id="1640" w:author="Peter Simpson" w:date="2018-10-23T11:39:00Z">
        <w:r w:rsidR="00F0732D">
          <w:rPr>
            <w:noProof/>
          </w:rPr>
          <w:t>2</w:t>
        </w:r>
      </w:ins>
      <w:ins w:id="1641" w:author="Peter Simpson" w:date="2018-10-03T11:45:00Z">
        <w:r>
          <w:fldChar w:fldCharType="end"/>
        </w:r>
        <w:r>
          <w:t xml:space="preserve"> - Swagger Documentation - Top level</w:t>
        </w:r>
      </w:ins>
    </w:p>
    <w:p w14:paraId="30CEAFDB" w14:textId="77777777" w:rsidR="00BA3757" w:rsidDel="00BA3757" w:rsidRDefault="00BA3757" w:rsidP="00A015A0">
      <w:pPr>
        <w:rPr>
          <w:del w:id="1642" w:author="Peter Simpson" w:date="2018-10-02T21:24:00Z"/>
        </w:rPr>
      </w:pPr>
    </w:p>
    <w:p w14:paraId="043D32B6" w14:textId="77777777" w:rsidR="00A015A0" w:rsidDel="00BA3757" w:rsidRDefault="00A015A0" w:rsidP="00A015A0">
      <w:pPr>
        <w:rPr>
          <w:del w:id="1643" w:author="Peter Simpson" w:date="2018-10-02T21:26:00Z"/>
        </w:rPr>
      </w:pPr>
      <w:del w:id="1644" w:author="Peter Simpson" w:date="2018-10-02T21:24:00Z">
        <w:r w:rsidRPr="00A015A0" w:rsidDel="00BA3757">
          <w:rPr>
            <w:noProof/>
          </w:rPr>
          <w:drawing>
            <wp:inline distT="0" distB="0" distL="0" distR="0" wp14:anchorId="7BF0538E" wp14:editId="4DC258C2">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4040505"/>
                      </a:xfrm>
                      <a:prstGeom prst="rect">
                        <a:avLst/>
                      </a:prstGeom>
                    </pic:spPr>
                  </pic:pic>
                </a:graphicData>
              </a:graphic>
            </wp:inline>
          </w:drawing>
        </w:r>
      </w:del>
    </w:p>
    <w:p w14:paraId="3ACF34E7" w14:textId="77777777" w:rsidR="00A015A0" w:rsidDel="00BA3757" w:rsidRDefault="00A015A0" w:rsidP="00A015A0">
      <w:pPr>
        <w:rPr>
          <w:del w:id="1645" w:author="Peter Simpson" w:date="2018-10-02T21:26:00Z"/>
        </w:rPr>
      </w:pPr>
    </w:p>
    <w:p w14:paraId="3A2D5204" w14:textId="77777777" w:rsidR="002152E8" w:rsidRDefault="00A015A0">
      <w:pPr>
        <w:keepNext/>
        <w:rPr>
          <w:ins w:id="1646" w:author="Peter Simpson" w:date="2018-10-03T11:45:00Z"/>
        </w:rPr>
        <w:pPrChange w:id="1647" w:author="Peter Simpson" w:date="2018-10-03T11:45:00Z">
          <w:pPr/>
        </w:pPrChange>
      </w:pPr>
      <w:del w:id="1648" w:author="Peter Simpson" w:date="2018-10-02T21:25:00Z">
        <w:r w:rsidRPr="00A015A0" w:rsidDel="00BA3757">
          <w:rPr>
            <w:noProof/>
          </w:rPr>
          <w:drawing>
            <wp:inline distT="0" distB="0" distL="0" distR="0" wp14:anchorId="33D3F327" wp14:editId="6523EF7D">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6004560"/>
                      </a:xfrm>
                      <a:prstGeom prst="rect">
                        <a:avLst/>
                      </a:prstGeom>
                    </pic:spPr>
                  </pic:pic>
                </a:graphicData>
              </a:graphic>
            </wp:inline>
          </w:drawing>
        </w:r>
      </w:del>
      <w:ins w:id="1649" w:author="Peter Simpson" w:date="2018-10-02T21:25:00Z">
        <w:r w:rsidR="00BA3757" w:rsidRPr="00BA3757">
          <w:rPr>
            <w:noProof/>
          </w:rPr>
          <w:drawing>
            <wp:inline distT="0" distB="0" distL="0" distR="0" wp14:anchorId="2EA783D3" wp14:editId="6B790154">
              <wp:extent cx="5943600" cy="718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181850"/>
                      </a:xfrm>
                      <a:prstGeom prst="rect">
                        <a:avLst/>
                      </a:prstGeom>
                    </pic:spPr>
                  </pic:pic>
                </a:graphicData>
              </a:graphic>
            </wp:inline>
          </w:drawing>
        </w:r>
      </w:ins>
    </w:p>
    <w:p w14:paraId="77B043F5" w14:textId="3D0F0480" w:rsidR="00A015A0" w:rsidRPr="00A015A0" w:rsidRDefault="002152E8">
      <w:pPr>
        <w:pStyle w:val="Caption"/>
        <w:pPrChange w:id="1650" w:author="Peter Simpson" w:date="2018-10-03T11:45:00Z">
          <w:pPr/>
        </w:pPrChange>
      </w:pPr>
      <w:ins w:id="1651" w:author="Peter Simpson" w:date="2018-10-03T11:45:00Z">
        <w:r>
          <w:t xml:space="preserve">Figure </w:t>
        </w:r>
        <w:r>
          <w:fldChar w:fldCharType="begin"/>
        </w:r>
        <w:r>
          <w:instrText xml:space="preserve"> SEQ Figure \* ARABIC </w:instrText>
        </w:r>
      </w:ins>
      <w:r>
        <w:fldChar w:fldCharType="separate"/>
      </w:r>
      <w:ins w:id="1652" w:author="Peter Simpson" w:date="2018-10-23T11:39:00Z">
        <w:r w:rsidR="00F0732D">
          <w:rPr>
            <w:noProof/>
          </w:rPr>
          <w:t>3</w:t>
        </w:r>
      </w:ins>
      <w:ins w:id="1653" w:author="Peter Simpson" w:date="2018-10-03T11:45:00Z">
        <w:r>
          <w:fldChar w:fldCharType="end"/>
        </w:r>
        <w:r w:rsidRPr="005024C7">
          <w:t xml:space="preserve"> - Swagger Documentation - Method detail</w:t>
        </w:r>
      </w:ins>
    </w:p>
    <w:p w14:paraId="402C0C69" w14:textId="77777777" w:rsidR="00D03FC3" w:rsidDel="00B2559F" w:rsidRDefault="000C2ECA" w:rsidP="00B2559F">
      <w:pPr>
        <w:rPr>
          <w:del w:id="1654" w:author="Peter Simpson" w:date="2018-10-03T13:03:00Z"/>
        </w:rPr>
      </w:pPr>
      <w:del w:id="1655" w:author="Peter Simpson" w:date="2018-10-03T13:04:00Z">
        <w:r w:rsidDel="00B2559F">
          <w:delText xml:space="preserve"> </w:delText>
        </w:r>
      </w:del>
      <w:del w:id="1656" w:author="Peter Simpson" w:date="2018-10-03T13:03:00Z">
        <w:r w:rsidR="00D03FC3" w:rsidDel="00B2559F">
          <w:br w:type="page"/>
        </w:r>
        <w:bookmarkStart w:id="1657" w:name="_Toc526335974"/>
        <w:bookmarkStart w:id="1658" w:name="_Toc526336118"/>
        <w:bookmarkStart w:id="1659" w:name="_Toc526336262"/>
        <w:bookmarkStart w:id="1660" w:name="_Toc526336405"/>
        <w:bookmarkStart w:id="1661" w:name="_Toc526336574"/>
        <w:bookmarkStart w:id="1662" w:name="_Toc526336744"/>
        <w:bookmarkStart w:id="1663" w:name="_Toc526336914"/>
        <w:bookmarkStart w:id="1664" w:name="_Toc526337084"/>
        <w:bookmarkStart w:id="1665" w:name="_Toc526360892"/>
        <w:bookmarkStart w:id="1666" w:name="_Toc526362060"/>
        <w:bookmarkStart w:id="1667" w:name="_Toc526362147"/>
        <w:bookmarkStart w:id="1668" w:name="_Toc526367905"/>
        <w:bookmarkStart w:id="1669" w:name="_Toc526408271"/>
        <w:bookmarkStart w:id="1670" w:name="_Toc526408432"/>
        <w:bookmarkStart w:id="1671" w:name="_Toc526408519"/>
        <w:bookmarkStart w:id="1672" w:name="_Toc526408606"/>
        <w:bookmarkStart w:id="1673" w:name="_Toc526409255"/>
        <w:bookmarkStart w:id="1674" w:name="_Toc526418213"/>
        <w:bookmarkStart w:id="1675" w:name="_Toc526418499"/>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del>
    </w:p>
    <w:p w14:paraId="74E4DC1A" w14:textId="77777777" w:rsidR="00415787" w:rsidRDefault="006C15D2">
      <w:pPr>
        <w:pStyle w:val="Heading1"/>
      </w:pPr>
      <w:bookmarkStart w:id="1676" w:name="_Ref525981811"/>
      <w:bookmarkStart w:id="1677" w:name="_Ref525992981"/>
      <w:bookmarkStart w:id="1678" w:name="_Ref525999218"/>
      <w:del w:id="1679" w:author="Peter Simpson" w:date="2018-10-02T20:11:00Z">
        <w:r w:rsidDel="002E7394">
          <w:lastRenderedPageBreak/>
          <w:delText xml:space="preserve">Part </w:delText>
        </w:r>
        <w:r w:rsidR="00A15ED9" w:rsidDel="002E7394">
          <w:fldChar w:fldCharType="begin"/>
        </w:r>
        <w:r w:rsidR="00A15ED9" w:rsidDel="002E7394">
          <w:delInstrText xml:space="preserve"> REF _Ref525981811 \n </w:delInstrText>
        </w:r>
        <w:r w:rsidR="00A15ED9" w:rsidDel="002E7394">
          <w:fldChar w:fldCharType="separate"/>
        </w:r>
        <w:r w:rsidR="00E075C1" w:rsidDel="002E7394">
          <w:delText>2</w:delText>
        </w:r>
        <w:r w:rsidR="00A15ED9" w:rsidDel="002E7394">
          <w:fldChar w:fldCharType="end"/>
        </w:r>
        <w:r w:rsidDel="002E7394">
          <w:delText xml:space="preserve"> - </w:delText>
        </w:r>
      </w:del>
      <w:bookmarkStart w:id="1680" w:name="_Ref526279244"/>
      <w:bookmarkStart w:id="1681" w:name="_Toc526418500"/>
      <w:r w:rsidR="009777EF">
        <w:t xml:space="preserve">ASCOM </w:t>
      </w:r>
      <w:r w:rsidR="005706D3">
        <w:t>R</w:t>
      </w:r>
      <w:bookmarkEnd w:id="1676"/>
      <w:r w:rsidR="00CC7CAD">
        <w:t>emote</w:t>
      </w:r>
      <w:bookmarkEnd w:id="1677"/>
      <w:bookmarkEnd w:id="1678"/>
      <w:bookmarkEnd w:id="1680"/>
      <w:bookmarkEnd w:id="1681"/>
    </w:p>
    <w:p w14:paraId="0ADCC7FC" w14:textId="77777777" w:rsidR="00415787" w:rsidRPr="002C32AD" w:rsidRDefault="005706D3">
      <w:pPr>
        <w:pStyle w:val="Heading2"/>
        <w:rPr>
          <w:ins w:id="1682" w:author="Peter Simpson" w:date="2018-10-03T10:05:00Z"/>
        </w:rPr>
      </w:pPr>
      <w:bookmarkStart w:id="1683" w:name="_Toc526418501"/>
      <w:r w:rsidRPr="002C32AD">
        <w:t>Concept</w:t>
      </w:r>
      <w:ins w:id="1684" w:author="Peter Simpson" w:date="2018-10-03T10:51:00Z">
        <w:r w:rsidR="00405641" w:rsidRPr="002C32AD">
          <w:t xml:space="preserve"> and Capabilities</w:t>
        </w:r>
      </w:ins>
      <w:bookmarkEnd w:id="1683"/>
    </w:p>
    <w:p w14:paraId="52F0CFCF" w14:textId="77777777" w:rsidR="00853ECE" w:rsidRDefault="00405641">
      <w:pPr>
        <w:rPr>
          <w:ins w:id="1685" w:author="Peter Simpson" w:date="2018-10-03T10:13:00Z"/>
        </w:rPr>
      </w:pPr>
      <w:ins w:id="1686" w:author="Peter Simpson" w:date="2018-10-03T10:51:00Z">
        <w:r>
          <w:t xml:space="preserve">ASCOM Remote </w:t>
        </w:r>
      </w:ins>
      <w:ins w:id="1687" w:author="Peter Simpson" w:date="2018-10-03T10:52:00Z">
        <w:r>
          <w:t>use</w:t>
        </w:r>
      </w:ins>
      <w:ins w:id="1688" w:author="Peter Simpson" w:date="2018-10-03T11:00:00Z">
        <w:r w:rsidR="00042CF4">
          <w:t>s</w:t>
        </w:r>
      </w:ins>
      <w:ins w:id="1689" w:author="Peter Simpson" w:date="2018-10-03T10:52:00Z">
        <w:r>
          <w:t xml:space="preserve"> the ASCOM REST API</w:t>
        </w:r>
      </w:ins>
      <w:ins w:id="1690" w:author="Peter Simpson" w:date="2018-10-03T11:00:00Z">
        <w:r w:rsidR="00042CF4">
          <w:t>s</w:t>
        </w:r>
      </w:ins>
      <w:ins w:id="1691" w:author="Peter Simpson" w:date="2018-10-03T10:52:00Z">
        <w:r>
          <w:t xml:space="preserve"> to d</w:t>
        </w:r>
      </w:ins>
      <w:ins w:id="1692" w:author="Peter Simpson" w:date="2018-10-03T10:13:00Z">
        <w:r w:rsidR="00AF1666">
          <w:t xml:space="preserve">eliver </w:t>
        </w:r>
      </w:ins>
      <w:ins w:id="1693" w:author="Peter Simpson" w:date="2018-10-03T10:54:00Z">
        <w:r w:rsidR="00042CF4">
          <w:t xml:space="preserve">three </w:t>
        </w:r>
      </w:ins>
      <w:ins w:id="1694" w:author="Peter Simpson" w:date="2018-10-03T10:15:00Z">
        <w:r w:rsidR="00AF1666">
          <w:t xml:space="preserve">new </w:t>
        </w:r>
      </w:ins>
      <w:ins w:id="1695" w:author="Peter Simpson" w:date="2018-10-03T10:13:00Z">
        <w:r w:rsidR="00AF1666">
          <w:t>capabilities</w:t>
        </w:r>
      </w:ins>
      <w:ins w:id="1696" w:author="Peter Simpson" w:date="2018-10-03T10:17:00Z">
        <w:r w:rsidR="00AF1666">
          <w:t xml:space="preserve"> for networked devices</w:t>
        </w:r>
      </w:ins>
      <w:ins w:id="1697" w:author="Peter Simpson" w:date="2018-10-03T10:13:00Z">
        <w:r w:rsidR="00AF1666">
          <w:t>:</w:t>
        </w:r>
      </w:ins>
    </w:p>
    <w:p w14:paraId="7B611A0D" w14:textId="77777777" w:rsidR="00AF1666" w:rsidRDefault="00042CF4">
      <w:pPr>
        <w:pStyle w:val="ListParagraph"/>
        <w:numPr>
          <w:ilvl w:val="0"/>
          <w:numId w:val="27"/>
        </w:numPr>
        <w:rPr>
          <w:ins w:id="1698" w:author="Peter Simpson" w:date="2018-10-03T10:55:00Z"/>
        </w:rPr>
        <w:pPrChange w:id="1699" w:author="Peter Simpson" w:date="2018-10-03T11:01:00Z">
          <w:pPr>
            <w:pStyle w:val="ListParagraph"/>
            <w:numPr>
              <w:numId w:val="26"/>
            </w:numPr>
            <w:ind w:hanging="360"/>
          </w:pPr>
        </w:pPrChange>
      </w:pPr>
      <w:ins w:id="1700" w:author="Peter Simpson" w:date="2018-10-03T10:58:00Z">
        <w:r>
          <w:t xml:space="preserve">ASCOM </w:t>
        </w:r>
      </w:ins>
      <w:ins w:id="1701" w:author="Peter Simpson" w:date="2018-10-03T10:13:00Z">
        <w:r w:rsidR="00AF1666">
          <w:t>Win</w:t>
        </w:r>
      </w:ins>
      <w:ins w:id="1702" w:author="Peter Simpson" w:date="2018-10-03T10:14:00Z">
        <w:r w:rsidR="00AF1666">
          <w:t>dows a</w:t>
        </w:r>
      </w:ins>
      <w:ins w:id="1703" w:author="Peter Simpson" w:date="2018-10-03T10:13:00Z">
        <w:r w:rsidR="00AF1666">
          <w:t>pplications</w:t>
        </w:r>
      </w:ins>
      <w:ins w:id="1704" w:author="Peter Simpson" w:date="2018-10-03T10:14:00Z">
        <w:r w:rsidR="00AF1666">
          <w:t xml:space="preserve"> and drivers </w:t>
        </w:r>
      </w:ins>
      <w:ins w:id="1705" w:author="Peter Simpson" w:date="2018-10-03T10:15:00Z">
        <w:r w:rsidR="00AF1666">
          <w:t>can</w:t>
        </w:r>
      </w:ins>
      <w:ins w:id="1706" w:author="Peter Simpson" w:date="2018-10-03T10:53:00Z">
        <w:r>
          <w:t>, for the first time,</w:t>
        </w:r>
      </w:ins>
      <w:ins w:id="1707" w:author="Peter Simpson" w:date="2018-10-03T10:15:00Z">
        <w:r w:rsidR="00AF1666">
          <w:t xml:space="preserve"> run </w:t>
        </w:r>
      </w:ins>
      <w:ins w:id="1708" w:author="Peter Simpson" w:date="2018-10-03T10:14:00Z">
        <w:r w:rsidR="00AF1666">
          <w:t>on separate PCs</w:t>
        </w:r>
      </w:ins>
      <w:ins w:id="1709" w:author="Peter Simpson" w:date="2018-10-03T10:15:00Z">
        <w:r w:rsidR="00AF1666">
          <w:t xml:space="preserve"> </w:t>
        </w:r>
      </w:ins>
    </w:p>
    <w:p w14:paraId="57316D77" w14:textId="77777777" w:rsidR="00042CF4" w:rsidRDefault="005A1B3F">
      <w:pPr>
        <w:pStyle w:val="ListParagraph"/>
        <w:numPr>
          <w:ilvl w:val="0"/>
          <w:numId w:val="27"/>
        </w:numPr>
        <w:rPr>
          <w:ins w:id="1710" w:author="Peter Simpson" w:date="2018-10-03T10:16:00Z"/>
        </w:rPr>
        <w:pPrChange w:id="1711" w:author="Peter Simpson" w:date="2018-10-03T11:01:00Z">
          <w:pPr>
            <w:pStyle w:val="ListParagraph"/>
            <w:numPr>
              <w:numId w:val="26"/>
            </w:numPr>
            <w:ind w:hanging="360"/>
          </w:pPr>
        </w:pPrChange>
      </w:pPr>
      <w:ins w:id="1712" w:author="Peter Simpson" w:date="2018-10-03T11:13:00Z">
        <w:r>
          <w:t>A</w:t>
        </w:r>
      </w:ins>
      <w:ins w:id="1713" w:author="Peter Simpson" w:date="2018-10-03T10:55:00Z">
        <w:r w:rsidR="00042CF4">
          <w:t>pplications</w:t>
        </w:r>
      </w:ins>
      <w:ins w:id="1714" w:author="Peter Simpson" w:date="2018-10-03T10:56:00Z">
        <w:r w:rsidR="00042CF4">
          <w:t xml:space="preserve"> on any platform can use the ASCOM REST APIs </w:t>
        </w:r>
      </w:ins>
      <w:ins w:id="1715" w:author="Peter Simpson" w:date="2018-10-03T10:59:00Z">
        <w:r w:rsidR="00042CF4">
          <w:t xml:space="preserve">directly, </w:t>
        </w:r>
      </w:ins>
      <w:ins w:id="1716" w:author="Peter Simpson" w:date="2018-10-03T11:02:00Z">
        <w:r w:rsidR="00042CF4">
          <w:t>without any COM technology</w:t>
        </w:r>
      </w:ins>
      <w:ins w:id="1717" w:author="Peter Simpson" w:date="2018-10-03T10:59:00Z">
        <w:r w:rsidR="00042CF4">
          <w:t xml:space="preserve">, </w:t>
        </w:r>
      </w:ins>
      <w:ins w:id="1718" w:author="Peter Simpson" w:date="2018-10-03T10:57:00Z">
        <w:r w:rsidR="00042CF4">
          <w:t xml:space="preserve">to communicate with </w:t>
        </w:r>
      </w:ins>
      <w:ins w:id="1719" w:author="Peter Simpson" w:date="2018-10-03T11:14:00Z">
        <w:r>
          <w:t>all of today’s</w:t>
        </w:r>
      </w:ins>
      <w:ins w:id="1720" w:author="Peter Simpson" w:date="2018-10-03T10:57:00Z">
        <w:r w:rsidR="00042CF4">
          <w:t xml:space="preserve"> COM based </w:t>
        </w:r>
      </w:ins>
      <w:ins w:id="1721" w:author="Peter Simpson" w:date="2018-10-03T10:59:00Z">
        <w:r w:rsidR="00042CF4">
          <w:t xml:space="preserve">ASCOM </w:t>
        </w:r>
      </w:ins>
      <w:ins w:id="1722" w:author="Peter Simpson" w:date="2018-10-03T10:56:00Z">
        <w:r w:rsidR="00042CF4">
          <w:t xml:space="preserve">Windows </w:t>
        </w:r>
      </w:ins>
      <w:ins w:id="1723" w:author="Peter Simpson" w:date="2018-10-03T10:57:00Z">
        <w:r w:rsidR="00042CF4">
          <w:t>drivers.</w:t>
        </w:r>
      </w:ins>
    </w:p>
    <w:p w14:paraId="1E415B1B" w14:textId="77777777" w:rsidR="00AF1666" w:rsidRDefault="00042CF4" w:rsidP="00042CF4">
      <w:pPr>
        <w:pStyle w:val="ListParagraph"/>
        <w:numPr>
          <w:ilvl w:val="0"/>
          <w:numId w:val="27"/>
        </w:numPr>
        <w:rPr>
          <w:ins w:id="1724" w:author="Peter Simpson" w:date="2018-10-03T11:03:00Z"/>
        </w:rPr>
      </w:pPr>
      <w:ins w:id="1725" w:author="Peter Simpson" w:date="2018-10-03T10:54:00Z">
        <w:r>
          <w:t xml:space="preserve">Today’s </w:t>
        </w:r>
      </w:ins>
      <w:ins w:id="1726" w:author="Peter Simpson" w:date="2018-10-03T11:00:00Z">
        <w:r>
          <w:t xml:space="preserve">ASCOM </w:t>
        </w:r>
      </w:ins>
      <w:ins w:id="1727" w:author="Peter Simpson" w:date="2018-10-03T10:54:00Z">
        <w:r>
          <w:t>Windows a</w:t>
        </w:r>
      </w:ins>
      <w:ins w:id="1728" w:author="Peter Simpson" w:date="2018-10-03T10:16:00Z">
        <w:r w:rsidR="00AF1666">
          <w:t xml:space="preserve">pplications </w:t>
        </w:r>
      </w:ins>
      <w:ins w:id="1729" w:author="Peter Simpson" w:date="2018-10-03T10:53:00Z">
        <w:r>
          <w:t xml:space="preserve">can communicate </w:t>
        </w:r>
      </w:ins>
      <w:ins w:id="1730" w:author="Peter Simpson" w:date="2018-10-03T10:54:00Z">
        <w:r>
          <w:t xml:space="preserve">with new drivers that </w:t>
        </w:r>
      </w:ins>
      <w:ins w:id="1731" w:author="Peter Simpson" w:date="2018-10-03T11:00:00Z">
        <w:r>
          <w:t xml:space="preserve">use </w:t>
        </w:r>
      </w:ins>
      <w:ins w:id="1732" w:author="Peter Simpson" w:date="2018-10-03T10:54:00Z">
        <w:r>
          <w:t xml:space="preserve">the ASCOM REST </w:t>
        </w:r>
      </w:ins>
      <w:ins w:id="1733" w:author="Peter Simpson" w:date="2018-10-03T10:56:00Z">
        <w:r>
          <w:t xml:space="preserve">APIs </w:t>
        </w:r>
      </w:ins>
      <w:ins w:id="1734" w:author="Peter Simpson" w:date="2018-10-03T11:00:00Z">
        <w:r>
          <w:t xml:space="preserve">directly </w:t>
        </w:r>
      </w:ins>
      <w:ins w:id="1735" w:author="Peter Simpson" w:date="2018-10-03T10:55:00Z">
        <w:r>
          <w:t xml:space="preserve">without using any </w:t>
        </w:r>
      </w:ins>
      <w:ins w:id="1736" w:author="Peter Simpson" w:date="2018-10-03T10:54:00Z">
        <w:r>
          <w:t>COM technolog</w:t>
        </w:r>
      </w:ins>
      <w:ins w:id="1737" w:author="Peter Simpson" w:date="2018-10-03T10:55:00Z">
        <w:r>
          <w:t>y.</w:t>
        </w:r>
      </w:ins>
    </w:p>
    <w:p w14:paraId="4C50CB5D" w14:textId="77777777" w:rsidR="00A3474B" w:rsidRDefault="00A3474B" w:rsidP="00A3474B">
      <w:pPr>
        <w:rPr>
          <w:ins w:id="1738" w:author="Peter Simpson" w:date="2018-10-03T11:06:00Z"/>
        </w:rPr>
      </w:pPr>
      <w:ins w:id="1739" w:author="Peter Simpson" w:date="2018-10-03T11:03:00Z">
        <w:r>
          <w:t>ASCOM Remote comprises two components</w:t>
        </w:r>
      </w:ins>
      <w:ins w:id="1740" w:author="Peter Simpson" w:date="2018-10-03T11:06:00Z">
        <w:r>
          <w:t>:</w:t>
        </w:r>
      </w:ins>
    </w:p>
    <w:p w14:paraId="52967D3C" w14:textId="77777777" w:rsidR="00A3474B" w:rsidRDefault="00A3474B" w:rsidP="00A3474B">
      <w:pPr>
        <w:pStyle w:val="ListParagraph"/>
        <w:numPr>
          <w:ilvl w:val="0"/>
          <w:numId w:val="28"/>
        </w:numPr>
        <w:rPr>
          <w:ins w:id="1741" w:author="Peter Simpson" w:date="2018-10-03T11:07:00Z"/>
        </w:rPr>
      </w:pPr>
      <w:ins w:id="1742" w:author="Peter Simpson" w:date="2018-10-03T11:06:00Z">
        <w:r>
          <w:t>A</w:t>
        </w:r>
      </w:ins>
      <w:ins w:id="1743" w:author="Peter Simpson" w:date="2018-10-03T11:03:00Z">
        <w:r>
          <w:t xml:space="preserve"> set of </w:t>
        </w:r>
        <w:r w:rsidRPr="00A3474B">
          <w:rPr>
            <w:b/>
            <w:i/>
            <w:rPrChange w:id="1744" w:author="Peter Simpson" w:date="2018-10-03T11:09:00Z">
              <w:rPr/>
            </w:rPrChange>
          </w:rPr>
          <w:t>Remote Clients</w:t>
        </w:r>
      </w:ins>
      <w:ins w:id="1745" w:author="Peter Simpson" w:date="2018-10-03T11:04:00Z">
        <w:r>
          <w:t xml:space="preserve"> that appear </w:t>
        </w:r>
      </w:ins>
      <w:ins w:id="1746" w:author="Peter Simpson" w:date="2018-10-03T11:15:00Z">
        <w:r w:rsidR="005A1B3F">
          <w:t xml:space="preserve">as </w:t>
        </w:r>
      </w:ins>
      <w:ins w:id="1747" w:author="Peter Simpson" w:date="2018-10-03T11:04:00Z">
        <w:r>
          <w:t>local drivers</w:t>
        </w:r>
      </w:ins>
      <w:ins w:id="1748" w:author="Peter Simpson" w:date="2018-10-03T11:16:00Z">
        <w:r w:rsidR="005A1B3F">
          <w:t xml:space="preserve"> to ASCOM Windows applications</w:t>
        </w:r>
      </w:ins>
      <w:ins w:id="1749" w:author="Peter Simpson" w:date="2018-10-03T11:04:00Z">
        <w:r>
          <w:t xml:space="preserve">. </w:t>
        </w:r>
      </w:ins>
      <w:ins w:id="1750" w:author="Peter Simpson" w:date="2018-10-03T11:05:00Z">
        <w:r>
          <w:t xml:space="preserve">These receive COM based commands from the </w:t>
        </w:r>
      </w:ins>
      <w:ins w:id="1751" w:author="Peter Simpson" w:date="2018-10-03T11:07:00Z">
        <w:r>
          <w:t xml:space="preserve">local </w:t>
        </w:r>
      </w:ins>
      <w:ins w:id="1752" w:author="Peter Simpson" w:date="2018-10-03T11:05:00Z">
        <w:r>
          <w:t>application and translate them into ASCOM REST calls</w:t>
        </w:r>
      </w:ins>
      <w:ins w:id="1753" w:author="Peter Simpson" w:date="2018-10-03T11:08:00Z">
        <w:r>
          <w:t xml:space="preserve">, which are sent </w:t>
        </w:r>
      </w:ins>
      <w:ins w:id="1754" w:author="Peter Simpson" w:date="2018-10-03T11:05:00Z">
        <w:r>
          <w:t>to networked device</w:t>
        </w:r>
      </w:ins>
      <w:ins w:id="1755" w:author="Peter Simpson" w:date="2018-10-03T11:17:00Z">
        <w:r w:rsidR="005A1B3F">
          <w:t>s</w:t>
        </w:r>
      </w:ins>
      <w:ins w:id="1756" w:author="Peter Simpson" w:date="2018-10-03T11:05:00Z">
        <w:r>
          <w:t xml:space="preserve"> that expose</w:t>
        </w:r>
      </w:ins>
      <w:ins w:id="1757" w:author="Peter Simpson" w:date="2018-10-03T11:06:00Z">
        <w:r>
          <w:t xml:space="preserve"> the ASCOM REST API.</w:t>
        </w:r>
      </w:ins>
    </w:p>
    <w:p w14:paraId="724F4774" w14:textId="77777777" w:rsidR="00A3474B" w:rsidRDefault="00A3474B" w:rsidP="00A3474B">
      <w:pPr>
        <w:pStyle w:val="ListParagraph"/>
        <w:numPr>
          <w:ilvl w:val="0"/>
          <w:numId w:val="28"/>
        </w:numPr>
        <w:rPr>
          <w:ins w:id="1758" w:author="Peter Simpson" w:date="2018-10-03T11:11:00Z"/>
        </w:rPr>
      </w:pPr>
      <w:ins w:id="1759" w:author="Peter Simpson" w:date="2018-10-03T11:07:00Z">
        <w:r>
          <w:t xml:space="preserve">A </w:t>
        </w:r>
        <w:r w:rsidRPr="00A3474B">
          <w:rPr>
            <w:b/>
            <w:i/>
            <w:rPrChange w:id="1760" w:author="Peter Simpson" w:date="2018-10-03T11:09:00Z">
              <w:rPr/>
            </w:rPrChange>
          </w:rPr>
          <w:t>Remote Server</w:t>
        </w:r>
      </w:ins>
      <w:ins w:id="1761" w:author="Peter Simpson" w:date="2018-10-03T11:09:00Z">
        <w:r>
          <w:t xml:space="preserve"> that can </w:t>
        </w:r>
      </w:ins>
      <w:ins w:id="1762" w:author="Peter Simpson" w:date="2018-10-03T11:10:00Z">
        <w:r>
          <w:t xml:space="preserve">host up to 10 </w:t>
        </w:r>
      </w:ins>
      <w:ins w:id="1763" w:author="Peter Simpson" w:date="2018-10-03T11:09:00Z">
        <w:r>
          <w:t>COM based ASCOM drivers</w:t>
        </w:r>
      </w:ins>
      <w:ins w:id="1764" w:author="Peter Simpson" w:date="2018-10-03T11:11:00Z">
        <w:r>
          <w:t xml:space="preserve"> and present these through the ASCOM REST interfaces.</w:t>
        </w:r>
      </w:ins>
    </w:p>
    <w:p w14:paraId="6675131E" w14:textId="77777777" w:rsidR="00A3474B" w:rsidRDefault="00A3474B">
      <w:pPr>
        <w:rPr>
          <w:ins w:id="1765" w:author="Peter Simpson" w:date="2018-10-03T10:50:00Z"/>
        </w:rPr>
        <w:pPrChange w:id="1766" w:author="Peter Simpson" w:date="2018-10-03T11:11:00Z">
          <w:pPr>
            <w:pStyle w:val="ListParagraph"/>
            <w:numPr>
              <w:numId w:val="26"/>
            </w:numPr>
            <w:ind w:hanging="360"/>
          </w:pPr>
        </w:pPrChange>
      </w:pPr>
      <w:ins w:id="1767" w:author="Peter Simpson" w:date="2018-10-03T11:11:00Z">
        <w:r>
          <w:t xml:space="preserve">This </w:t>
        </w:r>
      </w:ins>
      <w:ins w:id="1768" w:author="Peter Simpson" w:date="2018-10-03T11:12:00Z">
        <w:r>
          <w:t xml:space="preserve">graphic </w:t>
        </w:r>
      </w:ins>
      <w:ins w:id="1769" w:author="Peter Simpson" w:date="2018-10-03T11:11:00Z">
        <w:r>
          <w:t>shows</w:t>
        </w:r>
      </w:ins>
      <w:ins w:id="1770" w:author="Peter Simpson" w:date="2018-10-03T11:12:00Z">
        <w:r>
          <w:t xml:space="preserve"> a </w:t>
        </w:r>
      </w:ins>
      <w:ins w:id="1771" w:author="Peter Simpson" w:date="2018-10-03T11:21:00Z">
        <w:r w:rsidR="005A1B3F" w:rsidRPr="005A1B3F">
          <w:rPr>
            <w:i/>
            <w:rPrChange w:id="1772" w:author="Peter Simpson" w:date="2018-10-03T11:21:00Z">
              <w:rPr/>
            </w:rPrChange>
          </w:rPr>
          <w:t>R</w:t>
        </w:r>
      </w:ins>
      <w:ins w:id="1773" w:author="Peter Simpson" w:date="2018-10-03T11:12:00Z">
        <w:r w:rsidRPr="005A1B3F">
          <w:rPr>
            <w:i/>
            <w:rPrChange w:id="1774" w:author="Peter Simpson" w:date="2018-10-03T11:21:00Z">
              <w:rPr/>
            </w:rPrChange>
          </w:rPr>
          <w:t xml:space="preserve">emote </w:t>
        </w:r>
      </w:ins>
      <w:ins w:id="1775" w:author="Peter Simpson" w:date="2018-10-03T11:21:00Z">
        <w:r w:rsidR="005A1B3F" w:rsidRPr="005A1B3F">
          <w:rPr>
            <w:i/>
            <w:rPrChange w:id="1776" w:author="Peter Simpson" w:date="2018-10-03T11:21:00Z">
              <w:rPr/>
            </w:rPrChange>
          </w:rPr>
          <w:t>C</w:t>
        </w:r>
      </w:ins>
      <w:ins w:id="1777" w:author="Peter Simpson" w:date="2018-10-03T11:12:00Z">
        <w:r w:rsidRPr="005A1B3F">
          <w:rPr>
            <w:i/>
            <w:rPrChange w:id="1778" w:author="Peter Simpson" w:date="2018-10-03T11:21:00Z">
              <w:rPr/>
            </w:rPrChange>
          </w:rPr>
          <w:t>lient</w:t>
        </w:r>
        <w:r>
          <w:t xml:space="preserve"> </w:t>
        </w:r>
      </w:ins>
      <w:ins w:id="1779" w:author="Peter Simpson" w:date="2018-10-03T11:20:00Z">
        <w:r w:rsidR="005A1B3F">
          <w:t xml:space="preserve">driver communicating with </w:t>
        </w:r>
      </w:ins>
      <w:ins w:id="1780" w:author="Peter Simpson" w:date="2018-10-03T11:12:00Z">
        <w:r>
          <w:t xml:space="preserve">remotely hosted COM </w:t>
        </w:r>
      </w:ins>
      <w:ins w:id="1781" w:author="Peter Simpson" w:date="2018-10-03T20:47:00Z">
        <w:r w:rsidR="000278A4">
          <w:t>or</w:t>
        </w:r>
      </w:ins>
      <w:ins w:id="1782" w:author="Peter Simpson" w:date="2018-10-03T11:12:00Z">
        <w:r>
          <w:t xml:space="preserve"> </w:t>
        </w:r>
      </w:ins>
      <w:ins w:id="1783" w:author="Peter Simpson" w:date="2018-10-03T11:13:00Z">
        <w:r>
          <w:t>native</w:t>
        </w:r>
      </w:ins>
      <w:ins w:id="1784" w:author="Peter Simpson" w:date="2018-10-03T11:12:00Z">
        <w:r>
          <w:t xml:space="preserve"> drivers</w:t>
        </w:r>
      </w:ins>
      <w:ins w:id="1785" w:author="Peter Simpson" w:date="2018-10-03T11:20:00Z">
        <w:r w:rsidR="005A1B3F">
          <w:t xml:space="preserve"> on behalf of the COM client </w:t>
        </w:r>
      </w:ins>
      <w:ins w:id="1786" w:author="Peter Simpson" w:date="2018-10-03T11:21:00Z">
        <w:r w:rsidR="005A1B3F">
          <w:t>application</w:t>
        </w:r>
      </w:ins>
      <w:ins w:id="1787" w:author="Peter Simpson" w:date="2018-10-03T11:12:00Z">
        <w:r>
          <w:t>:</w:t>
        </w:r>
      </w:ins>
    </w:p>
    <w:p w14:paraId="346B47FB" w14:textId="77777777" w:rsidR="002E05A6" w:rsidRDefault="003479F0">
      <w:pPr>
        <w:keepNext/>
        <w:jc w:val="center"/>
        <w:rPr>
          <w:ins w:id="1788" w:author="Peter Simpson" w:date="2018-10-03T20:57:00Z"/>
        </w:rPr>
        <w:pPrChange w:id="1789" w:author="Peter Simpson" w:date="2018-10-03T20:58:00Z">
          <w:pPr/>
        </w:pPrChange>
      </w:pPr>
      <w:ins w:id="1790" w:author="Peter Simpson" w:date="2018-10-03T11:55:00Z">
        <w:r w:rsidRPr="003479F0">
          <w:rPr>
            <w:noProof/>
          </w:rPr>
          <w:drawing>
            <wp:inline distT="0" distB="0" distL="0" distR="0" wp14:anchorId="1C34DEE4" wp14:editId="33578F8B">
              <wp:extent cx="5600858" cy="4369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0520" cy="4385327"/>
                      </a:xfrm>
                      <a:prstGeom prst="rect">
                        <a:avLst/>
                      </a:prstGeom>
                    </pic:spPr>
                  </pic:pic>
                </a:graphicData>
              </a:graphic>
            </wp:inline>
          </w:drawing>
        </w:r>
      </w:ins>
    </w:p>
    <w:p w14:paraId="12B5391C" w14:textId="39D8C0EA" w:rsidR="00405641" w:rsidRDefault="002E05A6">
      <w:pPr>
        <w:pStyle w:val="Caption"/>
        <w:rPr>
          <w:ins w:id="1791" w:author="Peter Simpson" w:date="2018-10-03T10:50:00Z"/>
        </w:rPr>
        <w:pPrChange w:id="1792" w:author="Peter Simpson" w:date="2018-10-03T20:57:00Z">
          <w:pPr/>
        </w:pPrChange>
      </w:pPr>
      <w:ins w:id="1793" w:author="Peter Simpson" w:date="2018-10-03T20:57:00Z">
        <w:r>
          <w:t xml:space="preserve">Figure </w:t>
        </w:r>
        <w:r>
          <w:fldChar w:fldCharType="begin"/>
        </w:r>
        <w:r>
          <w:instrText xml:space="preserve"> SEQ Figure \* ARABIC </w:instrText>
        </w:r>
      </w:ins>
      <w:r>
        <w:fldChar w:fldCharType="separate"/>
      </w:r>
      <w:ins w:id="1794" w:author="Peter Simpson" w:date="2018-10-23T11:39:00Z">
        <w:r w:rsidR="00F0732D">
          <w:rPr>
            <w:noProof/>
          </w:rPr>
          <w:t>4</w:t>
        </w:r>
      </w:ins>
      <w:ins w:id="1795" w:author="Peter Simpson" w:date="2018-10-03T20:57:00Z">
        <w:r>
          <w:fldChar w:fldCharType="end"/>
        </w:r>
        <w:r>
          <w:t xml:space="preserve"> - COM Client accessing </w:t>
        </w:r>
      </w:ins>
      <w:ins w:id="1796" w:author="Peter Simpson" w:date="2018-10-03T21:12:00Z">
        <w:r w:rsidR="008D03A9">
          <w:t xml:space="preserve">a </w:t>
        </w:r>
      </w:ins>
      <w:ins w:id="1797" w:author="Peter Simpson" w:date="2018-10-03T20:57:00Z">
        <w:r>
          <w:t>remote</w:t>
        </w:r>
        <w:r>
          <w:rPr>
            <w:noProof/>
          </w:rPr>
          <w:t xml:space="preserve"> COM or non-COM driver</w:t>
        </w:r>
      </w:ins>
    </w:p>
    <w:p w14:paraId="4D5CA13E" w14:textId="77777777" w:rsidR="00405641" w:rsidRPr="002C32AD" w:rsidDel="003479F0" w:rsidRDefault="00405641">
      <w:pPr>
        <w:rPr>
          <w:del w:id="1798" w:author="Peter Simpson" w:date="2018-10-03T11:55:00Z"/>
        </w:rPr>
        <w:pPrChange w:id="1799" w:author="Peter Simpson" w:date="2018-10-03T10:50:00Z">
          <w:pPr>
            <w:pStyle w:val="Heading2"/>
          </w:pPr>
        </w:pPrChange>
      </w:pPr>
    </w:p>
    <w:p w14:paraId="75A29898" w14:textId="77777777" w:rsidR="005A1B3F" w:rsidRDefault="005A1B3F">
      <w:pPr>
        <w:rPr>
          <w:ins w:id="1800" w:author="Peter Simpson" w:date="2018-10-03T11:19:00Z"/>
        </w:rPr>
      </w:pPr>
      <w:ins w:id="1801" w:author="Peter Simpson" w:date="2018-10-03T11:18:00Z">
        <w:r>
          <w:t xml:space="preserve">This graphic shows non-Windows applications using current </w:t>
        </w:r>
      </w:ins>
      <w:ins w:id="1802" w:author="Peter Simpson" w:date="2018-10-03T11:19:00Z">
        <w:r>
          <w:t xml:space="preserve">COM based ASCOM drivers hosted by the </w:t>
        </w:r>
        <w:r w:rsidRPr="005A1B3F">
          <w:rPr>
            <w:i/>
            <w:rPrChange w:id="1803" w:author="Peter Simpson" w:date="2018-10-03T11:19:00Z">
              <w:rPr/>
            </w:rPrChange>
          </w:rPr>
          <w:t>Remote Server</w:t>
        </w:r>
        <w:r>
          <w:t>:</w:t>
        </w:r>
      </w:ins>
    </w:p>
    <w:p w14:paraId="79C4ED96" w14:textId="77777777" w:rsidR="002E05A6" w:rsidRDefault="003479F0">
      <w:pPr>
        <w:keepNext/>
        <w:jc w:val="right"/>
        <w:rPr>
          <w:ins w:id="1804" w:author="Peter Simpson" w:date="2018-10-03T20:58:00Z"/>
        </w:rPr>
        <w:pPrChange w:id="1805" w:author="Peter Simpson" w:date="2018-10-03T20:59:00Z">
          <w:pPr/>
        </w:pPrChange>
      </w:pPr>
      <w:ins w:id="1806" w:author="Peter Simpson" w:date="2018-10-03T11:56:00Z">
        <w:r w:rsidRPr="003479F0">
          <w:rPr>
            <w:noProof/>
          </w:rPr>
          <w:drawing>
            <wp:inline distT="0" distB="0" distL="0" distR="0" wp14:anchorId="412AA29C" wp14:editId="1BAD0FB8">
              <wp:extent cx="5305670" cy="41493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030" cy="4176959"/>
                      </a:xfrm>
                      <a:prstGeom prst="rect">
                        <a:avLst/>
                      </a:prstGeom>
                    </pic:spPr>
                  </pic:pic>
                </a:graphicData>
              </a:graphic>
            </wp:inline>
          </w:drawing>
        </w:r>
      </w:ins>
    </w:p>
    <w:p w14:paraId="12DB82C4" w14:textId="1A2C3CA0" w:rsidR="00405641" w:rsidRDefault="002E05A6">
      <w:pPr>
        <w:pStyle w:val="Caption"/>
        <w:rPr>
          <w:ins w:id="1807" w:author="Peter Simpson" w:date="2018-10-03T10:49:00Z"/>
        </w:rPr>
        <w:pPrChange w:id="1808" w:author="Peter Simpson" w:date="2018-10-03T20:58:00Z">
          <w:pPr/>
        </w:pPrChange>
      </w:pPr>
      <w:ins w:id="1809" w:author="Peter Simpson" w:date="2018-10-03T20:58:00Z">
        <w:r>
          <w:t xml:space="preserve">Figure </w:t>
        </w:r>
        <w:r>
          <w:fldChar w:fldCharType="begin"/>
        </w:r>
        <w:r>
          <w:instrText xml:space="preserve"> SEQ Figure \* ARABIC </w:instrText>
        </w:r>
      </w:ins>
      <w:r>
        <w:fldChar w:fldCharType="separate"/>
      </w:r>
      <w:ins w:id="1810" w:author="Peter Simpson" w:date="2018-10-23T11:39:00Z">
        <w:r w:rsidR="00F0732D">
          <w:rPr>
            <w:noProof/>
          </w:rPr>
          <w:t>5</w:t>
        </w:r>
      </w:ins>
      <w:ins w:id="1811" w:author="Peter Simpson" w:date="2018-10-03T20:58:00Z">
        <w:r>
          <w:fldChar w:fldCharType="end"/>
        </w:r>
        <w:r>
          <w:t xml:space="preserve"> - Non-Windows applications accessing a remote COM based driver</w:t>
        </w:r>
      </w:ins>
    </w:p>
    <w:p w14:paraId="0A3442A4" w14:textId="77777777" w:rsidR="009C0E7E" w:rsidRDefault="002C32AD">
      <w:pPr>
        <w:pStyle w:val="Heading3"/>
        <w:rPr>
          <w:ins w:id="1812" w:author="Peter Simpson" w:date="2018-10-03T12:21:00Z"/>
        </w:rPr>
      </w:pPr>
      <w:ins w:id="1813" w:author="Peter Simpson" w:date="2018-10-03T12:22:00Z">
        <w:r>
          <w:t>COM Server Types</w:t>
        </w:r>
      </w:ins>
    </w:p>
    <w:p w14:paraId="11ED5237" w14:textId="77777777" w:rsidR="00FF211A" w:rsidRPr="009C0E7E" w:rsidDel="005A1B3F" w:rsidRDefault="00FF211A">
      <w:pPr>
        <w:pStyle w:val="Heading3"/>
        <w:rPr>
          <w:del w:id="1814" w:author="Peter Simpson" w:date="2018-10-03T10:05:00Z"/>
          <w:rPrChange w:id="1815" w:author="Peter Simpson" w:date="2018-10-03T12:19:00Z">
            <w:rPr>
              <w:del w:id="1816" w:author="Peter Simpson" w:date="2018-10-03T10:05:00Z"/>
            </w:rPr>
          </w:rPrChange>
        </w:rPr>
        <w:pPrChange w:id="1817" w:author="Peter Simpson" w:date="2018-10-03T12:19:00Z">
          <w:pPr/>
        </w:pPrChange>
      </w:pPr>
      <w:del w:id="1818" w:author="Peter Simpson" w:date="2018-10-03T10:05:00Z">
        <w:r w:rsidRPr="009C0E7E" w:rsidDel="00853ECE">
          <w:rPr>
            <w:rPrChange w:id="1819" w:author="Peter Simpson" w:date="2018-10-03T12:19:00Z">
              <w:rPr/>
            </w:rPrChange>
          </w:rPr>
          <w:delText>ASCOM’s prime USP is the collection of interface definitions that comprise the ASCOM standard. These provide actionable methods on a standard device model, which masks the uniqueness and individuality inherent in real world device control protocols.</w:delText>
        </w:r>
      </w:del>
    </w:p>
    <w:p w14:paraId="5877CA24" w14:textId="77777777" w:rsidR="00415787" w:rsidRPr="009C0E7E" w:rsidDel="00853ECE" w:rsidRDefault="00C67DB2">
      <w:pPr>
        <w:rPr>
          <w:del w:id="1820" w:author="Peter Simpson" w:date="2018-10-03T10:05:00Z"/>
        </w:rPr>
      </w:pPr>
      <w:del w:id="1821"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del>
    </w:p>
    <w:p w14:paraId="0692AFD5" w14:textId="77777777" w:rsidR="0007539E" w:rsidRPr="009C0E7E" w:rsidRDefault="002C32AD">
      <w:ins w:id="1822" w:author="Peter Simpson" w:date="2018-10-03T12:22:00Z">
        <w:r>
          <w:t>Some of</w:t>
        </w:r>
      </w:ins>
      <w:ins w:id="1823" w:author="Peter Simpson" w:date="2018-10-03T11:25:00Z">
        <w:r w:rsidR="00DF32F2" w:rsidRPr="009C0E7E">
          <w:t xml:space="preserve"> the following graphics show two different types of </w:t>
        </w:r>
      </w:ins>
      <w:r w:rsidR="0007539E" w:rsidRPr="009C0E7E">
        <w:t>COM servers</w:t>
      </w:r>
      <w:del w:id="1824" w:author="Peter Simpson" w:date="2018-10-03T11:25:00Z">
        <w:r w:rsidR="0007539E" w:rsidRPr="009C0E7E" w:rsidDel="00DF32F2">
          <w:delText xml:space="preserve"> can be of two kinds</w:delText>
        </w:r>
      </w:del>
      <w:r w:rsidR="0007539E" w:rsidRPr="009C0E7E">
        <w:t xml:space="preserve">: </w:t>
      </w:r>
      <w:r w:rsidR="0070173B" w:rsidRPr="009C0E7E">
        <w:t>“</w:t>
      </w:r>
      <w:r w:rsidR="0007539E" w:rsidRPr="009C0E7E">
        <w:t>in process</w:t>
      </w:r>
      <w:r w:rsidR="0070173B" w:rsidRPr="009C0E7E">
        <w:t>”</w:t>
      </w:r>
      <w:r w:rsidR="0007539E" w:rsidRPr="009C0E7E">
        <w:t xml:space="preserve"> and </w:t>
      </w:r>
      <w:r w:rsidR="0070173B" w:rsidRPr="009C0E7E">
        <w:t>“</w:t>
      </w:r>
      <w:r w:rsidR="0007539E" w:rsidRPr="009C0E7E">
        <w:t>out of process</w:t>
      </w:r>
      <w:r w:rsidR="0070173B" w:rsidRPr="009C0E7E">
        <w:t>”</w:t>
      </w:r>
      <w:ins w:id="1825" w:author="Peter Simpson" w:date="2018-10-03T11:28:00Z">
        <w:r w:rsidR="00DF32F2" w:rsidRPr="009C0E7E">
          <w:t>. T</w:t>
        </w:r>
      </w:ins>
      <w:del w:id="1826" w:author="Peter Simpson" w:date="2018-10-03T11:28:00Z">
        <w:r w:rsidR="0007539E" w:rsidRPr="009C0E7E" w:rsidDel="00DF32F2">
          <w:delText>, t</w:delText>
        </w:r>
      </w:del>
      <w:r w:rsidR="0007539E" w:rsidRPr="009C0E7E">
        <w:t xml:space="preserve">he key difference is whether the COM server (the ASCOM driver) runs within the </w:t>
      </w:r>
      <w:del w:id="1827" w:author="Peter Simpson" w:date="2018-10-03T13:11:00Z">
        <w:r w:rsidR="0007539E" w:rsidRPr="009C0E7E" w:rsidDel="00912308">
          <w:delText xml:space="preserve">calling </w:delText>
        </w:r>
      </w:del>
      <w:ins w:id="1828" w:author="Peter Simpson" w:date="2018-10-03T13:11:00Z">
        <w:r w:rsidR="00912308">
          <w:t>client</w:t>
        </w:r>
        <w:r w:rsidR="00912308" w:rsidRPr="009C0E7E">
          <w:t xml:space="preserve"> </w:t>
        </w:r>
      </w:ins>
      <w:r w:rsidR="0007539E" w:rsidRPr="009C0E7E">
        <w:t xml:space="preserve">application’s process or outside it in an independent </w:t>
      </w:r>
      <w:ins w:id="1829" w:author="Peter Simpson" w:date="2018-10-03T13:11:00Z">
        <w:r w:rsidR="00912308">
          <w:t xml:space="preserve">server </w:t>
        </w:r>
      </w:ins>
      <w:r w:rsidR="0007539E" w:rsidRPr="009C0E7E">
        <w:t>process of its own as shown below.</w:t>
      </w:r>
      <w:del w:id="1830" w:author="Peter Simpson" w:date="2018-10-03T13:10:00Z">
        <w:r w:rsidR="0007539E" w:rsidRPr="009C0E7E" w:rsidDel="00912308">
          <w:delText xml:space="preserve"> </w:delText>
        </w:r>
      </w:del>
    </w:p>
    <w:p w14:paraId="44702F4F" w14:textId="77777777" w:rsidR="002E05A6" w:rsidRDefault="00AC6ADE">
      <w:pPr>
        <w:keepNext/>
        <w:jc w:val="center"/>
        <w:rPr>
          <w:ins w:id="1831" w:author="Peter Simpson" w:date="2018-10-03T20:59:00Z"/>
        </w:rPr>
        <w:pPrChange w:id="1832" w:author="Peter Simpson" w:date="2018-10-03T20:59:00Z">
          <w:pPr>
            <w:jc w:val="center"/>
          </w:pPr>
        </w:pPrChange>
      </w:pPr>
      <w:ins w:id="1833" w:author="Peter Simpson" w:date="2018-10-03T13:09:00Z">
        <w:r w:rsidRPr="00AC6ADE">
          <w:rPr>
            <w:noProof/>
          </w:rPr>
          <w:drawing>
            <wp:inline distT="0" distB="0" distL="0" distR="0" wp14:anchorId="5940BF8A" wp14:editId="2400E5BB">
              <wp:extent cx="4599570" cy="2346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2003" cy="2353304"/>
                      </a:xfrm>
                      <a:prstGeom prst="rect">
                        <a:avLst/>
                      </a:prstGeom>
                    </pic:spPr>
                  </pic:pic>
                </a:graphicData>
              </a:graphic>
            </wp:inline>
          </w:drawing>
        </w:r>
      </w:ins>
    </w:p>
    <w:p w14:paraId="1ED3B4A1" w14:textId="2C80865B" w:rsidR="002E05A6" w:rsidRDefault="002E05A6">
      <w:pPr>
        <w:pStyle w:val="Caption"/>
        <w:jc w:val="center"/>
        <w:rPr>
          <w:ins w:id="1834" w:author="Peter Simpson" w:date="2018-10-03T20:59:00Z"/>
        </w:rPr>
        <w:pPrChange w:id="1835" w:author="Peter Simpson" w:date="2018-10-03T20:59:00Z">
          <w:pPr>
            <w:pStyle w:val="Caption"/>
          </w:pPr>
        </w:pPrChange>
      </w:pPr>
      <w:ins w:id="1836" w:author="Peter Simpson" w:date="2018-10-03T20:59:00Z">
        <w:r>
          <w:t xml:space="preserve">Figure </w:t>
        </w:r>
        <w:r>
          <w:fldChar w:fldCharType="begin"/>
        </w:r>
        <w:r>
          <w:instrText xml:space="preserve"> SEQ Figure \* ARABIC </w:instrText>
        </w:r>
      </w:ins>
      <w:r>
        <w:fldChar w:fldCharType="separate"/>
      </w:r>
      <w:ins w:id="1837" w:author="Peter Simpson" w:date="2018-10-23T11:39:00Z">
        <w:r w:rsidR="00F0732D">
          <w:rPr>
            <w:noProof/>
          </w:rPr>
          <w:t>6</w:t>
        </w:r>
      </w:ins>
      <w:ins w:id="1838" w:author="Peter Simpson" w:date="2018-10-03T20:59:00Z">
        <w:r>
          <w:fldChar w:fldCharType="end"/>
        </w:r>
        <w:r>
          <w:t xml:space="preserve"> - In-process and out-of-process COM drivers</w:t>
        </w:r>
      </w:ins>
    </w:p>
    <w:p w14:paraId="3AC5508B" w14:textId="77777777" w:rsidR="008C63B4" w:rsidDel="00AC6ADE" w:rsidRDefault="003279BA">
      <w:pPr>
        <w:jc w:val="center"/>
        <w:rPr>
          <w:del w:id="1839" w:author="Peter Simpson" w:date="2018-10-03T13:06:00Z"/>
        </w:rPr>
        <w:pPrChange w:id="1840" w:author="Peter Simpson" w:date="2018-10-03T13:10:00Z">
          <w:pPr/>
        </w:pPrChange>
      </w:pPr>
      <w:del w:id="1841" w:author="Peter Simpson" w:date="2018-10-03T13:06:00Z">
        <w:r w:rsidRPr="002C32AD" w:rsidDel="00AC6ADE">
          <w:object w:dxaOrig="5401" w:dyaOrig="8655" w14:anchorId="5179E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40.45pt" o:ole="">
              <v:imagedata r:id="rId24" o:title=""/>
            </v:shape>
            <o:OLEObject Type="Embed" ProgID="Visio.Drawing.15" ShapeID="_x0000_i1025" DrawAspect="Content" ObjectID="_1601799934" r:id="rId25"/>
          </w:object>
        </w:r>
      </w:del>
      <w:del w:id="1842" w:author="Peter Simpson" w:date="2018-10-03T11:23:00Z">
        <w:r w:rsidRPr="002C32AD" w:rsidDel="00DF32F2">
          <w:delText xml:space="preserve">  </w:delText>
        </w:r>
      </w:del>
      <w:del w:id="1843" w:author="Peter Simpson" w:date="2018-10-03T13:06:00Z">
        <w:r w:rsidRPr="002C32AD" w:rsidDel="00AC6ADE">
          <w:object w:dxaOrig="10366" w:dyaOrig="8655" w14:anchorId="4D8CEB08">
            <v:shape id="_x0000_i1026" type="#_x0000_t75" style="width:4in;height:240.45pt" o:ole="">
              <v:imagedata r:id="rId26" o:title=""/>
            </v:shape>
            <o:OLEObject Type="Embed" ProgID="Visio.Drawing.15" ShapeID="_x0000_i1026" DrawAspect="Content" ObjectID="_1601799935" r:id="rId27"/>
          </w:object>
        </w:r>
      </w:del>
    </w:p>
    <w:p w14:paraId="3EAFA5FC" w14:textId="77777777" w:rsidR="00AC6ADE" w:rsidRPr="002C32AD" w:rsidRDefault="00AC6ADE">
      <w:pPr>
        <w:jc w:val="center"/>
        <w:rPr>
          <w:ins w:id="1844" w:author="Peter Simpson" w:date="2018-10-03T13:06:00Z"/>
        </w:rPr>
      </w:pPr>
    </w:p>
    <w:p w14:paraId="737F84F1" w14:textId="77777777" w:rsidR="00FF211A" w:rsidRPr="009C0E7E" w:rsidDel="00DF32F2" w:rsidRDefault="00FF211A">
      <w:pPr>
        <w:pStyle w:val="Heading2"/>
        <w:keepNext w:val="0"/>
        <w:keepLines w:val="0"/>
        <w:rPr>
          <w:del w:id="1845" w:author="Peter Simpson" w:date="2018-10-03T10:05:00Z"/>
        </w:rPr>
        <w:pPrChange w:id="1846" w:author="Peter Simpson" w:date="2018-10-03T12:19:00Z">
          <w:pPr>
            <w:pStyle w:val="Heading2"/>
          </w:pPr>
        </w:pPrChange>
      </w:pPr>
      <w:del w:id="1847"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del>
    </w:p>
    <w:p w14:paraId="7E1C0DEE" w14:textId="77777777" w:rsidR="00DF32F2" w:rsidRPr="009C0E7E" w:rsidRDefault="00DF32F2" w:rsidP="002C32AD">
      <w:pPr>
        <w:rPr>
          <w:ins w:id="1848" w:author="Peter Simpson" w:date="2018-10-03T11:26:00Z"/>
        </w:rPr>
      </w:pPr>
      <w:ins w:id="1849" w:author="Peter Simpson" w:date="2018-10-03T11:26:00Z">
        <w:r w:rsidRPr="009C0E7E">
          <w:t xml:space="preserve">Drivers created </w:t>
        </w:r>
      </w:ins>
      <w:ins w:id="1850" w:author="Peter Simpson" w:date="2018-10-03T11:32:00Z">
        <w:r w:rsidRPr="009C0E7E">
          <w:t xml:space="preserve">and registered to COM </w:t>
        </w:r>
      </w:ins>
      <w:ins w:id="1851" w:author="Peter Simpson" w:date="2018-10-03T11:26:00Z">
        <w:r w:rsidRPr="009C0E7E">
          <w:t xml:space="preserve">as DLLs </w:t>
        </w:r>
      </w:ins>
      <w:ins w:id="1852" w:author="Peter Simpson" w:date="2018-10-03T11:29:00Z">
        <w:r w:rsidRPr="009C0E7E">
          <w:t xml:space="preserve">are </w:t>
        </w:r>
      </w:ins>
      <w:ins w:id="1853" w:author="Peter Simpson" w:date="2018-10-03T11:26:00Z">
        <w:r w:rsidRPr="009C0E7E">
          <w:t>“in process” types</w:t>
        </w:r>
      </w:ins>
      <w:ins w:id="1854" w:author="Peter Simpson" w:date="2018-10-03T11:31:00Z">
        <w:r w:rsidRPr="009C0E7E">
          <w:t>. T</w:t>
        </w:r>
      </w:ins>
      <w:ins w:id="1855" w:author="Peter Simpson" w:date="2018-10-03T11:26:00Z">
        <w:r w:rsidRPr="009C0E7E">
          <w:t xml:space="preserve">hose that use </w:t>
        </w:r>
      </w:ins>
      <w:ins w:id="1856" w:author="Peter Simpson" w:date="2018-10-03T11:29:00Z">
        <w:r w:rsidRPr="009C0E7E">
          <w:t xml:space="preserve">ASCOM’s </w:t>
        </w:r>
      </w:ins>
      <w:ins w:id="1857" w:author="Peter Simpson" w:date="2018-10-03T11:26:00Z">
        <w:r w:rsidRPr="009C0E7E">
          <w:t>Local Server pattern</w:t>
        </w:r>
      </w:ins>
      <w:ins w:id="1858" w:author="Peter Simpson" w:date="2018-10-03T11:33:00Z">
        <w:r w:rsidRPr="009C0E7E">
          <w:t>,</w:t>
        </w:r>
      </w:ins>
      <w:ins w:id="1859" w:author="Peter Simpson" w:date="2018-10-03T11:29:00Z">
        <w:r w:rsidRPr="009C0E7E">
          <w:t xml:space="preserve"> </w:t>
        </w:r>
      </w:ins>
      <w:ins w:id="1860" w:author="Peter Simpson" w:date="2018-10-03T11:31:00Z">
        <w:r w:rsidRPr="009C0E7E">
          <w:t xml:space="preserve">and consequently have </w:t>
        </w:r>
      </w:ins>
      <w:ins w:id="1861" w:author="Peter Simpson" w:date="2018-10-03T11:30:00Z">
        <w:r w:rsidRPr="009C0E7E">
          <w:t>their own executable</w:t>
        </w:r>
      </w:ins>
      <w:ins w:id="1862" w:author="Peter Simpson" w:date="2018-10-03T11:33:00Z">
        <w:r w:rsidRPr="009C0E7E">
          <w:t>,</w:t>
        </w:r>
      </w:ins>
      <w:ins w:id="1863" w:author="Peter Simpson" w:date="2018-10-03T11:30:00Z">
        <w:r w:rsidRPr="009C0E7E">
          <w:t xml:space="preserve"> </w:t>
        </w:r>
      </w:ins>
      <w:ins w:id="1864" w:author="Peter Simpson" w:date="2018-10-03T11:29:00Z">
        <w:r w:rsidRPr="009C0E7E">
          <w:t>are “out of process” types.</w:t>
        </w:r>
      </w:ins>
    </w:p>
    <w:p w14:paraId="154F5162" w14:textId="77777777" w:rsidR="00FF211A" w:rsidDel="00853ECE" w:rsidRDefault="00FF211A">
      <w:pPr>
        <w:pStyle w:val="Heading3"/>
        <w:rPr>
          <w:del w:id="1865" w:author="Peter Simpson" w:date="2018-10-03T10:05:00Z"/>
        </w:rPr>
        <w:pPrChange w:id="1866" w:author="Peter Simpson" w:date="2018-10-03T13:29:00Z">
          <w:pPr/>
        </w:pPrChange>
      </w:pPr>
      <w:del w:id="1867"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868" w:name="_Toc526332202"/>
        <w:bookmarkStart w:id="1869" w:name="_Toc526332367"/>
        <w:bookmarkStart w:id="1870" w:name="_Toc526332531"/>
        <w:bookmarkStart w:id="1871" w:name="_Toc526332695"/>
        <w:bookmarkStart w:id="1872" w:name="_Toc526332865"/>
        <w:bookmarkStart w:id="1873" w:name="_Toc526333035"/>
        <w:bookmarkStart w:id="1874" w:name="_Toc526333199"/>
        <w:bookmarkStart w:id="1875" w:name="_Toc526333369"/>
        <w:bookmarkStart w:id="1876" w:name="_Toc526333534"/>
        <w:bookmarkStart w:id="1877" w:name="_Toc526333697"/>
        <w:bookmarkStart w:id="1878" w:name="_Toc526333860"/>
        <w:bookmarkStart w:id="1879" w:name="_Toc526334023"/>
        <w:bookmarkStart w:id="1880" w:name="_Toc526334186"/>
        <w:bookmarkStart w:id="1881" w:name="_Toc526334350"/>
        <w:bookmarkStart w:id="1882" w:name="_Toc526334513"/>
        <w:bookmarkStart w:id="1883" w:name="_Toc526334677"/>
        <w:bookmarkStart w:id="1884" w:name="_Toc526334841"/>
        <w:bookmarkStart w:id="1885" w:name="_Toc526335006"/>
        <w:bookmarkStart w:id="1886" w:name="_Toc526335170"/>
        <w:bookmarkStart w:id="1887" w:name="_Toc526335335"/>
        <w:bookmarkStart w:id="1888" w:name="_Toc526335498"/>
        <w:bookmarkStart w:id="1889" w:name="_Toc526335661"/>
        <w:bookmarkStart w:id="1890" w:name="_Toc526335834"/>
        <w:bookmarkStart w:id="1891" w:name="_Toc526335977"/>
        <w:bookmarkStart w:id="1892" w:name="_Toc526336121"/>
        <w:bookmarkStart w:id="1893" w:name="_Toc526336265"/>
        <w:bookmarkStart w:id="1894" w:name="_Toc526336408"/>
        <w:bookmarkStart w:id="1895" w:name="_Toc526336577"/>
        <w:bookmarkStart w:id="1896" w:name="_Toc526336747"/>
        <w:bookmarkStart w:id="1897" w:name="_Toc526336917"/>
        <w:bookmarkStart w:id="1898" w:name="_Toc526408275"/>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del>
    </w:p>
    <w:p w14:paraId="1EF1E210" w14:textId="77777777" w:rsidR="003279BA" w:rsidDel="00853ECE" w:rsidRDefault="003279BA">
      <w:pPr>
        <w:pStyle w:val="Heading3"/>
        <w:rPr>
          <w:del w:id="1899" w:author="Peter Simpson" w:date="2018-10-03T10:05:00Z"/>
        </w:rPr>
        <w:pPrChange w:id="1900" w:author="Peter Simpson" w:date="2018-10-03T13:29:00Z">
          <w:pPr/>
        </w:pPrChange>
      </w:pPr>
      <w:del w:id="1901" w:author="Peter Simpson" w:date="2018-10-03T10:05:00Z">
        <w:r w:rsidDel="00853ECE">
          <w:delText>The following diagram shows this conceptually.</w:delText>
        </w:r>
        <w:bookmarkStart w:id="1902" w:name="_Toc526332203"/>
        <w:bookmarkStart w:id="1903" w:name="_Toc526332368"/>
        <w:bookmarkStart w:id="1904" w:name="_Toc526332532"/>
        <w:bookmarkStart w:id="1905" w:name="_Toc526332696"/>
        <w:bookmarkStart w:id="1906" w:name="_Toc526332866"/>
        <w:bookmarkStart w:id="1907" w:name="_Toc526333036"/>
        <w:bookmarkStart w:id="1908" w:name="_Toc526333200"/>
        <w:bookmarkStart w:id="1909" w:name="_Toc526333370"/>
        <w:bookmarkStart w:id="1910" w:name="_Toc526333535"/>
        <w:bookmarkStart w:id="1911" w:name="_Toc526333698"/>
        <w:bookmarkStart w:id="1912" w:name="_Toc526333861"/>
        <w:bookmarkStart w:id="1913" w:name="_Toc526334024"/>
        <w:bookmarkStart w:id="1914" w:name="_Toc526334187"/>
        <w:bookmarkStart w:id="1915" w:name="_Toc526334351"/>
        <w:bookmarkStart w:id="1916" w:name="_Toc526334514"/>
        <w:bookmarkStart w:id="1917" w:name="_Toc526334678"/>
        <w:bookmarkStart w:id="1918" w:name="_Toc526334842"/>
        <w:bookmarkStart w:id="1919" w:name="_Toc526335007"/>
        <w:bookmarkStart w:id="1920" w:name="_Toc526335171"/>
        <w:bookmarkStart w:id="1921" w:name="_Toc526335336"/>
        <w:bookmarkStart w:id="1922" w:name="_Toc526335499"/>
        <w:bookmarkStart w:id="1923" w:name="_Toc526335662"/>
        <w:bookmarkStart w:id="1924" w:name="_Toc526335835"/>
        <w:bookmarkStart w:id="1925" w:name="_Toc526335978"/>
        <w:bookmarkStart w:id="1926" w:name="_Toc526336122"/>
        <w:bookmarkStart w:id="1927" w:name="_Toc526336266"/>
        <w:bookmarkStart w:id="1928" w:name="_Toc526336409"/>
        <w:bookmarkStart w:id="1929" w:name="_Toc526336578"/>
        <w:bookmarkStart w:id="1930" w:name="_Toc526336748"/>
        <w:bookmarkStart w:id="1931" w:name="_Toc526336918"/>
        <w:bookmarkStart w:id="1932" w:name="_Toc526408276"/>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del>
    </w:p>
    <w:p w14:paraId="407A41E6" w14:textId="77777777" w:rsidR="00A358A4" w:rsidDel="00AF1666" w:rsidRDefault="006337A3">
      <w:pPr>
        <w:pStyle w:val="Heading3"/>
        <w:rPr>
          <w:del w:id="1933" w:author="Peter Simpson" w:date="2018-10-03T10:12:00Z"/>
        </w:rPr>
        <w:pPrChange w:id="1934" w:author="Peter Simpson" w:date="2018-10-03T13:29:00Z">
          <w:pPr/>
        </w:pPrChange>
      </w:pPr>
      <w:del w:id="1935" w:author="Peter Simpson" w:date="2018-10-02T21:47:00Z">
        <w:r w:rsidDel="00A358A4">
          <w:object w:dxaOrig="13755" w:dyaOrig="10426" w14:anchorId="32216C45">
            <v:shape id="_x0000_i1027" type="#_x0000_t75" style="width:468pt;height:355.25pt" o:ole="">
              <v:imagedata r:id="rId28" o:title=""/>
            </v:shape>
            <o:OLEObject Type="Embed" ProgID="Visio.Drawing.15" ShapeID="_x0000_i1027" DrawAspect="Content" ObjectID="_1601799936" r:id="rId29"/>
          </w:object>
        </w:r>
      </w:del>
      <w:bookmarkStart w:id="1936" w:name="_Toc526332204"/>
      <w:bookmarkStart w:id="1937" w:name="_Toc526332369"/>
      <w:bookmarkStart w:id="1938" w:name="_Toc526332533"/>
      <w:bookmarkStart w:id="1939" w:name="_Toc526332697"/>
      <w:bookmarkStart w:id="1940" w:name="_Toc526332867"/>
      <w:bookmarkStart w:id="1941" w:name="_Toc526333037"/>
      <w:bookmarkStart w:id="1942" w:name="_Toc526333201"/>
      <w:bookmarkStart w:id="1943" w:name="_Toc526333371"/>
      <w:bookmarkStart w:id="1944" w:name="_Toc526333536"/>
      <w:bookmarkStart w:id="1945" w:name="_Toc526333699"/>
      <w:bookmarkStart w:id="1946" w:name="_Toc526333862"/>
      <w:bookmarkStart w:id="1947" w:name="_Toc526334025"/>
      <w:bookmarkStart w:id="1948" w:name="_Toc526334188"/>
      <w:bookmarkStart w:id="1949" w:name="_Toc526334352"/>
      <w:bookmarkStart w:id="1950" w:name="_Toc526334515"/>
      <w:bookmarkStart w:id="1951" w:name="_Toc526334679"/>
      <w:bookmarkStart w:id="1952" w:name="_Toc526334843"/>
      <w:bookmarkStart w:id="1953" w:name="_Toc526335008"/>
      <w:bookmarkStart w:id="1954" w:name="_Toc526335172"/>
      <w:bookmarkStart w:id="1955" w:name="_Toc526335337"/>
      <w:bookmarkStart w:id="1956" w:name="_Toc526335500"/>
      <w:bookmarkStart w:id="1957" w:name="_Toc526335663"/>
      <w:bookmarkStart w:id="1958" w:name="_Toc526335836"/>
      <w:bookmarkStart w:id="1959" w:name="_Toc526335979"/>
      <w:bookmarkStart w:id="1960" w:name="_Toc526336123"/>
      <w:bookmarkStart w:id="1961" w:name="_Toc526336267"/>
      <w:bookmarkStart w:id="1962" w:name="_Toc526336410"/>
      <w:bookmarkStart w:id="1963" w:name="_Toc526336579"/>
      <w:bookmarkStart w:id="1964" w:name="_Toc526336749"/>
      <w:bookmarkStart w:id="1965" w:name="_Toc526336919"/>
      <w:bookmarkStart w:id="1966" w:name="_Toc526408277"/>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2D3EF656" w14:textId="77777777" w:rsidR="00FF211A" w:rsidRDefault="00FF211A">
      <w:pPr>
        <w:pStyle w:val="Heading3"/>
        <w:pPrChange w:id="1967" w:author="Peter Simpson" w:date="2018-10-03T13:29:00Z">
          <w:pPr>
            <w:pStyle w:val="Heading2"/>
          </w:pPr>
        </w:pPrChange>
      </w:pPr>
      <w:r>
        <w:t>High level solution architecture</w:t>
      </w:r>
    </w:p>
    <w:p w14:paraId="637D1CA7" w14:textId="77777777" w:rsidR="00FF211A" w:rsidRDefault="003279BA" w:rsidP="00FF211A">
      <w:r>
        <w:t>Realising this conceptual model in practice requires:</w:t>
      </w:r>
    </w:p>
    <w:tbl>
      <w:tblPr>
        <w:tblStyle w:val="ListTable6Colorful-Accent11"/>
        <w:tblW w:w="0" w:type="auto"/>
        <w:tblLook w:val="04A0" w:firstRow="1" w:lastRow="0" w:firstColumn="1" w:lastColumn="0" w:noHBand="0" w:noVBand="1"/>
      </w:tblPr>
      <w:tblGrid>
        <w:gridCol w:w="4675"/>
        <w:gridCol w:w="4675"/>
      </w:tblGrid>
      <w:tr w:rsidR="004831BF" w14:paraId="1858BF45"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C12396" w14:textId="77777777" w:rsidR="004831BF" w:rsidRDefault="004831BF" w:rsidP="004831BF">
            <w:r>
              <w:t>Requirement</w:t>
            </w:r>
          </w:p>
        </w:tc>
        <w:tc>
          <w:tcPr>
            <w:tcW w:w="4675" w:type="dxa"/>
          </w:tcPr>
          <w:p w14:paraId="797F0110" w14:textId="77777777"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5DEEEA6E"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AE88AB" w14:textId="77777777" w:rsidR="004831BF" w:rsidRPr="003C3B12" w:rsidRDefault="004831BF" w:rsidP="004831BF">
            <w:pPr>
              <w:rPr>
                <w:b w:val="0"/>
              </w:rPr>
            </w:pPr>
            <w:r w:rsidRPr="003C3B12">
              <w:rPr>
                <w:b w:val="0"/>
              </w:rPr>
              <w:t>A platform neutral data representation of the ASCOM device APIs</w:t>
            </w:r>
          </w:p>
        </w:tc>
        <w:tc>
          <w:tcPr>
            <w:tcW w:w="4675" w:type="dxa"/>
          </w:tcPr>
          <w:p w14:paraId="05BDD05B" w14:textId="77777777"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 xml:space="preserve">ASCOM </w:t>
            </w:r>
            <w:del w:id="1968" w:author="Peter Simpson" w:date="2018-10-03T11:34:00Z">
              <w:r w:rsidRPr="003C3B12" w:rsidDel="00FA2E60">
                <w:rPr>
                  <w:b/>
                </w:rPr>
                <w:delText xml:space="preserve">restful </w:delText>
              </w:r>
            </w:del>
            <w:ins w:id="1969" w:author="Peter Simpson" w:date="2018-10-03T11:34:00Z">
              <w:r w:rsidR="00FA2E60">
                <w:rPr>
                  <w:b/>
                </w:rPr>
                <w:t>REST</w:t>
              </w:r>
              <w:r w:rsidR="00FA2E60" w:rsidRPr="003C3B12">
                <w:rPr>
                  <w:b/>
                </w:rPr>
                <w:t xml:space="preserve"> </w:t>
              </w:r>
            </w:ins>
            <w:r w:rsidRPr="003C3B12">
              <w:rPr>
                <w:b/>
              </w:rPr>
              <w:t>interface specification</w:t>
            </w:r>
          </w:p>
        </w:tc>
      </w:tr>
      <w:tr w:rsidR="004831BF" w14:paraId="6A5E0ED1"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31A460B8" w14:textId="77777777" w:rsidR="004831BF" w:rsidRPr="003C3B12" w:rsidRDefault="004831BF" w:rsidP="004831BF">
            <w:pPr>
              <w:rPr>
                <w:b w:val="0"/>
              </w:rPr>
            </w:pPr>
            <w:r w:rsidRPr="003C3B12">
              <w:rPr>
                <w:b w:val="0"/>
              </w:rPr>
              <w:t>A common communications protocol supported by many client devices</w:t>
            </w:r>
          </w:p>
        </w:tc>
        <w:tc>
          <w:tcPr>
            <w:tcW w:w="4675" w:type="dxa"/>
          </w:tcPr>
          <w:p w14:paraId="0A1F35C2" w14:textId="77777777"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r w:rsidR="000700D1">
              <w:rPr>
                <w:b/>
              </w:rPr>
              <w:t xml:space="preserve"> over TCP/IP</w:t>
            </w:r>
          </w:p>
        </w:tc>
      </w:tr>
      <w:tr w:rsidR="004831BF" w14:paraId="64DAE3A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6B62BC" w14:textId="77777777"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73B794F8" w14:textId="77777777"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6B35302E"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3C5C7DB9" w14:textId="77777777" w:rsidR="004831BF" w:rsidRPr="003C3B12" w:rsidRDefault="004831BF" w:rsidP="004831BF">
            <w:pPr>
              <w:rPr>
                <w:b w:val="0"/>
              </w:rPr>
            </w:pPr>
            <w:r w:rsidRPr="003C3B12">
              <w:rPr>
                <w:b w:val="0"/>
              </w:rPr>
              <w:t>A means to protect the data whilst in transit</w:t>
            </w:r>
          </w:p>
        </w:tc>
        <w:tc>
          <w:tcPr>
            <w:tcW w:w="4675" w:type="dxa"/>
          </w:tcPr>
          <w:p w14:paraId="434FE5F1" w14:textId="77777777"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47377A75"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86488C" w14:textId="77777777" w:rsidR="00654342" w:rsidRPr="00654342" w:rsidRDefault="00654342" w:rsidP="00654342">
            <w:pPr>
              <w:rPr>
                <w:b w:val="0"/>
              </w:rPr>
            </w:pPr>
            <w:r>
              <w:rPr>
                <w:b w:val="0"/>
              </w:rPr>
              <w:t>A means to control access to the remote devices</w:t>
            </w:r>
          </w:p>
        </w:tc>
        <w:tc>
          <w:tcPr>
            <w:tcW w:w="4675" w:type="dxa"/>
          </w:tcPr>
          <w:p w14:paraId="249A1C2C" w14:textId="77777777"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3661B65E" w14:textId="77777777" w:rsidR="004831BF" w:rsidRDefault="004831BF">
      <w:pPr>
        <w:spacing w:after="0"/>
        <w:pPrChange w:id="1970" w:author="Peter Simpson" w:date="2018-10-03T13:13:00Z">
          <w:pPr/>
        </w:pPrChange>
      </w:pPr>
    </w:p>
    <w:p w14:paraId="5D9E0226" w14:textId="77777777" w:rsidR="003C3B12" w:rsidDel="00FA2E60" w:rsidRDefault="00C351BE">
      <w:pPr>
        <w:pStyle w:val="Heading3"/>
        <w:rPr>
          <w:del w:id="1971" w:author="Peter Simpson" w:date="2018-10-03T11:34:00Z"/>
        </w:rPr>
        <w:pPrChange w:id="1972" w:author="Peter Simpson" w:date="2018-10-03T12:30:00Z">
          <w:pPr/>
        </w:pPrChange>
      </w:pPr>
      <w:ins w:id="1973" w:author="Peter Simpson" w:date="2018-10-04T09:48:00Z">
        <w:r>
          <w:t xml:space="preserve">ASCOM </w:t>
        </w:r>
      </w:ins>
      <w:del w:id="1974" w:author="Peter Simpson" w:date="2018-10-03T11:34:00Z">
        <w:r w:rsidR="003C3B12" w:rsidDel="00FA2E60">
          <w:delText>Two additional ASCOM components are also required:</w:delText>
        </w:r>
        <w:bookmarkStart w:id="1975" w:name="_Toc526332206"/>
        <w:bookmarkStart w:id="1976" w:name="_Toc526332371"/>
        <w:bookmarkStart w:id="1977" w:name="_Toc526332535"/>
        <w:bookmarkStart w:id="1978" w:name="_Toc526332699"/>
        <w:bookmarkStart w:id="1979" w:name="_Toc526332869"/>
        <w:bookmarkStart w:id="1980" w:name="_Toc526333039"/>
        <w:bookmarkStart w:id="1981" w:name="_Toc526333203"/>
        <w:bookmarkStart w:id="1982" w:name="_Toc526333373"/>
        <w:bookmarkStart w:id="1983" w:name="_Toc526333538"/>
        <w:bookmarkStart w:id="1984" w:name="_Toc526333701"/>
        <w:bookmarkStart w:id="1985" w:name="_Toc526333864"/>
        <w:bookmarkStart w:id="1986" w:name="_Toc526334027"/>
        <w:bookmarkStart w:id="1987" w:name="_Toc526334190"/>
        <w:bookmarkStart w:id="1988" w:name="_Toc526334354"/>
        <w:bookmarkStart w:id="1989" w:name="_Toc526334517"/>
        <w:bookmarkStart w:id="1990" w:name="_Toc526334681"/>
        <w:bookmarkStart w:id="1991" w:name="_Toc526334845"/>
        <w:bookmarkStart w:id="1992" w:name="_Toc526335010"/>
        <w:bookmarkStart w:id="1993" w:name="_Toc526335174"/>
        <w:bookmarkStart w:id="1994" w:name="_Toc526335339"/>
        <w:bookmarkStart w:id="1995" w:name="_Toc526335502"/>
        <w:bookmarkStart w:id="1996" w:name="_Toc526335665"/>
        <w:bookmarkStart w:id="1997" w:name="_Toc526408279"/>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del>
    </w:p>
    <w:p w14:paraId="11C54905" w14:textId="77777777" w:rsidR="003C3B12" w:rsidRDefault="003C3B12">
      <w:pPr>
        <w:pStyle w:val="Heading3"/>
      </w:pPr>
      <w:r>
        <w:t xml:space="preserve">Remote </w:t>
      </w:r>
      <w:r w:rsidR="000700D1">
        <w:t>Client</w:t>
      </w:r>
    </w:p>
    <w:p w14:paraId="588EF6CB" w14:textId="77777777"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s COM requests into the ASCOM REST API standard, handles authentication, encryption and transport of the command to the remote host that houses the remote driver.</w:t>
      </w:r>
    </w:p>
    <w:p w14:paraId="7F9EA980" w14:textId="77777777" w:rsidR="003C3B12" w:rsidRDefault="003C3B12" w:rsidP="003C3B12">
      <w:r>
        <w:t xml:space="preserve">The remote </w:t>
      </w:r>
      <w:r w:rsidR="000700D1">
        <w:t xml:space="preserve">client </w:t>
      </w:r>
      <w:r>
        <w:t xml:space="preserve">can be configured through its </w:t>
      </w:r>
      <w:r w:rsidR="000700D1">
        <w:t xml:space="preserve">driver </w:t>
      </w:r>
      <w:r>
        <w:t xml:space="preserve">Setup Dialogue with required access credentials and the </w:t>
      </w:r>
      <w:ins w:id="1998" w:author="Peter Simpson" w:date="2018-10-03T11:35:00Z">
        <w:r w:rsidR="00FA2E60">
          <w:t xml:space="preserve">remote </w:t>
        </w:r>
      </w:ins>
      <w:r>
        <w:t>device</w:t>
      </w:r>
      <w:ins w:id="1999" w:author="Peter Simpson" w:date="2018-10-03T11:35:00Z">
        <w:r w:rsidR="00FA2E60">
          <w:t>’s</w:t>
        </w:r>
      </w:ins>
      <w:del w:id="2000" w:author="Peter Simpson" w:date="2018-10-03T11:35:00Z">
        <w:r w:rsidDel="00FA2E60">
          <w:delText xml:space="preserve"> server’s</w:delText>
        </w:r>
      </w:del>
      <w:r>
        <w:t xml:space="preserve"> URL or IP address </w:t>
      </w:r>
      <w:del w:id="2001" w:author="Peter Simpson" w:date="2018-10-03T11:35:00Z">
        <w:r w:rsidDel="00FA2E60">
          <w:delText>etc</w:delText>
        </w:r>
      </w:del>
      <w:ins w:id="2002" w:author="Peter Simpson" w:date="2018-10-03T11:35:00Z">
        <w:r w:rsidR="00FA2E60">
          <w:t>and port</w:t>
        </w:r>
      </w:ins>
      <w:r>
        <w:t>.</w:t>
      </w:r>
    </w:p>
    <w:p w14:paraId="04D998F4" w14:textId="77777777" w:rsidR="003C3B12" w:rsidRDefault="00C351BE">
      <w:pPr>
        <w:pStyle w:val="Heading3"/>
      </w:pPr>
      <w:ins w:id="2003" w:author="Peter Simpson" w:date="2018-10-04T09:48:00Z">
        <w:r>
          <w:t xml:space="preserve">ASCOM </w:t>
        </w:r>
      </w:ins>
      <w:del w:id="2004" w:author="Peter Simpson" w:date="2018-10-03T11:33:00Z">
        <w:r w:rsidR="000700D1" w:rsidDel="00FA2E60">
          <w:delText>REST</w:delText>
        </w:r>
        <w:r w:rsidR="003C3B12" w:rsidDel="00FA2E60">
          <w:delText xml:space="preserve"> </w:delText>
        </w:r>
      </w:del>
      <w:ins w:id="2005" w:author="Peter Simpson" w:date="2018-10-03T11:33:00Z">
        <w:r w:rsidR="00FA2E60">
          <w:t xml:space="preserve">Remote </w:t>
        </w:r>
      </w:ins>
      <w:r w:rsidR="003C3B12">
        <w:t>Server</w:t>
      </w:r>
    </w:p>
    <w:p w14:paraId="2ACD6916" w14:textId="77777777" w:rsidR="003C3B12" w:rsidRPr="003C3B12" w:rsidRDefault="003C3B12" w:rsidP="003C3B12">
      <w:r>
        <w:t>This component expose</w:t>
      </w:r>
      <w:r w:rsidR="000700D1">
        <w:t>s</w:t>
      </w:r>
      <w:r>
        <w:t xml:space="preserve"> an IP </w:t>
      </w:r>
      <w:proofErr w:type="gramStart"/>
      <w:r>
        <w:t>end point</w:t>
      </w:r>
      <w:proofErr w:type="gramEnd"/>
      <w:r>
        <w:t xml:space="preserve"> </w:t>
      </w:r>
      <w:r w:rsidR="000700D1">
        <w:t>and translate</w:t>
      </w:r>
      <w:r w:rsidR="00E07AFF">
        <w:t>s</w:t>
      </w:r>
      <w:r w:rsidR="000700D1">
        <w:t xml:space="preserve"> </w:t>
      </w:r>
      <w:r>
        <w:t xml:space="preserve">incoming ASCOM </w:t>
      </w:r>
      <w:r w:rsidR="00E07AFF">
        <w:t xml:space="preserve">REST </w:t>
      </w:r>
      <w:r>
        <w:t xml:space="preserve">API requests </w:t>
      </w:r>
      <w:r w:rsidR="000700D1">
        <w:t xml:space="preserve">back to COM requests before </w:t>
      </w:r>
      <w:r>
        <w:t>pass</w:t>
      </w:r>
      <w:r w:rsidR="000700D1">
        <w:t>ing</w:t>
      </w:r>
      <w:r>
        <w:t xml:space="preserve"> </w:t>
      </w:r>
      <w:r w:rsidR="000700D1">
        <w:t xml:space="preserve">them </w:t>
      </w:r>
      <w:r>
        <w:t xml:space="preserve">to </w:t>
      </w:r>
      <w:ins w:id="2006" w:author="Peter Simpson" w:date="2018-10-04T09:48:00Z">
        <w:r w:rsidR="00C351BE">
          <w:t xml:space="preserve">the </w:t>
        </w:r>
      </w:ins>
      <w:del w:id="2007" w:author="Peter Simpson" w:date="2018-10-04T09:48:00Z">
        <w:r w:rsidDel="00C351BE">
          <w:delText xml:space="preserve">the </w:delText>
        </w:r>
      </w:del>
      <w:del w:id="2008" w:author="Peter Simpson" w:date="2018-10-04T09:49:00Z">
        <w:r w:rsidDel="00C351BE">
          <w:delText xml:space="preserve">configured </w:delText>
        </w:r>
      </w:del>
      <w:ins w:id="2009" w:author="Peter Simpson" w:date="2018-10-04T09:49:00Z">
        <w:r w:rsidR="00C351BE">
          <w:t xml:space="preserve">configured </w:t>
        </w:r>
      </w:ins>
      <w:del w:id="2010" w:author="Peter Simpson" w:date="2018-10-04T09:49:00Z">
        <w:r w:rsidR="000700D1" w:rsidDel="00C351BE">
          <w:delText xml:space="preserve">ASCOM </w:delText>
        </w:r>
      </w:del>
      <w:r>
        <w:t>drivers</w:t>
      </w:r>
      <w:ins w:id="2011" w:author="Peter Simpson" w:date="2018-10-04T09:48:00Z">
        <w:r w:rsidR="00C351BE">
          <w:t xml:space="preserve"> installed on that machine</w:t>
        </w:r>
      </w:ins>
      <w:r>
        <w:t>.</w:t>
      </w:r>
    </w:p>
    <w:p w14:paraId="25453D6C" w14:textId="77777777" w:rsidR="002E05A6" w:rsidRDefault="000700D1">
      <w:pPr>
        <w:keepNext/>
        <w:rPr>
          <w:ins w:id="2012" w:author="Peter Simpson" w:date="2018-10-03T21:01:00Z"/>
        </w:rPr>
        <w:pPrChange w:id="2013" w:author="Peter Simpson" w:date="2018-10-03T21:01:00Z">
          <w:pPr/>
        </w:pPrChange>
      </w:pPr>
      <w:r>
        <w:object w:dxaOrig="14026" w:dyaOrig="10591" w14:anchorId="47436F27">
          <v:shape id="_x0000_i1028" type="#_x0000_t75" style="width:468pt;height:353.2pt" o:ole="">
            <v:imagedata r:id="rId30" o:title=""/>
          </v:shape>
          <o:OLEObject Type="Embed" ProgID="Visio.Drawing.15" ShapeID="_x0000_i1028" DrawAspect="Content" ObjectID="_1601799937" r:id="rId31"/>
        </w:object>
      </w:r>
    </w:p>
    <w:p w14:paraId="6C521633" w14:textId="0B3579F7" w:rsidR="00AD2BFE" w:rsidRDefault="002E05A6">
      <w:pPr>
        <w:pStyle w:val="Caption"/>
        <w:pPrChange w:id="2014" w:author="Peter Simpson" w:date="2018-10-03T21:01:00Z">
          <w:pPr/>
        </w:pPrChange>
      </w:pPr>
      <w:ins w:id="2015" w:author="Peter Simpson" w:date="2018-10-03T21:01:00Z">
        <w:r>
          <w:t xml:space="preserve">Figure </w:t>
        </w:r>
        <w:r>
          <w:fldChar w:fldCharType="begin"/>
        </w:r>
        <w:r>
          <w:instrText xml:space="preserve"> SEQ Figure \* ARABIC </w:instrText>
        </w:r>
      </w:ins>
      <w:r>
        <w:fldChar w:fldCharType="separate"/>
      </w:r>
      <w:ins w:id="2016" w:author="Peter Simpson" w:date="2018-10-23T11:39:00Z">
        <w:r w:rsidR="00F0732D">
          <w:rPr>
            <w:noProof/>
          </w:rPr>
          <w:t>7</w:t>
        </w:r>
      </w:ins>
      <w:ins w:id="2017" w:author="Peter Simpson" w:date="2018-10-03T21:01:00Z">
        <w:r>
          <w:fldChar w:fldCharType="end"/>
        </w:r>
        <w:r>
          <w:t xml:space="preserve"> - Logical view of the ASCOM Remote client and server components</w:t>
        </w:r>
      </w:ins>
    </w:p>
    <w:p w14:paraId="242A84AF" w14:textId="77777777" w:rsidR="00AD2BFE" w:rsidRDefault="00AD2BFE">
      <w:pPr>
        <w:pStyle w:val="Heading2"/>
        <w:rPr>
          <w:ins w:id="2018" w:author="Peter Simpson" w:date="2018-10-03T13:30:00Z"/>
        </w:rPr>
      </w:pPr>
      <w:bookmarkStart w:id="2019" w:name="_Ref525215886"/>
      <w:bookmarkStart w:id="2020" w:name="_Ref525225092"/>
      <w:bookmarkStart w:id="2021" w:name="_Ref525225108"/>
      <w:del w:id="2022" w:author="Peter Simpson" w:date="2018-10-03T11:39:00Z">
        <w:r w:rsidDel="00405E28">
          <w:delText>Security</w:delText>
        </w:r>
        <w:r w:rsidR="000F1359" w:rsidDel="00405E28">
          <w:delText xml:space="preserve"> and the </w:delText>
        </w:r>
      </w:del>
      <w:del w:id="2023" w:author="Peter Simpson" w:date="2018-10-03T12:33:00Z">
        <w:r w:rsidR="000F1359" w:rsidDel="00F96DEC">
          <w:delText>Real World</w:delText>
        </w:r>
      </w:del>
      <w:bookmarkEnd w:id="2019"/>
      <w:bookmarkEnd w:id="2020"/>
      <w:bookmarkEnd w:id="2021"/>
      <w:ins w:id="2024" w:author="Peter Simpson" w:date="2018-10-03T12:33:00Z">
        <w:r w:rsidR="00F96DEC">
          <w:t xml:space="preserve"> </w:t>
        </w:r>
        <w:bookmarkStart w:id="2025" w:name="_Toc526418502"/>
        <w:r w:rsidR="00F96DEC">
          <w:t xml:space="preserve">Security </w:t>
        </w:r>
      </w:ins>
      <w:ins w:id="2026" w:author="Peter Simpson" w:date="2018-10-03T13:30:00Z">
        <w:r w:rsidR="004203B2">
          <w:t>Concerns</w:t>
        </w:r>
        <w:bookmarkEnd w:id="2025"/>
      </w:ins>
    </w:p>
    <w:p w14:paraId="0E31059E" w14:textId="77777777" w:rsidR="004203B2" w:rsidRDefault="00547CDA" w:rsidP="004203B2">
      <w:pPr>
        <w:rPr>
          <w:ins w:id="2027" w:author="Peter Simpson" w:date="2018-10-03T13:39:00Z"/>
        </w:rPr>
      </w:pPr>
      <w:ins w:id="2028" w:author="Peter Simpson" w:date="2018-10-03T13:32:00Z">
        <w:r>
          <w:t xml:space="preserve">Network and device security are important considerations and </w:t>
        </w:r>
      </w:ins>
      <w:ins w:id="2029" w:author="Peter Simpson" w:date="2018-10-03T13:36:00Z">
        <w:r>
          <w:t xml:space="preserve">effective solutions </w:t>
        </w:r>
      </w:ins>
      <w:ins w:id="2030" w:author="Peter Simpson" w:date="2018-10-03T13:32:00Z">
        <w:r>
          <w:t xml:space="preserve">can involve complex and </w:t>
        </w:r>
      </w:ins>
      <w:ins w:id="2031" w:author="Peter Simpson" w:date="2018-10-03T13:33:00Z">
        <w:r>
          <w:t xml:space="preserve">architectures. The ASCOM Remote </w:t>
        </w:r>
      </w:ins>
      <w:ins w:id="2032" w:author="Peter Simpson" w:date="2018-10-03T13:38:00Z">
        <w:r>
          <w:t xml:space="preserve">client and server </w:t>
        </w:r>
      </w:ins>
      <w:ins w:id="2033" w:author="Peter Simpson" w:date="2018-10-03T13:33:00Z">
        <w:r>
          <w:t xml:space="preserve">applications </w:t>
        </w:r>
      </w:ins>
      <w:ins w:id="2034" w:author="Peter Simpson" w:date="2018-10-03T13:35:00Z">
        <w:r>
          <w:t xml:space="preserve">support basic HTTP authentication </w:t>
        </w:r>
      </w:ins>
      <w:ins w:id="2035" w:author="Peter Simpson" w:date="2018-10-03T13:38:00Z">
        <w:r>
          <w:t>and the Remote Client supports HTTPS connections</w:t>
        </w:r>
      </w:ins>
      <w:ins w:id="2036" w:author="Peter Simpson" w:date="2018-10-03T13:44:00Z">
        <w:r w:rsidR="00E02778">
          <w:t>. H</w:t>
        </w:r>
      </w:ins>
      <w:ins w:id="2037" w:author="Peter Simpson" w:date="2018-10-03T13:38:00Z">
        <w:r>
          <w:t xml:space="preserve">owever, </w:t>
        </w:r>
      </w:ins>
      <w:ins w:id="2038" w:author="Peter Simpson" w:date="2018-10-03T13:43:00Z">
        <w:r w:rsidR="00E02778">
          <w:t xml:space="preserve">both applications </w:t>
        </w:r>
      </w:ins>
      <w:ins w:id="2039" w:author="Peter Simpson" w:date="2018-10-03T13:35:00Z">
        <w:r>
          <w:t xml:space="preserve">rely on other </w:t>
        </w:r>
      </w:ins>
      <w:ins w:id="2040" w:author="Peter Simpson" w:date="2018-10-03T13:36:00Z">
        <w:r>
          <w:t xml:space="preserve">dedicated </w:t>
        </w:r>
      </w:ins>
      <w:ins w:id="2041" w:author="Peter Simpson" w:date="2018-10-03T13:43:00Z">
        <w:r w:rsidR="00E02778">
          <w:t xml:space="preserve">appliances </w:t>
        </w:r>
      </w:ins>
      <w:ins w:id="2042" w:author="Peter Simpson" w:date="2018-10-03T13:36:00Z">
        <w:r>
          <w:t xml:space="preserve">to provide </w:t>
        </w:r>
      </w:ins>
      <w:ins w:id="2043" w:author="Peter Simpson" w:date="2018-10-03T13:37:00Z">
        <w:r>
          <w:t xml:space="preserve">fire walling and </w:t>
        </w:r>
      </w:ins>
      <w:ins w:id="2044" w:author="Peter Simpson" w:date="2018-10-03T13:39:00Z">
        <w:r>
          <w:t>termination of SSL links.</w:t>
        </w:r>
      </w:ins>
    </w:p>
    <w:p w14:paraId="09B1424A" w14:textId="77777777" w:rsidR="00970334" w:rsidRDefault="00E02778">
      <w:pPr>
        <w:ind w:left="851" w:right="855"/>
        <w:rPr>
          <w:ins w:id="2045" w:author="Peter Simpson" w:date="2018-10-03T21:17:00Z"/>
          <w:i/>
        </w:rPr>
      </w:pPr>
      <w:ins w:id="2046" w:author="Peter Simpson" w:date="2018-10-03T13:47:00Z">
        <w:r w:rsidRPr="00E02778">
          <w:rPr>
            <w:b/>
            <w:i/>
            <w:rPrChange w:id="2047" w:author="Peter Simpson" w:date="2018-10-03T13:47:00Z">
              <w:rPr>
                <w:i/>
              </w:rPr>
            </w:rPrChange>
          </w:rPr>
          <w:t>For use over the Internet</w:t>
        </w:r>
        <w:r>
          <w:rPr>
            <w:i/>
          </w:rPr>
          <w:t xml:space="preserve">: </w:t>
        </w:r>
      </w:ins>
      <w:ins w:id="2048" w:author="Peter Simpson" w:date="2018-10-03T21:13:00Z">
        <w:r w:rsidR="008D03A9">
          <w:rPr>
            <w:i/>
          </w:rPr>
          <w:t xml:space="preserve">It is not recommended that </w:t>
        </w:r>
      </w:ins>
      <w:ins w:id="2049" w:author="Peter Simpson" w:date="2018-10-03T13:39:00Z">
        <w:r w:rsidR="00547CDA" w:rsidRPr="00E02778">
          <w:rPr>
            <w:i/>
            <w:rPrChange w:id="2050" w:author="Peter Simpson" w:date="2018-10-03T13:43:00Z">
              <w:rPr/>
            </w:rPrChange>
          </w:rPr>
          <w:t xml:space="preserve">the ASCOM Remote Server </w:t>
        </w:r>
      </w:ins>
      <w:ins w:id="2051" w:author="Peter Simpson" w:date="2018-10-03T21:14:00Z">
        <w:r w:rsidR="008D03A9">
          <w:rPr>
            <w:i/>
          </w:rPr>
          <w:t xml:space="preserve">is connected </w:t>
        </w:r>
      </w:ins>
      <w:ins w:id="2052" w:author="Peter Simpson" w:date="2018-10-03T13:39:00Z">
        <w:r w:rsidR="00547CDA" w:rsidRPr="00E02778">
          <w:rPr>
            <w:i/>
            <w:rPrChange w:id="2053" w:author="Peter Simpson" w:date="2018-10-03T13:43:00Z">
              <w:rPr/>
            </w:rPrChange>
          </w:rPr>
          <w:t xml:space="preserve">directly </w:t>
        </w:r>
      </w:ins>
      <w:ins w:id="2054" w:author="Peter Simpson" w:date="2018-10-03T13:40:00Z">
        <w:r w:rsidR="00547CDA" w:rsidRPr="00E02778">
          <w:rPr>
            <w:i/>
            <w:rPrChange w:id="2055" w:author="Peter Simpson" w:date="2018-10-03T13:43:00Z">
              <w:rPr/>
            </w:rPrChange>
          </w:rPr>
          <w:t>to</w:t>
        </w:r>
      </w:ins>
      <w:ins w:id="2056" w:author="Peter Simpson" w:date="2018-10-03T13:39:00Z">
        <w:r w:rsidR="00547CDA" w:rsidRPr="00E02778">
          <w:rPr>
            <w:i/>
            <w:rPrChange w:id="2057" w:author="Peter Simpson" w:date="2018-10-03T13:43:00Z">
              <w:rPr/>
            </w:rPrChange>
          </w:rPr>
          <w:t xml:space="preserve"> the </w:t>
        </w:r>
      </w:ins>
      <w:ins w:id="2058" w:author="Peter Simpson" w:date="2018-10-03T13:40:00Z">
        <w:r w:rsidR="00547CDA" w:rsidRPr="00E02778">
          <w:rPr>
            <w:i/>
            <w:rPrChange w:id="2059" w:author="Peter Simpson" w:date="2018-10-03T13:43:00Z">
              <w:rPr/>
            </w:rPrChange>
          </w:rPr>
          <w:t>Internet</w:t>
        </w:r>
      </w:ins>
      <w:ins w:id="2060" w:author="Peter Simpson" w:date="2018-10-03T21:14:00Z">
        <w:r w:rsidR="008D03A9">
          <w:rPr>
            <w:i/>
          </w:rPr>
          <w:t xml:space="preserve"> because </w:t>
        </w:r>
      </w:ins>
      <w:ins w:id="2061" w:author="Peter Simpson" w:date="2018-10-03T13:40:00Z">
        <w:r w:rsidR="00547CDA" w:rsidRPr="00E02778">
          <w:rPr>
            <w:i/>
            <w:rPrChange w:id="2062" w:author="Peter Simpson" w:date="2018-10-03T13:43:00Z">
              <w:rPr/>
            </w:rPrChange>
          </w:rPr>
          <w:t xml:space="preserve">it is not hardened for this </w:t>
        </w:r>
      </w:ins>
      <w:ins w:id="2063" w:author="Peter Simpson" w:date="2018-10-03T13:45:00Z">
        <w:r>
          <w:rPr>
            <w:i/>
          </w:rPr>
          <w:t>use</w:t>
        </w:r>
      </w:ins>
      <w:ins w:id="2064" w:author="Peter Simpson" w:date="2018-10-03T13:40:00Z">
        <w:r w:rsidR="00547CDA" w:rsidRPr="00E02778">
          <w:rPr>
            <w:i/>
            <w:rPrChange w:id="2065" w:author="Peter Simpson" w:date="2018-10-03T13:43:00Z">
              <w:rPr/>
            </w:rPrChange>
          </w:rPr>
          <w:t>.</w:t>
        </w:r>
      </w:ins>
    </w:p>
    <w:p w14:paraId="7048B3B9" w14:textId="77777777" w:rsidR="00547CDA" w:rsidRPr="00E02778" w:rsidRDefault="008D03A9">
      <w:pPr>
        <w:ind w:left="851" w:right="855"/>
        <w:rPr>
          <w:i/>
          <w:rPrChange w:id="2066" w:author="Peter Simpson" w:date="2018-10-03T13:43:00Z">
            <w:rPr/>
          </w:rPrChange>
        </w:rPr>
        <w:pPrChange w:id="2067" w:author="Peter Simpson" w:date="2018-10-03T13:42:00Z">
          <w:pPr>
            <w:pStyle w:val="Heading2"/>
          </w:pPr>
        </w:pPrChange>
      </w:pPr>
      <w:ins w:id="2068" w:author="Peter Simpson" w:date="2018-10-03T21:15:00Z">
        <w:r w:rsidRPr="008D03A9">
          <w:rPr>
            <w:i/>
            <w:rPrChange w:id="2069" w:author="Peter Simpson" w:date="2018-10-03T21:16:00Z">
              <w:rPr>
                <w:bCs w:val="0"/>
                <w:i/>
              </w:rPr>
            </w:rPrChange>
          </w:rPr>
          <w:t>Instead</w:t>
        </w:r>
        <w:r>
          <w:rPr>
            <w:b/>
            <w:i/>
          </w:rPr>
          <w:t xml:space="preserve"> </w:t>
        </w:r>
      </w:ins>
      <w:ins w:id="2070" w:author="Peter Simpson" w:date="2018-10-03T13:40:00Z">
        <w:r w:rsidR="00547CDA" w:rsidRPr="008D03A9">
          <w:rPr>
            <w:b/>
            <w:i/>
            <w:rPrChange w:id="2071" w:author="Peter Simpson" w:date="2018-10-03T21:15:00Z">
              <w:rPr/>
            </w:rPrChange>
          </w:rPr>
          <w:t xml:space="preserve">front </w:t>
        </w:r>
      </w:ins>
      <w:ins w:id="2072" w:author="Peter Simpson" w:date="2018-10-03T21:14:00Z">
        <w:r w:rsidRPr="008D03A9">
          <w:rPr>
            <w:b/>
            <w:i/>
            <w:rPrChange w:id="2073" w:author="Peter Simpson" w:date="2018-10-03T21:15:00Z">
              <w:rPr>
                <w:b w:val="0"/>
                <w:bCs w:val="0"/>
                <w:i/>
              </w:rPr>
            </w:rPrChange>
          </w:rPr>
          <w:t xml:space="preserve">the Remote Server </w:t>
        </w:r>
      </w:ins>
      <w:ins w:id="2074" w:author="Peter Simpson" w:date="2018-10-03T13:40:00Z">
        <w:r w:rsidR="00547CDA" w:rsidRPr="008D03A9">
          <w:rPr>
            <w:b/>
            <w:i/>
            <w:rPrChange w:id="2075" w:author="Peter Simpson" w:date="2018-10-03T21:15:00Z">
              <w:rPr/>
            </w:rPrChange>
          </w:rPr>
          <w:t>with a f</w:t>
        </w:r>
      </w:ins>
      <w:ins w:id="2076" w:author="Peter Simpson" w:date="2018-10-03T13:41:00Z">
        <w:r w:rsidR="00547CDA" w:rsidRPr="008D03A9">
          <w:rPr>
            <w:b/>
            <w:i/>
            <w:rPrChange w:id="2077" w:author="Peter Simpson" w:date="2018-10-03T21:15:00Z">
              <w:rPr/>
            </w:rPrChange>
          </w:rPr>
          <w:t xml:space="preserve">irewall and </w:t>
        </w:r>
      </w:ins>
      <w:ins w:id="2078" w:author="Peter Simpson" w:date="2018-10-03T21:16:00Z">
        <w:r>
          <w:rPr>
            <w:b/>
            <w:i/>
          </w:rPr>
          <w:t>w</w:t>
        </w:r>
      </w:ins>
      <w:ins w:id="2079" w:author="Peter Simpson" w:date="2018-10-03T13:41:00Z">
        <w:r w:rsidR="00547CDA" w:rsidRPr="008D03A9">
          <w:rPr>
            <w:b/>
            <w:i/>
            <w:rPrChange w:id="2080" w:author="Peter Simpson" w:date="2018-10-03T21:15:00Z">
              <w:rPr/>
            </w:rPrChange>
          </w:rPr>
          <w:t xml:space="preserve">eb </w:t>
        </w:r>
      </w:ins>
      <w:ins w:id="2081" w:author="Peter Simpson" w:date="2018-10-03T21:16:00Z">
        <w:r>
          <w:rPr>
            <w:b/>
            <w:i/>
          </w:rPr>
          <w:t>s</w:t>
        </w:r>
      </w:ins>
      <w:ins w:id="2082" w:author="Peter Simpson" w:date="2018-10-03T13:41:00Z">
        <w:r w:rsidR="00547CDA" w:rsidRPr="008D03A9">
          <w:rPr>
            <w:b/>
            <w:i/>
            <w:rPrChange w:id="2083" w:author="Peter Simpson" w:date="2018-10-03T21:15:00Z">
              <w:rPr/>
            </w:rPrChange>
          </w:rPr>
          <w:t xml:space="preserve">erver </w:t>
        </w:r>
      </w:ins>
      <w:ins w:id="2084" w:author="Peter Simpson" w:date="2018-10-03T21:16:00Z">
        <w:r>
          <w:rPr>
            <w:b/>
            <w:i/>
          </w:rPr>
          <w:t xml:space="preserve">proxy </w:t>
        </w:r>
      </w:ins>
      <w:ins w:id="2085" w:author="Peter Simpson" w:date="2018-10-03T13:41:00Z">
        <w:r w:rsidR="00547CDA" w:rsidRPr="008D03A9">
          <w:rPr>
            <w:b/>
            <w:i/>
            <w:rPrChange w:id="2086" w:author="Peter Simpson" w:date="2018-10-03T21:15:00Z">
              <w:rPr/>
            </w:rPrChange>
          </w:rPr>
          <w:t>/ DMZ</w:t>
        </w:r>
        <w:r w:rsidR="00547CDA" w:rsidRPr="00E02778">
          <w:rPr>
            <w:i/>
            <w:rPrChange w:id="2087" w:author="Peter Simpson" w:date="2018-10-03T13:43:00Z">
              <w:rPr/>
            </w:rPrChange>
          </w:rPr>
          <w:t xml:space="preserve"> that </w:t>
        </w:r>
      </w:ins>
      <w:ins w:id="2088" w:author="Peter Simpson" w:date="2018-10-03T21:15:00Z">
        <w:r>
          <w:rPr>
            <w:i/>
          </w:rPr>
          <w:t>will isolate your internal LAN from Internet threats</w:t>
        </w:r>
      </w:ins>
      <w:ins w:id="2089" w:author="Peter Simpson" w:date="2018-10-03T21:16:00Z">
        <w:r>
          <w:rPr>
            <w:i/>
          </w:rPr>
          <w:t xml:space="preserve">. The web server </w:t>
        </w:r>
      </w:ins>
      <w:ins w:id="2090" w:author="Peter Simpson" w:date="2018-10-03T21:17:00Z">
        <w:r>
          <w:rPr>
            <w:i/>
          </w:rPr>
          <w:t xml:space="preserve">can </w:t>
        </w:r>
      </w:ins>
      <w:ins w:id="2091" w:author="Peter Simpson" w:date="2018-10-03T21:16:00Z">
        <w:r>
          <w:rPr>
            <w:i/>
          </w:rPr>
          <w:t xml:space="preserve">also </w:t>
        </w:r>
      </w:ins>
      <w:ins w:id="2092" w:author="Peter Simpson" w:date="2018-10-03T13:41:00Z">
        <w:r w:rsidR="00547CDA" w:rsidRPr="00E02778">
          <w:rPr>
            <w:i/>
            <w:rPrChange w:id="2093" w:author="Peter Simpson" w:date="2018-10-03T13:43:00Z">
              <w:rPr/>
            </w:rPrChange>
          </w:rPr>
          <w:t xml:space="preserve">terminate incoming SSL connections, handle complex authentication if required and forward </w:t>
        </w:r>
      </w:ins>
      <w:ins w:id="2094" w:author="Peter Simpson" w:date="2018-10-03T21:18:00Z">
        <w:r w:rsidR="00970334">
          <w:rPr>
            <w:i/>
          </w:rPr>
          <w:t xml:space="preserve">permitted </w:t>
        </w:r>
      </w:ins>
      <w:ins w:id="2095" w:author="Peter Simpson" w:date="2018-10-03T13:42:00Z">
        <w:r w:rsidR="00E02778" w:rsidRPr="00E02778">
          <w:rPr>
            <w:i/>
            <w:rPrChange w:id="2096" w:author="Peter Simpson" w:date="2018-10-03T13:43:00Z">
              <w:rPr/>
            </w:rPrChange>
          </w:rPr>
          <w:t>HTTP connections to the ASCOM Remote server.</w:t>
        </w:r>
      </w:ins>
    </w:p>
    <w:p w14:paraId="3023ABCE" w14:textId="77777777" w:rsidR="00AD2BFE" w:rsidDel="004B4C2E" w:rsidRDefault="001D313D">
      <w:pPr>
        <w:pStyle w:val="Heading2"/>
        <w:pageBreakBefore/>
        <w:rPr>
          <w:del w:id="2097" w:author="Peter Simpson" w:date="2018-10-03T13:42:00Z"/>
        </w:rPr>
        <w:pPrChange w:id="2098" w:author="Peter Simpson" w:date="2018-10-03T20:19:00Z">
          <w:pPr>
            <w:pStyle w:val="Heading2"/>
          </w:pPr>
        </w:pPrChange>
      </w:pPr>
      <w:del w:id="2099"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2100" w:name="_Toc526360896"/>
        <w:bookmarkStart w:id="2101" w:name="_Toc526362064"/>
        <w:bookmarkStart w:id="2102" w:name="_Toc526362151"/>
        <w:bookmarkStart w:id="2103" w:name="_Toc526367909"/>
        <w:bookmarkStart w:id="2104" w:name="_Toc526408283"/>
        <w:bookmarkStart w:id="2105" w:name="_Toc526408436"/>
        <w:bookmarkStart w:id="2106" w:name="_Toc526408523"/>
        <w:bookmarkStart w:id="2107" w:name="_Toc526408610"/>
        <w:bookmarkStart w:id="2108" w:name="_Toc526409259"/>
        <w:bookmarkStart w:id="2109" w:name="_Toc526418217"/>
        <w:bookmarkStart w:id="2110" w:name="_Toc526418503"/>
        <w:bookmarkEnd w:id="2100"/>
        <w:bookmarkEnd w:id="2101"/>
        <w:bookmarkEnd w:id="2102"/>
        <w:bookmarkEnd w:id="2103"/>
        <w:bookmarkEnd w:id="2104"/>
        <w:bookmarkEnd w:id="2105"/>
        <w:bookmarkEnd w:id="2106"/>
        <w:bookmarkEnd w:id="2107"/>
        <w:bookmarkEnd w:id="2108"/>
        <w:bookmarkEnd w:id="2109"/>
        <w:bookmarkEnd w:id="2110"/>
      </w:del>
    </w:p>
    <w:p w14:paraId="6382D161" w14:textId="77777777" w:rsidR="00C3596B" w:rsidRDefault="00E15B75">
      <w:pPr>
        <w:pStyle w:val="Heading2"/>
        <w:pageBreakBefore/>
        <w:pPrChange w:id="2111" w:author="Peter Simpson" w:date="2018-10-03T20:19:00Z">
          <w:pPr>
            <w:pStyle w:val="Heading3"/>
          </w:pPr>
        </w:pPrChange>
      </w:pPr>
      <w:bookmarkStart w:id="2112" w:name="_Toc526418504"/>
      <w:ins w:id="2113" w:author="Peter Simpson" w:date="2018-10-03T12:41:00Z">
        <w:r>
          <w:lastRenderedPageBreak/>
          <w:t>Example</w:t>
        </w:r>
      </w:ins>
      <w:ins w:id="2114" w:author="Peter Simpson" w:date="2018-10-03T12:33:00Z">
        <w:r w:rsidR="00F96DEC">
          <w:t xml:space="preserve"> </w:t>
        </w:r>
      </w:ins>
      <w:ins w:id="2115" w:author="Peter Simpson" w:date="2018-10-03T12:43:00Z">
        <w:r>
          <w:t>–</w:t>
        </w:r>
      </w:ins>
      <w:ins w:id="2116" w:author="Peter Simpson" w:date="2018-10-03T12:33:00Z">
        <w:r w:rsidR="00F96DEC">
          <w:t xml:space="preserve"> </w:t>
        </w:r>
      </w:ins>
      <w:ins w:id="2117" w:author="Peter Simpson" w:date="2018-10-03T12:43:00Z">
        <w:r>
          <w:t xml:space="preserve">COM </w:t>
        </w:r>
      </w:ins>
      <w:ins w:id="2118" w:author="Peter Simpson" w:date="2018-10-03T11:47:00Z">
        <w:r w:rsidR="00B3301F">
          <w:t xml:space="preserve">Application </w:t>
        </w:r>
      </w:ins>
      <w:ins w:id="2119" w:author="Peter Simpson" w:date="2018-10-03T12:44:00Z">
        <w:r>
          <w:t>uses</w:t>
        </w:r>
      </w:ins>
      <w:ins w:id="2120" w:author="Peter Simpson" w:date="2018-10-03T11:47:00Z">
        <w:r w:rsidR="00B3301F">
          <w:t xml:space="preserve"> </w:t>
        </w:r>
      </w:ins>
      <w:ins w:id="2121" w:author="Peter Simpson" w:date="2018-10-03T12:43:00Z">
        <w:r>
          <w:t xml:space="preserve">COM </w:t>
        </w:r>
      </w:ins>
      <w:ins w:id="2122" w:author="Peter Simpson" w:date="2018-10-03T11:47:00Z">
        <w:r w:rsidR="00B3301F">
          <w:t xml:space="preserve">Driver </w:t>
        </w:r>
      </w:ins>
      <w:ins w:id="2123" w:author="Peter Simpson" w:date="2018-10-03T20:14:00Z">
        <w:r w:rsidR="004B4C2E">
          <w:t>on Local Network</w:t>
        </w:r>
      </w:ins>
      <w:bookmarkEnd w:id="2112"/>
      <w:del w:id="2124" w:author="Peter Simpson" w:date="2018-10-03T12:32:00Z">
        <w:r w:rsidR="00C3596B" w:rsidDel="00F96DEC">
          <w:delText>Internal Network</w:delText>
        </w:r>
      </w:del>
    </w:p>
    <w:p w14:paraId="2CA76462" w14:textId="77777777" w:rsidR="002E05A6" w:rsidRDefault="00552C3A" w:rsidP="003479F0">
      <w:pPr>
        <w:rPr>
          <w:ins w:id="2125" w:author="Peter Simpson" w:date="2018-10-03T21:02:00Z"/>
        </w:rPr>
      </w:pPr>
      <w:r>
        <w:t xml:space="preserve">This </w:t>
      </w:r>
      <w:del w:id="2126" w:author="Peter Simpson" w:date="2018-10-03T21:01:00Z">
        <w:r w:rsidDel="002E05A6">
          <w:delText xml:space="preserve">diagram </w:delText>
        </w:r>
      </w:del>
      <w:ins w:id="2127" w:author="Peter Simpson" w:date="2018-10-03T21:01:00Z">
        <w:r w:rsidR="002E05A6">
          <w:t xml:space="preserve">graphic </w:t>
        </w:r>
      </w:ins>
      <w:r>
        <w:t>shows a physical realisation of a</w:t>
      </w:r>
      <w:ins w:id="2128" w:author="Peter Simpson" w:date="2018-10-03T11:37:00Z">
        <w:r w:rsidR="00FA2E60">
          <w:t>n</w:t>
        </w:r>
      </w:ins>
      <w:del w:id="2129" w:author="Peter Simpson" w:date="2018-10-03T11:37:00Z">
        <w:r w:rsidDel="00FA2E60">
          <w:delText>n</w:delText>
        </w:r>
      </w:del>
      <w:r>
        <w:t xml:space="preserve"> internal use case, where data does not</w:t>
      </w:r>
      <w:r w:rsidR="002609DA">
        <w:t xml:space="preserve"> need to</w:t>
      </w:r>
      <w:r>
        <w:t xml:space="preserve"> travel over the Internet</w:t>
      </w:r>
      <w:ins w:id="2130" w:author="Peter Simpson" w:date="2018-10-03T11:37:00Z">
        <w:r w:rsidR="00FA2E60">
          <w:t xml:space="preserve"> or be protected in any way</w:t>
        </w:r>
      </w:ins>
      <w:ins w:id="2131" w:author="Peter Simpson" w:date="2018-10-03T11:58:00Z">
        <w:r w:rsidR="003479F0">
          <w:t xml:space="preserve">. </w:t>
        </w:r>
      </w:ins>
      <w:ins w:id="2132" w:author="Peter Simpson" w:date="2018-10-03T21:02:00Z">
        <w:r w:rsidR="002E05A6">
          <w:t xml:space="preserve"> The client application runs one PC and accesses a driver hosted within the ASCOM Remote Server</w:t>
        </w:r>
      </w:ins>
      <w:ins w:id="2133" w:author="Peter Simpson" w:date="2018-10-03T21:03:00Z">
        <w:r w:rsidR="002E05A6">
          <w:t xml:space="preserve"> on another PC.</w:t>
        </w:r>
      </w:ins>
    </w:p>
    <w:p w14:paraId="2CC2DDE4" w14:textId="77777777" w:rsidR="003479F0" w:rsidRDefault="00552C3A" w:rsidP="003479F0">
      <w:pPr>
        <w:rPr>
          <w:ins w:id="2134" w:author="Peter Simpson" w:date="2018-10-03T11:58:00Z"/>
        </w:rPr>
      </w:pPr>
      <w:del w:id="2135" w:author="Peter Simpson" w:date="2018-10-03T11:58:00Z">
        <w:r w:rsidDel="003479F0">
          <w:delText>:</w:delText>
        </w:r>
      </w:del>
      <w:ins w:id="2136" w:author="Peter Simpson" w:date="2018-10-03T11:58:00Z">
        <w:r w:rsidR="003479F0">
          <w:t>In this configuration, HTTP must be used internally on the trusted network because the REST Server cannot terminate SSL/TLS connections.</w:t>
        </w:r>
      </w:ins>
    </w:p>
    <w:p w14:paraId="4AC748F2" w14:textId="77777777" w:rsidR="00552C3A" w:rsidDel="00B61780" w:rsidRDefault="00552C3A" w:rsidP="00AD2BFE">
      <w:pPr>
        <w:rPr>
          <w:del w:id="2137" w:author="Peter Simpson" w:date="2018-10-03T12:10:00Z"/>
        </w:rPr>
      </w:pPr>
    </w:p>
    <w:p w14:paraId="5A4652F0" w14:textId="77777777" w:rsidR="00550E90" w:rsidRDefault="00E07AFF">
      <w:pPr>
        <w:keepNext/>
        <w:rPr>
          <w:ins w:id="2138" w:author="Peter Simpson" w:date="2018-10-03T22:05:00Z"/>
        </w:rPr>
        <w:pPrChange w:id="2139" w:author="Peter Simpson" w:date="2018-10-03T22:05:00Z">
          <w:pPr/>
        </w:pPrChange>
      </w:pPr>
      <w:del w:id="2140" w:author="Peter Simpson" w:date="2018-10-03T11:54:00Z">
        <w:r w:rsidDel="003479F0">
          <w:object w:dxaOrig="14026" w:dyaOrig="8206" w14:anchorId="010C0E14">
            <v:shape id="_x0000_i1029" type="#_x0000_t75" style="width:468pt;height:273.75pt" o:ole="">
              <v:imagedata r:id="rId32" o:title=""/>
            </v:shape>
            <o:OLEObject Type="Embed" ProgID="Visio.Drawing.15" ShapeID="_x0000_i1029" DrawAspect="Content" ObjectID="_1601799938" r:id="rId33"/>
          </w:object>
        </w:r>
      </w:del>
      <w:ins w:id="2141" w:author="Peter Simpson" w:date="2018-10-03T11:54:00Z">
        <w:r w:rsidR="003479F0" w:rsidRPr="003479F0">
          <w:rPr>
            <w:noProof/>
          </w:rPr>
          <w:t xml:space="preserve"> </w:t>
        </w:r>
      </w:ins>
      <w:ins w:id="2142" w:author="Peter Simpson" w:date="2018-10-03T21:08:00Z">
        <w:r w:rsidR="008D03A9" w:rsidRPr="008D03A9">
          <w:rPr>
            <w:noProof/>
          </w:rPr>
          <w:drawing>
            <wp:inline distT="0" distB="0" distL="0" distR="0" wp14:anchorId="4684BFC0" wp14:editId="6DBD0237">
              <wp:extent cx="5943600" cy="3472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2180"/>
                      </a:xfrm>
                      <a:prstGeom prst="rect">
                        <a:avLst/>
                      </a:prstGeom>
                    </pic:spPr>
                  </pic:pic>
                </a:graphicData>
              </a:graphic>
            </wp:inline>
          </w:drawing>
        </w:r>
      </w:ins>
    </w:p>
    <w:p w14:paraId="56E8B806" w14:textId="28424A93" w:rsidR="00552C3A" w:rsidRDefault="00550E90">
      <w:pPr>
        <w:pStyle w:val="Caption"/>
        <w:rPr>
          <w:ins w:id="2143" w:author="Peter Simpson" w:date="2018-10-03T20:23:00Z"/>
          <w:noProof/>
        </w:rPr>
        <w:pPrChange w:id="2144" w:author="Peter Simpson" w:date="2018-10-03T22:05:00Z">
          <w:pPr/>
        </w:pPrChange>
      </w:pPr>
      <w:ins w:id="2145" w:author="Peter Simpson" w:date="2018-10-03T22:05:00Z">
        <w:r>
          <w:t xml:space="preserve">Figure </w:t>
        </w:r>
        <w:r>
          <w:fldChar w:fldCharType="begin"/>
        </w:r>
        <w:r>
          <w:instrText xml:space="preserve"> SEQ Figure \* ARABIC </w:instrText>
        </w:r>
      </w:ins>
      <w:r>
        <w:fldChar w:fldCharType="separate"/>
      </w:r>
      <w:ins w:id="2146" w:author="Peter Simpson" w:date="2018-10-23T11:39:00Z">
        <w:r w:rsidR="00F0732D">
          <w:rPr>
            <w:noProof/>
          </w:rPr>
          <w:t>8</w:t>
        </w:r>
      </w:ins>
      <w:ins w:id="2147" w:author="Peter Simpson" w:date="2018-10-03T22:05:00Z">
        <w:r>
          <w:fldChar w:fldCharType="end"/>
        </w:r>
        <w:r>
          <w:t xml:space="preserve"> - COM application using a COM driver on the local network</w:t>
        </w:r>
      </w:ins>
    </w:p>
    <w:p w14:paraId="38E89B2B" w14:textId="77777777" w:rsidR="00371C4C" w:rsidRDefault="00371C4C">
      <w:pPr>
        <w:rPr>
          <w:ins w:id="2148" w:author="Peter Simpson" w:date="2018-10-03T20:23:00Z"/>
        </w:rPr>
      </w:pPr>
      <w:ins w:id="2149" w:author="Peter Simpson" w:date="2018-10-03T20:23:00Z">
        <w:r>
          <w:br w:type="page"/>
        </w:r>
      </w:ins>
    </w:p>
    <w:p w14:paraId="4E95840E" w14:textId="77777777" w:rsidR="00371C4C" w:rsidDel="00371C4C" w:rsidRDefault="00371C4C" w:rsidP="00AD2BFE">
      <w:pPr>
        <w:rPr>
          <w:del w:id="2150" w:author="Peter Simpson" w:date="2018-10-03T20:23:00Z"/>
        </w:rPr>
      </w:pPr>
      <w:bookmarkStart w:id="2151" w:name="_Toc526362066"/>
      <w:bookmarkStart w:id="2152" w:name="_Toc526362153"/>
      <w:bookmarkStart w:id="2153" w:name="_Toc526367911"/>
      <w:bookmarkStart w:id="2154" w:name="_Toc526408285"/>
      <w:bookmarkStart w:id="2155" w:name="_Toc526408438"/>
      <w:bookmarkStart w:id="2156" w:name="_Toc526408525"/>
      <w:bookmarkStart w:id="2157" w:name="_Toc526408612"/>
      <w:bookmarkStart w:id="2158" w:name="_Toc526409261"/>
      <w:bookmarkStart w:id="2159" w:name="_Toc526418219"/>
      <w:bookmarkStart w:id="2160" w:name="_Toc526418505"/>
      <w:bookmarkEnd w:id="2151"/>
      <w:bookmarkEnd w:id="2152"/>
      <w:bookmarkEnd w:id="2153"/>
      <w:bookmarkEnd w:id="2154"/>
      <w:bookmarkEnd w:id="2155"/>
      <w:bookmarkEnd w:id="2156"/>
      <w:bookmarkEnd w:id="2157"/>
      <w:bookmarkEnd w:id="2158"/>
      <w:bookmarkEnd w:id="2159"/>
      <w:bookmarkEnd w:id="2160"/>
    </w:p>
    <w:p w14:paraId="58F7F935" w14:textId="77777777" w:rsidR="00980826" w:rsidRDefault="00E15B75">
      <w:pPr>
        <w:pStyle w:val="Heading2"/>
        <w:rPr>
          <w:ins w:id="2161" w:author="Peter Simpson" w:date="2018-10-03T12:39:00Z"/>
        </w:rPr>
      </w:pPr>
      <w:bookmarkStart w:id="2162" w:name="_Toc526418506"/>
      <w:ins w:id="2163" w:author="Peter Simpson" w:date="2018-10-03T12:41:00Z">
        <w:r>
          <w:t xml:space="preserve">Example </w:t>
        </w:r>
      </w:ins>
      <w:ins w:id="2164" w:author="Peter Simpson" w:date="2018-10-03T12:43:00Z">
        <w:r>
          <w:t>–</w:t>
        </w:r>
      </w:ins>
      <w:ins w:id="2165" w:author="Peter Simpson" w:date="2018-10-03T12:39:00Z">
        <w:r w:rsidR="00980826">
          <w:t xml:space="preserve"> </w:t>
        </w:r>
      </w:ins>
      <w:ins w:id="2166" w:author="Peter Simpson" w:date="2018-10-03T12:43:00Z">
        <w:r>
          <w:t xml:space="preserve">COM </w:t>
        </w:r>
      </w:ins>
      <w:ins w:id="2167" w:author="Peter Simpson" w:date="2018-10-03T12:39:00Z">
        <w:r w:rsidR="00980826">
          <w:t xml:space="preserve">Application </w:t>
        </w:r>
      </w:ins>
      <w:ins w:id="2168" w:author="Peter Simpson" w:date="2018-10-03T12:43:00Z">
        <w:r>
          <w:t>uses</w:t>
        </w:r>
      </w:ins>
      <w:ins w:id="2169" w:author="Peter Simpson" w:date="2018-10-03T12:39:00Z">
        <w:r w:rsidR="00980826">
          <w:t xml:space="preserve"> </w:t>
        </w:r>
      </w:ins>
      <w:ins w:id="2170" w:author="Peter Simpson" w:date="2018-10-03T12:43:00Z">
        <w:r>
          <w:t xml:space="preserve">COM </w:t>
        </w:r>
      </w:ins>
      <w:ins w:id="2171" w:author="Peter Simpson" w:date="2018-10-03T12:39:00Z">
        <w:r w:rsidR="00980826">
          <w:t>Driver on Remote PC</w:t>
        </w:r>
        <w:bookmarkEnd w:id="2162"/>
      </w:ins>
    </w:p>
    <w:p w14:paraId="3C204437" w14:textId="77777777" w:rsidR="00212907" w:rsidDel="004C0B76" w:rsidRDefault="00212907">
      <w:pPr>
        <w:pStyle w:val="Heading3"/>
        <w:rPr>
          <w:del w:id="2172" w:author="Peter Simpson" w:date="2018-10-03T11:58:00Z"/>
        </w:rPr>
        <w:pPrChange w:id="2173" w:author="Peter Simpson" w:date="2018-10-03T12:30:00Z">
          <w:pPr/>
        </w:pPrChange>
      </w:pPr>
      <w:del w:id="2174"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2175" w:name="_Toc526334359"/>
        <w:bookmarkStart w:id="2176" w:name="_Toc526334522"/>
        <w:bookmarkStart w:id="2177" w:name="_Toc526334686"/>
        <w:bookmarkEnd w:id="2175"/>
        <w:bookmarkEnd w:id="2176"/>
        <w:bookmarkEnd w:id="2177"/>
      </w:del>
    </w:p>
    <w:p w14:paraId="3CE5C347" w14:textId="77777777" w:rsidR="00C3596B" w:rsidDel="004C0B76" w:rsidRDefault="00C3596B">
      <w:pPr>
        <w:pStyle w:val="Heading3"/>
        <w:numPr>
          <w:ilvl w:val="0"/>
          <w:numId w:val="0"/>
        </w:numPr>
        <w:rPr>
          <w:del w:id="2178" w:author="Peter Simpson" w:date="2018-10-03T12:27:00Z"/>
        </w:rPr>
        <w:pPrChange w:id="2179" w:author="Peter Simpson" w:date="2018-10-03T12:27:00Z">
          <w:pPr>
            <w:pStyle w:val="Heading3"/>
          </w:pPr>
        </w:pPrChange>
      </w:pPr>
      <w:del w:id="2180" w:author="Peter Simpson" w:date="2018-10-03T11:59:00Z">
        <w:r w:rsidDel="003479F0">
          <w:delText>External Network (Windows Client)</w:delText>
        </w:r>
      </w:del>
    </w:p>
    <w:p w14:paraId="558157B4" w14:textId="77777777" w:rsidR="00212907" w:rsidRPr="004C0B76" w:rsidRDefault="000F1359">
      <w:r w:rsidRPr="004C0B76">
        <w:t xml:space="preserve">The </w:t>
      </w:r>
      <w:r w:rsidR="00E07AFF" w:rsidRPr="004C0B76">
        <w:t>REST</w:t>
      </w:r>
      <w:r w:rsidRPr="004C0B76">
        <w:t xml:space="preserve"> Server supports HTTP connections but does not support HTTPS connections owing to the complexity of options in this area. </w:t>
      </w:r>
      <w:r w:rsidR="00D451EA" w:rsidRPr="004C0B76">
        <w:t>An</w:t>
      </w:r>
      <w:r w:rsidR="00212907" w:rsidRPr="004C0B76">
        <w:t xml:space="preserve"> HTTP connection can be set up over the internet just as in the case of the internal network but of course there is no protection for data in transit and </w:t>
      </w:r>
      <w:del w:id="2181" w:author="Peter Simpson" w:date="2018-10-03T21:10:00Z">
        <w:r w:rsidR="00212907" w:rsidRPr="004C0B76" w:rsidDel="008D03A9">
          <w:delText xml:space="preserve">also </w:delText>
        </w:r>
      </w:del>
      <w:r w:rsidR="00212907" w:rsidRPr="004C0B76">
        <w:t>no authentication of the client by the server, so anyone could access the controlled device.</w:t>
      </w:r>
    </w:p>
    <w:p w14:paraId="5E0E7738" w14:textId="77777777" w:rsidR="00212907" w:rsidRDefault="00E07AFF" w:rsidP="000F1359">
      <w:r>
        <w:t xml:space="preserve">Use of </w:t>
      </w:r>
      <w:r w:rsidR="00212907">
        <w:t xml:space="preserve">HTTPS is </w:t>
      </w:r>
      <w:r>
        <w:t xml:space="preserve">considered </w:t>
      </w:r>
      <w:r w:rsidR="00212907">
        <w:t>good practice for communication over the Internet and</w:t>
      </w:r>
      <w:r w:rsidR="00D451EA">
        <w:t>,</w:t>
      </w:r>
      <w:r w:rsidR="00212907">
        <w:t xml:space="preserve"> </w:t>
      </w:r>
      <w:del w:id="2182" w:author="Peter Simpson" w:date="2018-10-03T21:11:00Z">
        <w:r w:rsidR="00212907" w:rsidDel="008D03A9">
          <w:delText xml:space="preserve">if </w:delText>
        </w:r>
        <w:r w:rsidR="000F1359" w:rsidDel="008D03A9">
          <w:delText xml:space="preserve">required, </w:delText>
        </w:r>
      </w:del>
      <w:r w:rsidR="000F1359">
        <w:t xml:space="preserve">the recommended approach is to use a web server </w:t>
      </w:r>
      <w:r>
        <w:t xml:space="preserve">ahead of the REST Server, </w:t>
      </w:r>
      <w:r w:rsidR="000F1359">
        <w:t>such as Apache</w:t>
      </w:r>
      <w:r>
        <w:t>,</w:t>
      </w:r>
      <w:r w:rsidR="000F1359">
        <w:t xml:space="preserve"> to handle </w:t>
      </w:r>
      <w:r w:rsidR="00212907">
        <w:t>secure session termination and proxy request</w:t>
      </w:r>
      <w:r>
        <w:t>s</w:t>
      </w:r>
      <w:r w:rsidR="00212907">
        <w:t xml:space="preserve"> to </w:t>
      </w:r>
      <w:r>
        <w:t xml:space="preserve">the REST Server </w:t>
      </w:r>
      <w:r w:rsidR="00212907">
        <w:t xml:space="preserve">instance running on a local trusted network. </w:t>
      </w:r>
    </w:p>
    <w:p w14:paraId="6C008F95" w14:textId="77777777"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6C914B13" w14:textId="77777777"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w:t>
      </w:r>
      <w:ins w:id="2183" w:author="Peter Simpson" w:date="2018-10-03T21:11:00Z">
        <w:r w:rsidR="008D03A9">
          <w:t xml:space="preserve"> from a COM client applicati0n</w:t>
        </w:r>
      </w:ins>
      <w:r w:rsidR="000F1359">
        <w:t xml:space="preserve">: </w:t>
      </w:r>
    </w:p>
    <w:p w14:paraId="1CFA1329" w14:textId="77777777" w:rsidR="00550E90" w:rsidRDefault="00E07AFF">
      <w:pPr>
        <w:keepNext/>
        <w:rPr>
          <w:ins w:id="2184" w:author="Peter Simpson" w:date="2018-10-03T22:06:00Z"/>
        </w:rPr>
        <w:pPrChange w:id="2185" w:author="Peter Simpson" w:date="2018-10-03T22:06:00Z">
          <w:pPr/>
        </w:pPrChange>
      </w:pPr>
      <w:del w:id="2186" w:author="Peter Simpson" w:date="2018-10-03T18:19:00Z">
        <w:r w:rsidDel="00842311">
          <w:object w:dxaOrig="14041" w:dyaOrig="10966" w14:anchorId="070AD8A4">
            <v:shape id="_x0000_i1030" type="#_x0000_t75" style="width:467.3pt;height:366.1pt" o:ole="">
              <v:imagedata r:id="rId35" o:title=""/>
            </v:shape>
            <o:OLEObject Type="Embed" ProgID="Visio.Drawing.15" ShapeID="_x0000_i1030" DrawAspect="Content" ObjectID="_1601799939" r:id="rId36"/>
          </w:object>
        </w:r>
      </w:del>
      <w:ins w:id="2187" w:author="Peter Simpson" w:date="2018-10-03T18:19:00Z">
        <w:r w:rsidR="00F57415" w:rsidRPr="00F57415">
          <w:rPr>
            <w:noProof/>
          </w:rPr>
          <w:t xml:space="preserve"> </w:t>
        </w:r>
      </w:ins>
      <w:ins w:id="2188" w:author="Peter Simpson" w:date="2018-10-03T21:08:00Z">
        <w:r w:rsidR="008D03A9" w:rsidRPr="008D03A9">
          <w:rPr>
            <w:noProof/>
          </w:rPr>
          <w:drawing>
            <wp:inline distT="0" distB="0" distL="0" distR="0" wp14:anchorId="4625CB58" wp14:editId="32F6B88D">
              <wp:extent cx="5943600" cy="4149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49725"/>
                      </a:xfrm>
                      <a:prstGeom prst="rect">
                        <a:avLst/>
                      </a:prstGeom>
                    </pic:spPr>
                  </pic:pic>
                </a:graphicData>
              </a:graphic>
            </wp:inline>
          </w:drawing>
        </w:r>
      </w:ins>
    </w:p>
    <w:p w14:paraId="40BDDE17" w14:textId="5D7BDA93" w:rsidR="000F1359" w:rsidRDefault="00550E90">
      <w:pPr>
        <w:pStyle w:val="Caption"/>
        <w:rPr>
          <w:ins w:id="2189" w:author="Peter Simpson" w:date="2018-10-03T20:23:00Z"/>
          <w:noProof/>
        </w:rPr>
        <w:pPrChange w:id="2190" w:author="Peter Simpson" w:date="2018-10-03T22:06:00Z">
          <w:pPr/>
        </w:pPrChange>
      </w:pPr>
      <w:ins w:id="2191" w:author="Peter Simpson" w:date="2018-10-03T22:06:00Z">
        <w:r>
          <w:t xml:space="preserve">Figure </w:t>
        </w:r>
        <w:r>
          <w:fldChar w:fldCharType="begin"/>
        </w:r>
        <w:r>
          <w:instrText xml:space="preserve"> SEQ Figure \* ARABIC </w:instrText>
        </w:r>
      </w:ins>
      <w:r>
        <w:fldChar w:fldCharType="separate"/>
      </w:r>
      <w:ins w:id="2192" w:author="Peter Simpson" w:date="2018-10-23T11:39:00Z">
        <w:r w:rsidR="00F0732D">
          <w:rPr>
            <w:noProof/>
          </w:rPr>
          <w:t>9</w:t>
        </w:r>
      </w:ins>
      <w:ins w:id="2193" w:author="Peter Simpson" w:date="2018-10-03T22:06:00Z">
        <w:r>
          <w:fldChar w:fldCharType="end"/>
        </w:r>
        <w:r>
          <w:t xml:space="preserve"> - COM application using a COM driver on a remote PC over the Internet</w:t>
        </w:r>
      </w:ins>
    </w:p>
    <w:p w14:paraId="4EFDFC29" w14:textId="77777777" w:rsidR="00371C4C" w:rsidRDefault="00371C4C">
      <w:pPr>
        <w:rPr>
          <w:ins w:id="2194" w:author="Peter Simpson" w:date="2018-10-03T20:23:00Z"/>
        </w:rPr>
      </w:pPr>
      <w:ins w:id="2195" w:author="Peter Simpson" w:date="2018-10-03T20:23:00Z">
        <w:r>
          <w:br w:type="page"/>
        </w:r>
      </w:ins>
    </w:p>
    <w:p w14:paraId="00BF88A4" w14:textId="77777777" w:rsidR="00371C4C" w:rsidDel="00371C4C" w:rsidRDefault="00371C4C" w:rsidP="00AD2BFE">
      <w:pPr>
        <w:rPr>
          <w:del w:id="2196" w:author="Peter Simpson" w:date="2018-10-03T20:23:00Z"/>
        </w:rPr>
      </w:pPr>
      <w:bookmarkStart w:id="2197" w:name="_Toc526362068"/>
      <w:bookmarkStart w:id="2198" w:name="_Toc526362155"/>
      <w:bookmarkStart w:id="2199" w:name="_Toc526367913"/>
      <w:bookmarkStart w:id="2200" w:name="_Toc526408287"/>
      <w:bookmarkStart w:id="2201" w:name="_Toc526408440"/>
      <w:bookmarkStart w:id="2202" w:name="_Toc526408527"/>
      <w:bookmarkStart w:id="2203" w:name="_Toc526408614"/>
      <w:bookmarkStart w:id="2204" w:name="_Toc526409263"/>
      <w:bookmarkStart w:id="2205" w:name="_Toc526418221"/>
      <w:bookmarkStart w:id="2206" w:name="_Toc526418507"/>
      <w:bookmarkEnd w:id="2197"/>
      <w:bookmarkEnd w:id="2198"/>
      <w:bookmarkEnd w:id="2199"/>
      <w:bookmarkEnd w:id="2200"/>
      <w:bookmarkEnd w:id="2201"/>
      <w:bookmarkEnd w:id="2202"/>
      <w:bookmarkEnd w:id="2203"/>
      <w:bookmarkEnd w:id="2204"/>
      <w:bookmarkEnd w:id="2205"/>
      <w:bookmarkEnd w:id="2206"/>
    </w:p>
    <w:p w14:paraId="4EE9A397" w14:textId="77777777" w:rsidR="001B4C41" w:rsidRDefault="00E15B75">
      <w:pPr>
        <w:pStyle w:val="Heading2"/>
        <w:rPr>
          <w:ins w:id="2207" w:author="Peter Simpson" w:date="2018-10-03T12:38:00Z"/>
        </w:rPr>
      </w:pPr>
      <w:bookmarkStart w:id="2208" w:name="_Toc526418508"/>
      <w:ins w:id="2209" w:author="Peter Simpson" w:date="2018-10-03T12:41:00Z">
        <w:r>
          <w:t xml:space="preserve">Example </w:t>
        </w:r>
      </w:ins>
      <w:ins w:id="2210" w:author="Peter Simpson" w:date="2018-10-03T12:38:00Z">
        <w:r w:rsidR="001B4C41">
          <w:t xml:space="preserve">- Non-Windows Client </w:t>
        </w:r>
      </w:ins>
      <w:ins w:id="2211" w:author="Peter Simpson" w:date="2018-10-03T12:42:00Z">
        <w:r>
          <w:t>uses</w:t>
        </w:r>
      </w:ins>
      <w:ins w:id="2212" w:author="Peter Simpson" w:date="2018-10-03T12:38:00Z">
        <w:r w:rsidR="001B4C41">
          <w:t xml:space="preserve"> Remote </w:t>
        </w:r>
      </w:ins>
      <w:ins w:id="2213" w:author="Peter Simpson" w:date="2018-10-03T12:44:00Z">
        <w:r>
          <w:t>COM Driver</w:t>
        </w:r>
      </w:ins>
      <w:bookmarkEnd w:id="2208"/>
    </w:p>
    <w:p w14:paraId="7435B18B" w14:textId="77777777" w:rsidR="00C3596B" w:rsidDel="005B7B0D" w:rsidRDefault="00C3596B">
      <w:pPr>
        <w:pStyle w:val="Heading2"/>
        <w:rPr>
          <w:del w:id="2214" w:author="Peter Simpson" w:date="2018-10-03T12:40:00Z"/>
        </w:rPr>
        <w:pPrChange w:id="2215" w:author="Peter Simpson" w:date="2018-10-03T12:31:00Z">
          <w:pPr>
            <w:pStyle w:val="Heading3"/>
          </w:pPr>
        </w:pPrChange>
      </w:pPr>
      <w:del w:id="2216" w:author="Peter Simpson" w:date="2018-10-03T12:34:00Z">
        <w:r w:rsidDel="00F96DEC">
          <w:delText>External Network</w:delText>
        </w:r>
      </w:del>
      <w:del w:id="2217" w:author="Peter Simpson" w:date="2018-10-03T12:03:00Z">
        <w:r w:rsidDel="003479F0">
          <w:delText xml:space="preserve"> (Non-Windows Client)</w:delText>
        </w:r>
      </w:del>
    </w:p>
    <w:p w14:paraId="4AE9170F" w14:textId="77777777" w:rsidR="00C3596B" w:rsidRDefault="00C3596B" w:rsidP="00C3596B">
      <w:r>
        <w:t xml:space="preserve">One of the key objectives of </w:t>
      </w:r>
      <w:del w:id="2218" w:author="Peter Simpson" w:date="2018-10-04T09:50:00Z">
        <w:r w:rsidDel="00C351BE">
          <w:delText xml:space="preserve">this </w:delText>
        </w:r>
        <w:r w:rsidR="00D451EA" w:rsidDel="00C351BE">
          <w:delText>initiative</w:delText>
        </w:r>
        <w:r w:rsidDel="00C351BE">
          <w:delText xml:space="preserve"> </w:delText>
        </w:r>
      </w:del>
      <w:ins w:id="2219" w:author="Peter Simpson" w:date="2018-10-04T09:50:00Z">
        <w:r w:rsidR="00C351BE">
          <w:t xml:space="preserve">ASCOM REST </w:t>
        </w:r>
      </w:ins>
      <w:r>
        <w:t xml:space="preserve">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6B267423" w14:textId="77777777" w:rsidR="00C3596B" w:rsidRDefault="00C3596B" w:rsidP="00C3596B">
      <w:pPr>
        <w:pStyle w:val="ListParagraph"/>
        <w:numPr>
          <w:ilvl w:val="0"/>
          <w:numId w:val="16"/>
        </w:numPr>
      </w:pPr>
      <w:r>
        <w:t>Connect to the remote access server</w:t>
      </w:r>
    </w:p>
    <w:p w14:paraId="3D424CD0" w14:textId="77777777" w:rsidR="00C3596B" w:rsidRDefault="00C3596B" w:rsidP="00C3596B">
      <w:pPr>
        <w:pStyle w:val="ListParagraph"/>
        <w:numPr>
          <w:ilvl w:val="0"/>
          <w:numId w:val="16"/>
        </w:numPr>
      </w:pPr>
      <w:r>
        <w:t>Supply authentication credentials</w:t>
      </w:r>
    </w:p>
    <w:p w14:paraId="3389A932" w14:textId="77777777" w:rsidR="00C3596B" w:rsidRDefault="00C3596B" w:rsidP="00C3596B">
      <w:pPr>
        <w:pStyle w:val="ListParagraph"/>
        <w:numPr>
          <w:ilvl w:val="0"/>
          <w:numId w:val="16"/>
        </w:numPr>
      </w:pPr>
      <w:r>
        <w:t>Issue appropriate HTTP GET and PUT commands</w:t>
      </w:r>
    </w:p>
    <w:p w14:paraId="432CB0A4" w14:textId="77777777" w:rsidR="00C3596B" w:rsidRDefault="00C3596B" w:rsidP="00C3596B">
      <w:pPr>
        <w:pStyle w:val="ListParagraph"/>
        <w:numPr>
          <w:ilvl w:val="0"/>
          <w:numId w:val="16"/>
        </w:numPr>
      </w:pPr>
      <w:r>
        <w:t>Interpret the resultant JSON responses.</w:t>
      </w:r>
    </w:p>
    <w:p w14:paraId="24815660" w14:textId="77777777" w:rsidR="00550E90" w:rsidRDefault="00E07AFF">
      <w:pPr>
        <w:keepNext/>
        <w:rPr>
          <w:ins w:id="2220" w:author="Peter Simpson" w:date="2018-10-03T22:06:00Z"/>
        </w:rPr>
        <w:pPrChange w:id="2221" w:author="Peter Simpson" w:date="2018-10-03T22:06:00Z">
          <w:pPr/>
        </w:pPrChange>
      </w:pPr>
      <w:del w:id="2222" w:author="Peter Simpson" w:date="2018-10-03T20:09:00Z">
        <w:r w:rsidDel="00536A88">
          <w:object w:dxaOrig="14041" w:dyaOrig="10966" w14:anchorId="3E12BAEF">
            <v:shape id="_x0000_i1031" type="#_x0000_t75" style="width:467.3pt;height:366.1pt" o:ole="">
              <v:imagedata r:id="rId38" o:title=""/>
            </v:shape>
            <o:OLEObject Type="Embed" ProgID="Visio.Drawing.15" ShapeID="_x0000_i1031" DrawAspect="Content" ObjectID="_1601799940" r:id="rId39"/>
          </w:object>
        </w:r>
      </w:del>
      <w:ins w:id="2223" w:author="Peter Simpson" w:date="2018-10-03T20:09:00Z">
        <w:r w:rsidR="00536A88" w:rsidRPr="00536A88">
          <w:rPr>
            <w:noProof/>
          </w:rPr>
          <w:t xml:space="preserve"> </w:t>
        </w:r>
      </w:ins>
      <w:ins w:id="2224" w:author="Peter Simpson" w:date="2018-10-03T21:09:00Z">
        <w:r w:rsidR="008D03A9" w:rsidRPr="008D03A9">
          <w:rPr>
            <w:noProof/>
          </w:rPr>
          <w:drawing>
            <wp:inline distT="0" distB="0" distL="0" distR="0" wp14:anchorId="6F9A4820" wp14:editId="0CCDE3A5">
              <wp:extent cx="5943600" cy="4149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9725"/>
                      </a:xfrm>
                      <a:prstGeom prst="rect">
                        <a:avLst/>
                      </a:prstGeom>
                    </pic:spPr>
                  </pic:pic>
                </a:graphicData>
              </a:graphic>
            </wp:inline>
          </w:drawing>
        </w:r>
      </w:ins>
    </w:p>
    <w:p w14:paraId="10DB6FB4" w14:textId="723DC8E5" w:rsidR="00C3596B" w:rsidRDefault="00550E90">
      <w:pPr>
        <w:pStyle w:val="Caption"/>
        <w:rPr>
          <w:ins w:id="2225" w:author="Peter Simpson" w:date="2018-10-03T20:24:00Z"/>
          <w:noProof/>
        </w:rPr>
        <w:pPrChange w:id="2226" w:author="Peter Simpson" w:date="2018-10-03T22:06:00Z">
          <w:pPr/>
        </w:pPrChange>
      </w:pPr>
      <w:ins w:id="2227" w:author="Peter Simpson" w:date="2018-10-03T22:06:00Z">
        <w:r>
          <w:t xml:space="preserve">Figure </w:t>
        </w:r>
        <w:r>
          <w:fldChar w:fldCharType="begin"/>
        </w:r>
        <w:r>
          <w:instrText xml:space="preserve"> SEQ Figure \* ARABIC </w:instrText>
        </w:r>
      </w:ins>
      <w:r>
        <w:fldChar w:fldCharType="separate"/>
      </w:r>
      <w:ins w:id="2228" w:author="Peter Simpson" w:date="2018-10-23T11:39:00Z">
        <w:r w:rsidR="00F0732D">
          <w:rPr>
            <w:noProof/>
          </w:rPr>
          <w:t>10</w:t>
        </w:r>
      </w:ins>
      <w:ins w:id="2229" w:author="Peter Simpson" w:date="2018-10-03T22:06:00Z">
        <w:r>
          <w:fldChar w:fldCharType="end"/>
        </w:r>
        <w:r>
          <w:t xml:space="preserve"> - Non-Windows client using a COM driver on a remote PC over the Internet</w:t>
        </w:r>
      </w:ins>
    </w:p>
    <w:p w14:paraId="4D59032A" w14:textId="77777777" w:rsidR="00371C4C" w:rsidRDefault="00371C4C">
      <w:pPr>
        <w:rPr>
          <w:ins w:id="2230" w:author="Peter Simpson" w:date="2018-10-03T20:24:00Z"/>
        </w:rPr>
      </w:pPr>
      <w:ins w:id="2231" w:author="Peter Simpson" w:date="2018-10-03T20:24:00Z">
        <w:r>
          <w:br w:type="page"/>
        </w:r>
      </w:ins>
    </w:p>
    <w:p w14:paraId="6ADB33A1" w14:textId="77777777" w:rsidR="00371C4C" w:rsidRPr="00C3596B" w:rsidDel="00371C4C" w:rsidRDefault="00371C4C" w:rsidP="00C3596B">
      <w:pPr>
        <w:rPr>
          <w:del w:id="2232" w:author="Peter Simpson" w:date="2018-10-03T20:24:00Z"/>
        </w:rPr>
      </w:pPr>
      <w:bookmarkStart w:id="2233" w:name="_Toc526362070"/>
      <w:bookmarkStart w:id="2234" w:name="_Toc526362157"/>
      <w:bookmarkStart w:id="2235" w:name="_Toc526367915"/>
      <w:bookmarkStart w:id="2236" w:name="_Toc526408289"/>
      <w:bookmarkStart w:id="2237" w:name="_Toc526408442"/>
      <w:bookmarkStart w:id="2238" w:name="_Toc526408529"/>
      <w:bookmarkStart w:id="2239" w:name="_Toc526408616"/>
      <w:bookmarkStart w:id="2240" w:name="_Toc526409265"/>
      <w:bookmarkStart w:id="2241" w:name="_Toc526418223"/>
      <w:bookmarkStart w:id="2242" w:name="_Toc526418509"/>
      <w:bookmarkEnd w:id="2233"/>
      <w:bookmarkEnd w:id="2234"/>
      <w:bookmarkEnd w:id="2235"/>
      <w:bookmarkEnd w:id="2236"/>
      <w:bookmarkEnd w:id="2237"/>
      <w:bookmarkEnd w:id="2238"/>
      <w:bookmarkEnd w:id="2239"/>
      <w:bookmarkEnd w:id="2240"/>
      <w:bookmarkEnd w:id="2241"/>
      <w:bookmarkEnd w:id="2242"/>
    </w:p>
    <w:p w14:paraId="76588B5D" w14:textId="77777777" w:rsidR="003479F0" w:rsidRDefault="00E15B75">
      <w:pPr>
        <w:pStyle w:val="Heading2"/>
        <w:rPr>
          <w:ins w:id="2243" w:author="Peter Simpson" w:date="2018-10-03T12:04:00Z"/>
        </w:rPr>
        <w:pPrChange w:id="2244" w:author="Peter Simpson" w:date="2018-10-03T20:18:00Z">
          <w:pPr>
            <w:pStyle w:val="Heading3"/>
          </w:pPr>
        </w:pPrChange>
      </w:pPr>
      <w:bookmarkStart w:id="2245" w:name="_Toc526418510"/>
      <w:ins w:id="2246" w:author="Peter Simpson" w:date="2018-10-03T12:41:00Z">
        <w:r>
          <w:t xml:space="preserve">Example </w:t>
        </w:r>
      </w:ins>
      <w:ins w:id="2247" w:author="Peter Simpson" w:date="2018-10-03T20:32:00Z">
        <w:r w:rsidR="00E90022">
          <w:t>–</w:t>
        </w:r>
      </w:ins>
      <w:ins w:id="2248" w:author="Peter Simpson" w:date="2018-10-03T12:35:00Z">
        <w:r w:rsidR="00F96DEC">
          <w:t xml:space="preserve"> </w:t>
        </w:r>
      </w:ins>
      <w:ins w:id="2249" w:author="Peter Simpson" w:date="2018-10-03T20:32:00Z">
        <w:r w:rsidR="00E90022">
          <w:t xml:space="preserve">COM Application </w:t>
        </w:r>
      </w:ins>
      <w:ins w:id="2250" w:author="Peter Simpson" w:date="2018-10-03T12:42:00Z">
        <w:r>
          <w:t>uses</w:t>
        </w:r>
      </w:ins>
      <w:ins w:id="2251" w:author="Peter Simpson" w:date="2018-10-03T12:35:00Z">
        <w:r w:rsidR="0025058B">
          <w:t xml:space="preserve"> </w:t>
        </w:r>
      </w:ins>
      <w:ins w:id="2252" w:author="Peter Simpson" w:date="2018-10-03T12:44:00Z">
        <w:r>
          <w:t xml:space="preserve">Remote </w:t>
        </w:r>
      </w:ins>
      <w:ins w:id="2253" w:author="Peter Simpson" w:date="2018-10-03T12:35:00Z">
        <w:r w:rsidR="0025058B">
          <w:t xml:space="preserve">Non-Windows </w:t>
        </w:r>
      </w:ins>
      <w:ins w:id="2254" w:author="Peter Simpson" w:date="2018-10-03T12:04:00Z">
        <w:r w:rsidR="003479F0">
          <w:t>Driver</w:t>
        </w:r>
        <w:bookmarkEnd w:id="2245"/>
      </w:ins>
    </w:p>
    <w:p w14:paraId="3DE773EF" w14:textId="77777777" w:rsidR="00B61780" w:rsidRDefault="00B61780" w:rsidP="00B61780">
      <w:pPr>
        <w:rPr>
          <w:ins w:id="2255" w:author="Peter Simpson" w:date="2018-10-03T12:06:00Z"/>
        </w:rPr>
      </w:pPr>
      <w:ins w:id="2256" w:author="Peter Simpson" w:date="2018-10-03T12:04:00Z">
        <w:r>
          <w:t>Another key obj</w:t>
        </w:r>
      </w:ins>
      <w:ins w:id="2257" w:author="Peter Simpson" w:date="2018-10-03T12:05:00Z">
        <w:r>
          <w:t xml:space="preserve">ective </w:t>
        </w:r>
      </w:ins>
      <w:ins w:id="2258" w:author="Peter Simpson" w:date="2018-10-04T09:50:00Z">
        <w:r w:rsidR="00C351BE">
          <w:t xml:space="preserve">of ASCOM REST </w:t>
        </w:r>
      </w:ins>
      <w:ins w:id="2259" w:author="Peter Simpson" w:date="2018-10-03T12:05:00Z">
        <w:r>
          <w:t xml:space="preserve">is to enable new drivers to be developed that have no COM dependency and that communicate </w:t>
        </w:r>
      </w:ins>
      <w:ins w:id="2260" w:author="Peter Simpson" w:date="2018-10-04T09:50:00Z">
        <w:r w:rsidR="00C351BE">
          <w:t xml:space="preserve">exclusively </w:t>
        </w:r>
      </w:ins>
      <w:ins w:id="2261" w:author="Peter Simpson" w:date="2018-10-03T12:05:00Z">
        <w:r>
          <w:t>through the ASCOM REST API.</w:t>
        </w:r>
      </w:ins>
    </w:p>
    <w:p w14:paraId="7357691E" w14:textId="77777777" w:rsidR="00B61780" w:rsidRDefault="00B61780" w:rsidP="00B61780">
      <w:pPr>
        <w:rPr>
          <w:ins w:id="2262" w:author="Peter Simpson" w:date="2018-10-03T12:06:00Z"/>
        </w:rPr>
      </w:pPr>
      <w:ins w:id="2263" w:author="Peter Simpson" w:date="2018-10-03T12:06:00Z">
        <w:r>
          <w:t xml:space="preserve">This diagram illustrates the approach where a Windows COM client needs to communicate with a new REST API only driver: </w:t>
        </w:r>
      </w:ins>
    </w:p>
    <w:p w14:paraId="7B68A72B" w14:textId="77777777" w:rsidR="00B61780" w:rsidRDefault="00B61780" w:rsidP="00B61780">
      <w:pPr>
        <w:pStyle w:val="ListParagraph"/>
        <w:numPr>
          <w:ilvl w:val="0"/>
          <w:numId w:val="16"/>
        </w:numPr>
        <w:rPr>
          <w:ins w:id="2264" w:author="Peter Simpson" w:date="2018-10-03T12:06:00Z"/>
        </w:rPr>
      </w:pPr>
      <w:ins w:id="2265" w:author="Peter Simpson" w:date="2018-10-03T12:06:00Z">
        <w:r>
          <w:t>Connect to the remote access server</w:t>
        </w:r>
      </w:ins>
    </w:p>
    <w:p w14:paraId="78E225D0" w14:textId="77777777" w:rsidR="00B61780" w:rsidRDefault="00B61780" w:rsidP="00B61780">
      <w:pPr>
        <w:pStyle w:val="ListParagraph"/>
        <w:numPr>
          <w:ilvl w:val="0"/>
          <w:numId w:val="16"/>
        </w:numPr>
        <w:rPr>
          <w:ins w:id="2266" w:author="Peter Simpson" w:date="2018-10-03T12:06:00Z"/>
        </w:rPr>
      </w:pPr>
      <w:ins w:id="2267" w:author="Peter Simpson" w:date="2018-10-03T12:06:00Z">
        <w:r>
          <w:t>Supply authentication credentials</w:t>
        </w:r>
      </w:ins>
    </w:p>
    <w:p w14:paraId="16D18CE2" w14:textId="77777777" w:rsidR="00B61780" w:rsidRDefault="00B61780" w:rsidP="00B61780">
      <w:pPr>
        <w:pStyle w:val="ListParagraph"/>
        <w:numPr>
          <w:ilvl w:val="0"/>
          <w:numId w:val="16"/>
        </w:numPr>
        <w:rPr>
          <w:ins w:id="2268" w:author="Peter Simpson" w:date="2018-10-03T12:06:00Z"/>
        </w:rPr>
      </w:pPr>
      <w:ins w:id="2269" w:author="Peter Simpson" w:date="2018-10-03T12:06:00Z">
        <w:r>
          <w:t>Issue appropriate HTTP GET and PUT commands</w:t>
        </w:r>
      </w:ins>
    </w:p>
    <w:p w14:paraId="0016785F" w14:textId="77777777" w:rsidR="00B61780" w:rsidRDefault="00B61780" w:rsidP="00B61780">
      <w:pPr>
        <w:pStyle w:val="ListParagraph"/>
        <w:numPr>
          <w:ilvl w:val="0"/>
          <w:numId w:val="16"/>
        </w:numPr>
        <w:rPr>
          <w:ins w:id="2270" w:author="Peter Simpson" w:date="2018-10-03T12:06:00Z"/>
        </w:rPr>
      </w:pPr>
      <w:ins w:id="2271" w:author="Peter Simpson" w:date="2018-10-03T12:06:00Z">
        <w:r>
          <w:t>Interpret the resultant JSON responses.</w:t>
        </w:r>
      </w:ins>
    </w:p>
    <w:p w14:paraId="791485D0" w14:textId="77777777" w:rsidR="00CC7CAD" w:rsidDel="00E90022" w:rsidRDefault="00CC7CAD">
      <w:pPr>
        <w:rPr>
          <w:del w:id="2272" w:author="Peter Simpson" w:date="2018-10-03T20:30:00Z"/>
          <w:moveFrom w:id="2273" w:author="Peter Simpson" w:date="2018-10-03T12:12:00Z"/>
        </w:rPr>
        <w:pPrChange w:id="2274" w:author="Peter Simpson" w:date="2018-10-03T20:31:00Z">
          <w:pPr>
            <w:pStyle w:val="Heading2"/>
          </w:pPr>
        </w:pPrChange>
      </w:pPr>
      <w:moveFromRangeStart w:id="2275" w:author="Peter Simpson" w:date="2018-10-03T12:12:00Z" w:name="move526332089"/>
      <w:moveFrom w:id="2276" w:author="Peter Simpson" w:date="2018-10-03T12:12:00Z">
        <w:del w:id="2277" w:author="Peter Simpson" w:date="2018-10-03T20:30:00Z">
          <w:r w:rsidDel="00E90022">
            <w:delText xml:space="preserve">API Contract </w:delText>
          </w:r>
          <w:bookmarkStart w:id="2278" w:name="_Toc526332215"/>
          <w:bookmarkStart w:id="2279" w:name="_Toc526332380"/>
          <w:bookmarkStart w:id="2280" w:name="_Toc526332544"/>
          <w:bookmarkStart w:id="2281" w:name="_Toc526332708"/>
          <w:bookmarkStart w:id="2282" w:name="_Toc526332878"/>
          <w:bookmarkStart w:id="2283" w:name="_Toc526333048"/>
          <w:bookmarkStart w:id="2284" w:name="_Toc526333212"/>
          <w:bookmarkStart w:id="2285" w:name="_Toc526333382"/>
          <w:bookmarkStart w:id="2286" w:name="_Toc526333547"/>
          <w:bookmarkStart w:id="2287" w:name="_Toc526333710"/>
          <w:bookmarkStart w:id="2288" w:name="_Toc526333873"/>
          <w:bookmarkStart w:id="2289" w:name="_Toc526334036"/>
          <w:bookmarkStart w:id="2290" w:name="_Toc526334200"/>
          <w:bookmarkStart w:id="2291" w:name="_Toc526334363"/>
          <w:bookmarkStart w:id="2292" w:name="_Toc526334526"/>
          <w:bookmarkStart w:id="2293" w:name="_Toc526334690"/>
          <w:bookmarkStart w:id="2294" w:name="_Toc526334854"/>
          <w:bookmarkStart w:id="2295" w:name="_Toc526335020"/>
          <w:bookmarkStart w:id="2296" w:name="_Toc526335185"/>
          <w:bookmarkStart w:id="2297" w:name="_Toc526335348"/>
          <w:bookmarkStart w:id="2298" w:name="_Toc526335510"/>
          <w:bookmarkStart w:id="2299" w:name="_Toc526335673"/>
          <w:bookmarkStart w:id="2300" w:name="_Toc526335843"/>
          <w:bookmarkStart w:id="2301" w:name="_Toc526335986"/>
          <w:bookmarkStart w:id="2302" w:name="_Toc526336130"/>
          <w:bookmarkStart w:id="2303" w:name="_Toc526336274"/>
          <w:bookmarkStart w:id="2304" w:name="_Toc526336417"/>
          <w:bookmarkStart w:id="2305" w:name="_Toc526336586"/>
          <w:bookmarkStart w:id="2306" w:name="_Toc526336756"/>
          <w:bookmarkStart w:id="2307" w:name="_Toc526336926"/>
          <w:bookmarkStart w:id="2308" w:name="_Toc526337092"/>
          <w:bookmarkStart w:id="2309" w:name="_Toc526360901"/>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del>
      </w:moveFrom>
    </w:p>
    <w:p w14:paraId="235E6A56" w14:textId="77777777" w:rsidR="00CC7CAD" w:rsidDel="00E90022" w:rsidRDefault="00CC7CAD">
      <w:pPr>
        <w:rPr>
          <w:del w:id="2310" w:author="Peter Simpson" w:date="2018-10-03T20:30:00Z"/>
          <w:moveFrom w:id="2311" w:author="Peter Simpson" w:date="2018-10-03T12:12:00Z"/>
        </w:rPr>
        <w:pPrChange w:id="2312" w:author="Peter Simpson" w:date="2018-10-03T20:31:00Z">
          <w:pPr>
            <w:pStyle w:val="Heading3"/>
          </w:pPr>
        </w:pPrChange>
      </w:pPr>
      <w:moveFrom w:id="2313" w:author="Peter Simpson" w:date="2018-10-03T12:12:00Z">
        <w:del w:id="2314" w:author="Peter Simpson" w:date="2018-10-03T20:30:00Z">
          <w:r w:rsidDel="00E90022">
            <w:delText>API Format</w:delText>
          </w:r>
          <w:bookmarkStart w:id="2315" w:name="_Toc526332216"/>
          <w:bookmarkStart w:id="2316" w:name="_Toc526332381"/>
          <w:bookmarkStart w:id="2317" w:name="_Toc526332545"/>
          <w:bookmarkStart w:id="2318" w:name="_Toc526332709"/>
          <w:bookmarkStart w:id="2319" w:name="_Toc526332879"/>
          <w:bookmarkStart w:id="2320" w:name="_Toc526333049"/>
          <w:bookmarkStart w:id="2321" w:name="_Toc526333213"/>
          <w:bookmarkStart w:id="2322" w:name="_Toc526333383"/>
          <w:bookmarkStart w:id="2323" w:name="_Toc526333548"/>
          <w:bookmarkStart w:id="2324" w:name="_Toc526333711"/>
          <w:bookmarkStart w:id="2325" w:name="_Toc526333874"/>
          <w:bookmarkStart w:id="2326" w:name="_Toc526334037"/>
          <w:bookmarkStart w:id="2327" w:name="_Toc526334201"/>
          <w:bookmarkStart w:id="2328" w:name="_Toc526334364"/>
          <w:bookmarkStart w:id="2329" w:name="_Toc526334527"/>
          <w:bookmarkStart w:id="2330" w:name="_Toc526334691"/>
          <w:bookmarkStart w:id="2331" w:name="_Toc526334855"/>
          <w:bookmarkStart w:id="2332" w:name="_Toc526335021"/>
          <w:bookmarkStart w:id="2333" w:name="_Toc526335186"/>
          <w:bookmarkStart w:id="2334" w:name="_Toc526335349"/>
          <w:bookmarkStart w:id="2335" w:name="_Toc526335511"/>
          <w:bookmarkStart w:id="2336" w:name="_Toc526335674"/>
          <w:bookmarkStart w:id="2337" w:name="_Toc526335844"/>
          <w:bookmarkStart w:id="2338" w:name="_Toc526335987"/>
          <w:bookmarkStart w:id="2339" w:name="_Toc526336131"/>
          <w:bookmarkStart w:id="2340" w:name="_Toc526336275"/>
          <w:bookmarkStart w:id="2341" w:name="_Toc526336418"/>
          <w:bookmarkStart w:id="2342" w:name="_Toc526336587"/>
          <w:bookmarkStart w:id="2343" w:name="_Toc526336757"/>
          <w:bookmarkStart w:id="2344" w:name="_Toc526336927"/>
          <w:bookmarkStart w:id="2345" w:name="_Toc526337093"/>
          <w:bookmarkStart w:id="2346" w:name="_Toc526360902"/>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del>
      </w:moveFrom>
    </w:p>
    <w:p w14:paraId="78222A66" w14:textId="77777777" w:rsidR="00CC7CAD" w:rsidDel="00E90022" w:rsidRDefault="00CC7CAD">
      <w:pPr>
        <w:rPr>
          <w:del w:id="2347" w:author="Peter Simpson" w:date="2018-10-03T20:30:00Z"/>
          <w:moveFrom w:id="2348" w:author="Peter Simpson" w:date="2018-10-03T12:12:00Z"/>
        </w:rPr>
      </w:pPr>
      <w:moveFrom w:id="2349" w:author="Peter Simpson" w:date="2018-10-03T12:12:00Z">
        <w:del w:id="2350" w:author="Peter Simpson" w:date="2018-10-03T20:30:00Z">
          <w:r w:rsidDel="00E90022">
            <w:delText>The standard API format (fixed text is black and variable elements are red) will be:</w:delText>
          </w:r>
          <w:bookmarkStart w:id="2351" w:name="_Toc526332217"/>
          <w:bookmarkStart w:id="2352" w:name="_Toc526332382"/>
          <w:bookmarkStart w:id="2353" w:name="_Toc526332546"/>
          <w:bookmarkStart w:id="2354" w:name="_Toc526332710"/>
          <w:bookmarkStart w:id="2355" w:name="_Toc526332880"/>
          <w:bookmarkStart w:id="2356" w:name="_Toc526333050"/>
          <w:bookmarkStart w:id="2357" w:name="_Toc526333214"/>
          <w:bookmarkStart w:id="2358" w:name="_Toc526333384"/>
          <w:bookmarkStart w:id="2359" w:name="_Toc526333549"/>
          <w:bookmarkStart w:id="2360" w:name="_Toc526333712"/>
          <w:bookmarkStart w:id="2361" w:name="_Toc526333875"/>
          <w:bookmarkStart w:id="2362" w:name="_Toc526334038"/>
          <w:bookmarkStart w:id="2363" w:name="_Toc526334202"/>
          <w:bookmarkStart w:id="2364" w:name="_Toc526334365"/>
          <w:bookmarkStart w:id="2365" w:name="_Toc526334528"/>
          <w:bookmarkStart w:id="2366" w:name="_Toc526334692"/>
          <w:bookmarkStart w:id="2367" w:name="_Toc526334856"/>
          <w:bookmarkStart w:id="2368" w:name="_Toc526335022"/>
          <w:bookmarkStart w:id="2369" w:name="_Toc526335187"/>
          <w:bookmarkStart w:id="2370" w:name="_Toc526335350"/>
          <w:bookmarkStart w:id="2371" w:name="_Toc526335512"/>
          <w:bookmarkStart w:id="2372" w:name="_Toc526335675"/>
          <w:bookmarkStart w:id="2373" w:name="_Toc526335845"/>
          <w:bookmarkStart w:id="2374" w:name="_Toc526335988"/>
          <w:bookmarkStart w:id="2375" w:name="_Toc526336132"/>
          <w:bookmarkStart w:id="2376" w:name="_Toc526336276"/>
          <w:bookmarkStart w:id="2377" w:name="_Toc526336419"/>
          <w:bookmarkStart w:id="2378" w:name="_Toc526336588"/>
          <w:bookmarkStart w:id="2379" w:name="_Toc526336758"/>
          <w:bookmarkStart w:id="2380" w:name="_Toc526336928"/>
          <w:bookmarkStart w:id="2381" w:name="_Toc526337094"/>
          <w:bookmarkStart w:id="2382" w:name="_Toc526360903"/>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del>
      </w:moveFrom>
    </w:p>
    <w:p w14:paraId="51C17DFE" w14:textId="77777777" w:rsidR="00CC7CAD" w:rsidDel="00E90022" w:rsidRDefault="00CC7CAD">
      <w:pPr>
        <w:rPr>
          <w:del w:id="2383" w:author="Peter Simpson" w:date="2018-10-03T20:30:00Z"/>
          <w:moveFrom w:id="2384" w:author="Peter Simpson" w:date="2018-10-03T12:12:00Z"/>
        </w:rPr>
      </w:pPr>
      <w:moveFrom w:id="2385" w:author="Peter Simpson" w:date="2018-10-03T12:12:00Z">
        <w:del w:id="2386"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2387" w:name="_Toc526332218"/>
          <w:bookmarkStart w:id="2388" w:name="_Toc526332383"/>
          <w:bookmarkStart w:id="2389" w:name="_Toc526332547"/>
          <w:bookmarkStart w:id="2390" w:name="_Toc526332711"/>
          <w:bookmarkStart w:id="2391" w:name="_Toc526332881"/>
          <w:bookmarkStart w:id="2392" w:name="_Toc526333051"/>
          <w:bookmarkStart w:id="2393" w:name="_Toc526333215"/>
          <w:bookmarkStart w:id="2394" w:name="_Toc526333385"/>
          <w:bookmarkStart w:id="2395" w:name="_Toc526333550"/>
          <w:bookmarkStart w:id="2396" w:name="_Toc526333713"/>
          <w:bookmarkStart w:id="2397" w:name="_Toc526333876"/>
          <w:bookmarkStart w:id="2398" w:name="_Toc526334039"/>
          <w:bookmarkStart w:id="2399" w:name="_Toc526334203"/>
          <w:bookmarkStart w:id="2400" w:name="_Toc526334366"/>
          <w:bookmarkStart w:id="2401" w:name="_Toc526334529"/>
          <w:bookmarkStart w:id="2402" w:name="_Toc526334693"/>
          <w:bookmarkStart w:id="2403" w:name="_Toc526334857"/>
          <w:bookmarkStart w:id="2404" w:name="_Toc526335023"/>
          <w:bookmarkStart w:id="2405" w:name="_Toc526335188"/>
          <w:bookmarkStart w:id="2406" w:name="_Toc526335351"/>
          <w:bookmarkStart w:id="2407" w:name="_Toc526335513"/>
          <w:bookmarkStart w:id="2408" w:name="_Toc526335676"/>
          <w:bookmarkStart w:id="2409" w:name="_Toc526335846"/>
          <w:bookmarkStart w:id="2410" w:name="_Toc526335989"/>
          <w:bookmarkStart w:id="2411" w:name="_Toc526336133"/>
          <w:bookmarkStart w:id="2412" w:name="_Toc526336277"/>
          <w:bookmarkStart w:id="2413" w:name="_Toc526336420"/>
          <w:bookmarkStart w:id="2414" w:name="_Toc526336589"/>
          <w:bookmarkStart w:id="2415" w:name="_Toc526336759"/>
          <w:bookmarkStart w:id="2416" w:name="_Toc526336929"/>
          <w:bookmarkStart w:id="2417" w:name="_Toc526337095"/>
          <w:bookmarkStart w:id="2418" w:name="_Toc526360904"/>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del>
      </w:moveFrom>
    </w:p>
    <w:p w14:paraId="070B6BB1" w14:textId="77777777" w:rsidR="00CC7CAD" w:rsidDel="00E90022" w:rsidRDefault="00CC7CAD">
      <w:pPr>
        <w:rPr>
          <w:del w:id="2419" w:author="Peter Simpson" w:date="2018-10-03T20:30:00Z"/>
          <w:moveFrom w:id="2420" w:author="Peter Simpson" w:date="2018-10-03T12:12:00Z"/>
        </w:rPr>
      </w:pPr>
      <w:moveFrom w:id="2421" w:author="Peter Simpson" w:date="2018-10-03T12:12:00Z">
        <w:del w:id="2422"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423" w:name="_Toc526332219"/>
          <w:bookmarkStart w:id="2424" w:name="_Toc526332384"/>
          <w:bookmarkStart w:id="2425" w:name="_Toc526332548"/>
          <w:bookmarkStart w:id="2426" w:name="_Toc526332712"/>
          <w:bookmarkStart w:id="2427" w:name="_Toc526332882"/>
          <w:bookmarkStart w:id="2428" w:name="_Toc526333052"/>
          <w:bookmarkStart w:id="2429" w:name="_Toc526333216"/>
          <w:bookmarkStart w:id="2430" w:name="_Toc526333386"/>
          <w:bookmarkStart w:id="2431" w:name="_Toc526333551"/>
          <w:bookmarkStart w:id="2432" w:name="_Toc526333714"/>
          <w:bookmarkStart w:id="2433" w:name="_Toc526333877"/>
          <w:bookmarkStart w:id="2434" w:name="_Toc526334040"/>
          <w:bookmarkStart w:id="2435" w:name="_Toc526334204"/>
          <w:bookmarkStart w:id="2436" w:name="_Toc526334367"/>
          <w:bookmarkStart w:id="2437" w:name="_Toc526334530"/>
          <w:bookmarkStart w:id="2438" w:name="_Toc526334694"/>
          <w:bookmarkStart w:id="2439" w:name="_Toc526334858"/>
          <w:bookmarkStart w:id="2440" w:name="_Toc526335024"/>
          <w:bookmarkStart w:id="2441" w:name="_Toc526335189"/>
          <w:bookmarkStart w:id="2442" w:name="_Toc526335352"/>
          <w:bookmarkStart w:id="2443" w:name="_Toc526335514"/>
          <w:bookmarkStart w:id="2444" w:name="_Toc526335677"/>
          <w:bookmarkStart w:id="2445" w:name="_Toc526335847"/>
          <w:bookmarkStart w:id="2446" w:name="_Toc526335990"/>
          <w:bookmarkStart w:id="2447" w:name="_Toc526336134"/>
          <w:bookmarkStart w:id="2448" w:name="_Toc526336278"/>
          <w:bookmarkStart w:id="2449" w:name="_Toc526336421"/>
          <w:bookmarkStart w:id="2450" w:name="_Toc526336590"/>
          <w:bookmarkStart w:id="2451" w:name="_Toc526336760"/>
          <w:bookmarkStart w:id="2452" w:name="_Toc526336930"/>
          <w:bookmarkStart w:id="2453" w:name="_Toc526337096"/>
          <w:bookmarkStart w:id="2454" w:name="_Toc526360905"/>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del>
      </w:moveFrom>
    </w:p>
    <w:p w14:paraId="5C2F26C9" w14:textId="77777777" w:rsidR="00CC7CAD" w:rsidDel="00E90022" w:rsidRDefault="00CC7CAD">
      <w:pPr>
        <w:rPr>
          <w:del w:id="2455" w:author="Peter Simpson" w:date="2018-10-03T20:30:00Z"/>
          <w:moveFrom w:id="2456" w:author="Peter Simpson" w:date="2018-10-03T12:12:00Z"/>
        </w:rPr>
      </w:pPr>
      <w:moveFrom w:id="2457" w:author="Peter Simpson" w:date="2018-10-03T12:12:00Z">
        <w:del w:id="2458" w:author="Peter Simpson" w:date="2018-10-03T20:30:00Z">
          <w:r w:rsidDel="00E90022">
            <w:delText xml:space="preserve">e.g.: </w:delText>
          </w:r>
          <w:r w:rsidRPr="00212907" w:rsidDel="00E90022">
            <w:rPr>
              <w:rStyle w:val="Hyperlink"/>
            </w:rPr>
            <w:delText>http://api.peakobservatory.com/API/Telescope/V1/CanSlew</w:delText>
          </w:r>
          <w:bookmarkStart w:id="2459" w:name="_Toc526332220"/>
          <w:bookmarkStart w:id="2460" w:name="_Toc526332385"/>
          <w:bookmarkStart w:id="2461" w:name="_Toc526332549"/>
          <w:bookmarkStart w:id="2462" w:name="_Toc526332713"/>
          <w:bookmarkStart w:id="2463" w:name="_Toc526332883"/>
          <w:bookmarkStart w:id="2464" w:name="_Toc526333053"/>
          <w:bookmarkStart w:id="2465" w:name="_Toc526333217"/>
          <w:bookmarkStart w:id="2466" w:name="_Toc526333387"/>
          <w:bookmarkStart w:id="2467" w:name="_Toc526333552"/>
          <w:bookmarkStart w:id="2468" w:name="_Toc526333715"/>
          <w:bookmarkStart w:id="2469" w:name="_Toc526333878"/>
          <w:bookmarkStart w:id="2470" w:name="_Toc526334041"/>
          <w:bookmarkStart w:id="2471" w:name="_Toc526334205"/>
          <w:bookmarkStart w:id="2472" w:name="_Toc526334368"/>
          <w:bookmarkStart w:id="2473" w:name="_Toc526334531"/>
          <w:bookmarkStart w:id="2474" w:name="_Toc526334695"/>
          <w:bookmarkStart w:id="2475" w:name="_Toc526334859"/>
          <w:bookmarkStart w:id="2476" w:name="_Toc526335025"/>
          <w:bookmarkStart w:id="2477" w:name="_Toc526335190"/>
          <w:bookmarkStart w:id="2478" w:name="_Toc526335353"/>
          <w:bookmarkStart w:id="2479" w:name="_Toc526335515"/>
          <w:bookmarkStart w:id="2480" w:name="_Toc526335678"/>
          <w:bookmarkStart w:id="2481" w:name="_Toc526335848"/>
          <w:bookmarkStart w:id="2482" w:name="_Toc526335991"/>
          <w:bookmarkStart w:id="2483" w:name="_Toc526336135"/>
          <w:bookmarkStart w:id="2484" w:name="_Toc526336279"/>
          <w:bookmarkStart w:id="2485" w:name="_Toc526336422"/>
          <w:bookmarkStart w:id="2486" w:name="_Toc526336591"/>
          <w:bookmarkStart w:id="2487" w:name="_Toc526336761"/>
          <w:bookmarkStart w:id="2488" w:name="_Toc526336931"/>
          <w:bookmarkStart w:id="2489" w:name="_Toc526337097"/>
          <w:bookmarkStart w:id="2490" w:name="_Toc526360906"/>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del>
      </w:moveFrom>
    </w:p>
    <w:p w14:paraId="17EFE3C9" w14:textId="77777777" w:rsidR="00CC7CAD" w:rsidDel="00E90022" w:rsidRDefault="00CC7CAD">
      <w:pPr>
        <w:rPr>
          <w:del w:id="2491" w:author="Peter Simpson" w:date="2018-10-03T20:30:00Z"/>
          <w:moveFrom w:id="2492" w:author="Peter Simpson" w:date="2018-10-03T12:12:00Z"/>
        </w:rPr>
      </w:pPr>
      <w:moveFrom w:id="2493" w:author="Peter Simpson" w:date="2018-10-03T12:12:00Z">
        <w:del w:id="2494" w:author="Peter Simpson" w:date="2018-10-03T20:30:00Z">
          <w:r w:rsidDel="00E90022">
            <w:delText>The remote server URI handler is not case sensitive, so the first example above could also be sent as:</w:delText>
          </w:r>
          <w:bookmarkStart w:id="2495" w:name="_Toc526332221"/>
          <w:bookmarkStart w:id="2496" w:name="_Toc526332386"/>
          <w:bookmarkStart w:id="2497" w:name="_Toc526332550"/>
          <w:bookmarkStart w:id="2498" w:name="_Toc526332714"/>
          <w:bookmarkStart w:id="2499" w:name="_Toc526332884"/>
          <w:bookmarkStart w:id="2500" w:name="_Toc526333054"/>
          <w:bookmarkStart w:id="2501" w:name="_Toc526333218"/>
          <w:bookmarkStart w:id="2502" w:name="_Toc526333388"/>
          <w:bookmarkStart w:id="2503" w:name="_Toc526333553"/>
          <w:bookmarkStart w:id="2504" w:name="_Toc526333716"/>
          <w:bookmarkStart w:id="2505" w:name="_Toc526333879"/>
          <w:bookmarkStart w:id="2506" w:name="_Toc526334042"/>
          <w:bookmarkStart w:id="2507" w:name="_Toc526334206"/>
          <w:bookmarkStart w:id="2508" w:name="_Toc526334369"/>
          <w:bookmarkStart w:id="2509" w:name="_Toc526334532"/>
          <w:bookmarkStart w:id="2510" w:name="_Toc526334696"/>
          <w:bookmarkStart w:id="2511" w:name="_Toc526334860"/>
          <w:bookmarkStart w:id="2512" w:name="_Toc526335026"/>
          <w:bookmarkStart w:id="2513" w:name="_Toc526335191"/>
          <w:bookmarkStart w:id="2514" w:name="_Toc526335354"/>
          <w:bookmarkStart w:id="2515" w:name="_Toc526335516"/>
          <w:bookmarkStart w:id="2516" w:name="_Toc526335679"/>
          <w:bookmarkStart w:id="2517" w:name="_Toc526335849"/>
          <w:bookmarkStart w:id="2518" w:name="_Toc526335992"/>
          <w:bookmarkStart w:id="2519" w:name="_Toc526336136"/>
          <w:bookmarkStart w:id="2520" w:name="_Toc526336280"/>
          <w:bookmarkStart w:id="2521" w:name="_Toc526336423"/>
          <w:bookmarkStart w:id="2522" w:name="_Toc526336592"/>
          <w:bookmarkStart w:id="2523" w:name="_Toc526336762"/>
          <w:bookmarkStart w:id="2524" w:name="_Toc526336932"/>
          <w:bookmarkStart w:id="2525" w:name="_Toc526337098"/>
          <w:bookmarkStart w:id="2526" w:name="_Toc526360907"/>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del>
      </w:moveFrom>
    </w:p>
    <w:p w14:paraId="690245AC" w14:textId="77777777" w:rsidR="00CC7CAD" w:rsidDel="00E90022" w:rsidRDefault="00CC7CAD">
      <w:pPr>
        <w:rPr>
          <w:del w:id="2527" w:author="Peter Simpson" w:date="2018-10-03T20:30:00Z"/>
          <w:moveFrom w:id="2528" w:author="Peter Simpson" w:date="2018-10-03T12:12:00Z"/>
        </w:rPr>
      </w:pPr>
      <w:moveFrom w:id="2529" w:author="Peter Simpson" w:date="2018-10-03T12:12:00Z">
        <w:del w:id="2530"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531" w:name="_Toc526332222"/>
          <w:bookmarkStart w:id="2532" w:name="_Toc526332387"/>
          <w:bookmarkStart w:id="2533" w:name="_Toc526332551"/>
          <w:bookmarkStart w:id="2534" w:name="_Toc526332715"/>
          <w:bookmarkStart w:id="2535" w:name="_Toc526332885"/>
          <w:bookmarkStart w:id="2536" w:name="_Toc526333055"/>
          <w:bookmarkStart w:id="2537" w:name="_Toc526333219"/>
          <w:bookmarkStart w:id="2538" w:name="_Toc526333389"/>
          <w:bookmarkStart w:id="2539" w:name="_Toc526333554"/>
          <w:bookmarkStart w:id="2540" w:name="_Toc526333717"/>
          <w:bookmarkStart w:id="2541" w:name="_Toc526333880"/>
          <w:bookmarkStart w:id="2542" w:name="_Toc526334043"/>
          <w:bookmarkStart w:id="2543" w:name="_Toc526334207"/>
          <w:bookmarkStart w:id="2544" w:name="_Toc526334370"/>
          <w:bookmarkStart w:id="2545" w:name="_Toc526334533"/>
          <w:bookmarkStart w:id="2546" w:name="_Toc526334697"/>
          <w:bookmarkStart w:id="2547" w:name="_Toc526334861"/>
          <w:bookmarkStart w:id="2548" w:name="_Toc526335027"/>
          <w:bookmarkStart w:id="2549" w:name="_Toc526335192"/>
          <w:bookmarkStart w:id="2550" w:name="_Toc526335355"/>
          <w:bookmarkStart w:id="2551" w:name="_Toc526335517"/>
          <w:bookmarkStart w:id="2552" w:name="_Toc526335680"/>
          <w:bookmarkStart w:id="2553" w:name="_Toc526335850"/>
          <w:bookmarkStart w:id="2554" w:name="_Toc526335993"/>
          <w:bookmarkStart w:id="2555" w:name="_Toc526336137"/>
          <w:bookmarkStart w:id="2556" w:name="_Toc526336281"/>
          <w:bookmarkStart w:id="2557" w:name="_Toc526336424"/>
          <w:bookmarkStart w:id="2558" w:name="_Toc526336593"/>
          <w:bookmarkStart w:id="2559" w:name="_Toc526336763"/>
          <w:bookmarkStart w:id="2560" w:name="_Toc526336933"/>
          <w:bookmarkStart w:id="2561" w:name="_Toc526337099"/>
          <w:bookmarkStart w:id="2562" w:name="_Toc526360908"/>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del>
      </w:moveFrom>
    </w:p>
    <w:p w14:paraId="1737C568" w14:textId="77777777" w:rsidR="00CC7CAD" w:rsidDel="00E90022" w:rsidRDefault="00CC7CAD">
      <w:pPr>
        <w:rPr>
          <w:del w:id="2563" w:author="Peter Simpson" w:date="2018-10-03T20:30:00Z"/>
          <w:moveFrom w:id="2564" w:author="Peter Simpson" w:date="2018-10-03T12:12:00Z"/>
        </w:rPr>
      </w:pPr>
      <w:moveFrom w:id="2565" w:author="Peter Simpson" w:date="2018-10-03T12:12:00Z">
        <w:del w:id="2566"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567" w:name="_Toc526332223"/>
          <w:bookmarkStart w:id="2568" w:name="_Toc526332388"/>
          <w:bookmarkStart w:id="2569" w:name="_Toc526332552"/>
          <w:bookmarkStart w:id="2570" w:name="_Toc526332716"/>
          <w:bookmarkStart w:id="2571" w:name="_Toc526332886"/>
          <w:bookmarkStart w:id="2572" w:name="_Toc526333056"/>
          <w:bookmarkStart w:id="2573" w:name="_Toc526333220"/>
          <w:bookmarkStart w:id="2574" w:name="_Toc526333390"/>
          <w:bookmarkStart w:id="2575" w:name="_Toc526333555"/>
          <w:bookmarkStart w:id="2576" w:name="_Toc526333718"/>
          <w:bookmarkStart w:id="2577" w:name="_Toc526333881"/>
          <w:bookmarkStart w:id="2578" w:name="_Toc526334044"/>
          <w:bookmarkStart w:id="2579" w:name="_Toc526334208"/>
          <w:bookmarkStart w:id="2580" w:name="_Toc526334371"/>
          <w:bookmarkStart w:id="2581" w:name="_Toc526334534"/>
          <w:bookmarkStart w:id="2582" w:name="_Toc526334698"/>
          <w:bookmarkStart w:id="2583" w:name="_Toc526334862"/>
          <w:bookmarkStart w:id="2584" w:name="_Toc526335028"/>
          <w:bookmarkStart w:id="2585" w:name="_Toc526335193"/>
          <w:bookmarkStart w:id="2586" w:name="_Toc526335356"/>
          <w:bookmarkStart w:id="2587" w:name="_Toc526335518"/>
          <w:bookmarkStart w:id="2588" w:name="_Toc526335681"/>
          <w:bookmarkStart w:id="2589" w:name="_Toc526335851"/>
          <w:bookmarkStart w:id="2590" w:name="_Toc526335994"/>
          <w:bookmarkStart w:id="2591" w:name="_Toc526336138"/>
          <w:bookmarkStart w:id="2592" w:name="_Toc526336282"/>
          <w:bookmarkStart w:id="2593" w:name="_Toc526336425"/>
          <w:bookmarkStart w:id="2594" w:name="_Toc526336594"/>
          <w:bookmarkStart w:id="2595" w:name="_Toc526336764"/>
          <w:bookmarkStart w:id="2596" w:name="_Toc526336934"/>
          <w:bookmarkStart w:id="2597" w:name="_Toc526337100"/>
          <w:bookmarkStart w:id="2598" w:name="_Toc526360909"/>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del>
      </w:moveFrom>
    </w:p>
    <w:p w14:paraId="519CEC2A" w14:textId="77777777" w:rsidR="00CC7CAD" w:rsidDel="00E90022" w:rsidRDefault="00CC7CAD">
      <w:pPr>
        <w:rPr>
          <w:del w:id="2599" w:author="Peter Simpson" w:date="2018-10-03T20:30:00Z"/>
          <w:moveFrom w:id="2600" w:author="Peter Simpson" w:date="2018-10-03T12:12:00Z"/>
        </w:rPr>
        <w:pPrChange w:id="2601" w:author="Peter Simpson" w:date="2018-10-03T20:31:00Z">
          <w:pPr>
            <w:pStyle w:val="Heading3"/>
          </w:pPr>
        </w:pPrChange>
      </w:pPr>
      <w:moveFrom w:id="2602" w:author="Peter Simpson" w:date="2018-10-03T12:12:00Z">
        <w:del w:id="2603" w:author="Peter Simpson" w:date="2018-10-03T20:30:00Z">
          <w:r w:rsidDel="00E90022">
            <w:delText>Http Verbs</w:delText>
          </w:r>
          <w:bookmarkStart w:id="2604" w:name="_Toc526332224"/>
          <w:bookmarkStart w:id="2605" w:name="_Toc526332389"/>
          <w:bookmarkStart w:id="2606" w:name="_Toc526332553"/>
          <w:bookmarkStart w:id="2607" w:name="_Toc526332717"/>
          <w:bookmarkStart w:id="2608" w:name="_Toc526332887"/>
          <w:bookmarkStart w:id="2609" w:name="_Toc526333057"/>
          <w:bookmarkStart w:id="2610" w:name="_Toc526333221"/>
          <w:bookmarkStart w:id="2611" w:name="_Toc526333391"/>
          <w:bookmarkStart w:id="2612" w:name="_Toc526333556"/>
          <w:bookmarkStart w:id="2613" w:name="_Toc526333719"/>
          <w:bookmarkStart w:id="2614" w:name="_Toc526333882"/>
          <w:bookmarkStart w:id="2615" w:name="_Toc526334045"/>
          <w:bookmarkStart w:id="2616" w:name="_Toc526334209"/>
          <w:bookmarkStart w:id="2617" w:name="_Toc526334372"/>
          <w:bookmarkStart w:id="2618" w:name="_Toc526334535"/>
          <w:bookmarkStart w:id="2619" w:name="_Toc526334699"/>
          <w:bookmarkStart w:id="2620" w:name="_Toc526334863"/>
          <w:bookmarkStart w:id="2621" w:name="_Toc526335029"/>
          <w:bookmarkStart w:id="2622" w:name="_Toc526335194"/>
          <w:bookmarkStart w:id="2623" w:name="_Toc526335357"/>
          <w:bookmarkStart w:id="2624" w:name="_Toc526335519"/>
          <w:bookmarkStart w:id="2625" w:name="_Toc526335682"/>
          <w:bookmarkStart w:id="2626" w:name="_Toc526335852"/>
          <w:bookmarkStart w:id="2627" w:name="_Toc526335995"/>
          <w:bookmarkStart w:id="2628" w:name="_Toc526336139"/>
          <w:bookmarkStart w:id="2629" w:name="_Toc526336283"/>
          <w:bookmarkStart w:id="2630" w:name="_Toc526336426"/>
          <w:bookmarkStart w:id="2631" w:name="_Toc526336595"/>
          <w:bookmarkStart w:id="2632" w:name="_Toc526336765"/>
          <w:bookmarkStart w:id="2633" w:name="_Toc526336935"/>
          <w:bookmarkStart w:id="2634" w:name="_Toc526337101"/>
          <w:bookmarkStart w:id="2635" w:name="_Toc526360910"/>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del>
      </w:moveFrom>
    </w:p>
    <w:tbl>
      <w:tblPr>
        <w:tblStyle w:val="TableGrid"/>
        <w:tblW w:w="0" w:type="auto"/>
        <w:tblLook w:val="04A0" w:firstRow="1" w:lastRow="0" w:firstColumn="1" w:lastColumn="0" w:noHBand="0" w:noVBand="1"/>
      </w:tblPr>
      <w:tblGrid>
        <w:gridCol w:w="1351"/>
        <w:gridCol w:w="8079"/>
      </w:tblGrid>
      <w:tr w:rsidR="00CC7CAD" w:rsidDel="00E90022" w14:paraId="0965EF5B" w14:textId="77777777" w:rsidTr="001D2D68">
        <w:trPr>
          <w:del w:id="2636" w:author="Peter Simpson" w:date="2018-10-03T20:30:00Z"/>
        </w:trPr>
        <w:tc>
          <w:tcPr>
            <w:tcW w:w="1271" w:type="dxa"/>
            <w:vAlign w:val="center"/>
          </w:tcPr>
          <w:p w14:paraId="0C1CE8BE" w14:textId="77777777" w:rsidR="00CC7CAD" w:rsidRPr="00A77CC6" w:rsidDel="00E90022" w:rsidRDefault="00CC7CAD">
            <w:pPr>
              <w:rPr>
                <w:del w:id="2637" w:author="Peter Simpson" w:date="2018-10-03T20:30:00Z"/>
                <w:moveFrom w:id="2638" w:author="Peter Simpson" w:date="2018-10-03T12:12:00Z"/>
              </w:rPr>
              <w:pPrChange w:id="2639" w:author="Peter Simpson" w:date="2018-10-03T20:31:00Z">
                <w:pPr>
                  <w:keepNext/>
                  <w:keepLines/>
                  <w:jc w:val="center"/>
                </w:pPr>
              </w:pPrChange>
            </w:pPr>
            <w:moveFrom w:id="2640" w:author="Peter Simpson" w:date="2018-10-03T12:12:00Z">
              <w:del w:id="2641" w:author="Peter Simpson" w:date="2018-10-03T20:30:00Z">
                <w:r w:rsidRPr="00A77CC6" w:rsidDel="00E90022">
                  <w:delText>GET</w:delText>
                </w:r>
                <w:bookmarkStart w:id="2642" w:name="_Toc526332225"/>
                <w:bookmarkStart w:id="2643" w:name="_Toc526332390"/>
                <w:bookmarkStart w:id="2644" w:name="_Toc526332554"/>
                <w:bookmarkStart w:id="2645" w:name="_Toc526332718"/>
                <w:bookmarkStart w:id="2646" w:name="_Toc526332888"/>
                <w:bookmarkStart w:id="2647" w:name="_Toc526333058"/>
                <w:bookmarkStart w:id="2648" w:name="_Toc526333222"/>
                <w:bookmarkStart w:id="2649" w:name="_Toc526333392"/>
                <w:bookmarkStart w:id="2650" w:name="_Toc526333557"/>
                <w:bookmarkStart w:id="2651" w:name="_Toc526333720"/>
                <w:bookmarkStart w:id="2652" w:name="_Toc526333883"/>
                <w:bookmarkStart w:id="2653" w:name="_Toc526334046"/>
                <w:bookmarkStart w:id="2654" w:name="_Toc526334210"/>
                <w:bookmarkStart w:id="2655" w:name="_Toc526334373"/>
                <w:bookmarkStart w:id="2656" w:name="_Toc526334536"/>
                <w:bookmarkStart w:id="2657" w:name="_Toc526334700"/>
                <w:bookmarkStart w:id="2658" w:name="_Toc526334864"/>
                <w:bookmarkStart w:id="2659" w:name="_Toc526335030"/>
                <w:bookmarkStart w:id="2660" w:name="_Toc526335195"/>
                <w:bookmarkStart w:id="2661" w:name="_Toc526335358"/>
                <w:bookmarkStart w:id="2662" w:name="_Toc526335520"/>
                <w:bookmarkStart w:id="2663" w:name="_Toc526335683"/>
                <w:bookmarkStart w:id="2664" w:name="_Toc526335853"/>
                <w:bookmarkStart w:id="2665" w:name="_Toc526335996"/>
                <w:bookmarkStart w:id="2666" w:name="_Toc526336140"/>
                <w:bookmarkStart w:id="2667" w:name="_Toc526336284"/>
                <w:bookmarkStart w:id="2668" w:name="_Toc526336427"/>
                <w:bookmarkStart w:id="2669" w:name="_Toc526336596"/>
                <w:bookmarkStart w:id="2670" w:name="_Toc526336766"/>
                <w:bookmarkStart w:id="2671" w:name="_Toc526336936"/>
                <w:bookmarkStart w:id="2672" w:name="_Toc526337102"/>
                <w:bookmarkStart w:id="2673" w:name="_Toc52636091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del>
            </w:moveFrom>
          </w:p>
        </w:tc>
        <w:tc>
          <w:tcPr>
            <w:tcW w:w="8079" w:type="dxa"/>
          </w:tcPr>
          <w:p w14:paraId="4C198090" w14:textId="77777777" w:rsidR="00CC7CAD" w:rsidDel="00E90022" w:rsidRDefault="00CC7CAD">
            <w:pPr>
              <w:rPr>
                <w:del w:id="2674" w:author="Peter Simpson" w:date="2018-10-03T20:30:00Z"/>
                <w:moveFrom w:id="2675" w:author="Peter Simpson" w:date="2018-10-03T12:12:00Z"/>
              </w:rPr>
              <w:pPrChange w:id="2676" w:author="Peter Simpson" w:date="2018-10-03T20:31:00Z">
                <w:pPr>
                  <w:keepNext/>
                  <w:keepLines/>
                </w:pPr>
              </w:pPrChange>
            </w:pPr>
            <w:moveFrom w:id="2677" w:author="Peter Simpson" w:date="2018-10-03T12:12:00Z">
              <w:del w:id="2678" w:author="Peter Simpson" w:date="2018-10-03T20:30:00Z">
                <w:r w:rsidDel="00E90022">
                  <w:delText>Used for all information retrieval where the device state is not changed, e.g. most properties and a few functions such as Telescope. AxisRates(Axis).</w:delText>
                </w:r>
                <w:bookmarkStart w:id="2679" w:name="_Toc526332226"/>
                <w:bookmarkStart w:id="2680" w:name="_Toc526332391"/>
                <w:bookmarkStart w:id="2681" w:name="_Toc526332555"/>
                <w:bookmarkStart w:id="2682" w:name="_Toc526332719"/>
                <w:bookmarkStart w:id="2683" w:name="_Toc526332889"/>
                <w:bookmarkStart w:id="2684" w:name="_Toc526333059"/>
                <w:bookmarkStart w:id="2685" w:name="_Toc526333223"/>
                <w:bookmarkStart w:id="2686" w:name="_Toc526333393"/>
                <w:bookmarkStart w:id="2687" w:name="_Toc526333558"/>
                <w:bookmarkStart w:id="2688" w:name="_Toc526333721"/>
                <w:bookmarkStart w:id="2689" w:name="_Toc526333884"/>
                <w:bookmarkStart w:id="2690" w:name="_Toc526334047"/>
                <w:bookmarkStart w:id="2691" w:name="_Toc526334211"/>
                <w:bookmarkStart w:id="2692" w:name="_Toc526334374"/>
                <w:bookmarkStart w:id="2693" w:name="_Toc526334537"/>
                <w:bookmarkStart w:id="2694" w:name="_Toc526334701"/>
                <w:bookmarkStart w:id="2695" w:name="_Toc526334865"/>
                <w:bookmarkStart w:id="2696" w:name="_Toc526335031"/>
                <w:bookmarkStart w:id="2697" w:name="_Toc526335196"/>
                <w:bookmarkStart w:id="2698" w:name="_Toc526335359"/>
                <w:bookmarkStart w:id="2699" w:name="_Toc526335521"/>
                <w:bookmarkStart w:id="2700" w:name="_Toc526335684"/>
                <w:bookmarkStart w:id="2701" w:name="_Toc526335854"/>
                <w:bookmarkStart w:id="2702" w:name="_Toc526335997"/>
                <w:bookmarkStart w:id="2703" w:name="_Toc526336141"/>
                <w:bookmarkStart w:id="2704" w:name="_Toc526336285"/>
                <w:bookmarkStart w:id="2705" w:name="_Toc526336428"/>
                <w:bookmarkStart w:id="2706" w:name="_Toc526336597"/>
                <w:bookmarkStart w:id="2707" w:name="_Toc526336767"/>
                <w:bookmarkStart w:id="2708" w:name="_Toc526336937"/>
                <w:bookmarkStart w:id="2709" w:name="_Toc526337103"/>
                <w:bookmarkStart w:id="2710" w:name="_Toc526360912"/>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moveFrom>
          </w:p>
        </w:tc>
        <w:bookmarkStart w:id="2711" w:name="_Toc526332227"/>
        <w:bookmarkStart w:id="2712" w:name="_Toc526332392"/>
        <w:bookmarkStart w:id="2713" w:name="_Toc526332556"/>
        <w:bookmarkStart w:id="2714" w:name="_Toc526332720"/>
        <w:bookmarkStart w:id="2715" w:name="_Toc526332890"/>
        <w:bookmarkStart w:id="2716" w:name="_Toc526333060"/>
        <w:bookmarkStart w:id="2717" w:name="_Toc526333224"/>
        <w:bookmarkStart w:id="2718" w:name="_Toc526333394"/>
        <w:bookmarkStart w:id="2719" w:name="_Toc526333559"/>
        <w:bookmarkStart w:id="2720" w:name="_Toc526333722"/>
        <w:bookmarkStart w:id="2721" w:name="_Toc526333885"/>
        <w:bookmarkStart w:id="2722" w:name="_Toc526334048"/>
        <w:bookmarkStart w:id="2723" w:name="_Toc526334212"/>
        <w:bookmarkStart w:id="2724" w:name="_Toc526334375"/>
        <w:bookmarkStart w:id="2725" w:name="_Toc526334538"/>
        <w:bookmarkStart w:id="2726" w:name="_Toc526334702"/>
        <w:bookmarkStart w:id="2727" w:name="_Toc526334866"/>
        <w:bookmarkStart w:id="2728" w:name="_Toc526335032"/>
        <w:bookmarkStart w:id="2729" w:name="_Toc526335197"/>
        <w:bookmarkStart w:id="2730" w:name="_Toc526335360"/>
        <w:bookmarkStart w:id="2731" w:name="_Toc526335522"/>
        <w:bookmarkStart w:id="2732" w:name="_Toc526335685"/>
        <w:bookmarkStart w:id="2733" w:name="_Toc526335855"/>
        <w:bookmarkStart w:id="2734" w:name="_Toc526335998"/>
        <w:bookmarkStart w:id="2735" w:name="_Toc526336142"/>
        <w:bookmarkStart w:id="2736" w:name="_Toc526336286"/>
        <w:bookmarkStart w:id="2737" w:name="_Toc526336429"/>
        <w:bookmarkStart w:id="2738" w:name="_Toc526336598"/>
        <w:bookmarkStart w:id="2739" w:name="_Toc526336768"/>
        <w:bookmarkStart w:id="2740" w:name="_Toc526336938"/>
        <w:bookmarkStart w:id="2741" w:name="_Toc526337104"/>
        <w:bookmarkStart w:id="2742" w:name="_Toc526360913"/>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tr>
      <w:tr w:rsidR="00371C4C" w:rsidDel="00E90022" w14:paraId="7A235D9A" w14:textId="77777777" w:rsidTr="001D2D68">
        <w:trPr>
          <w:del w:id="2743" w:author="Peter Simpson" w:date="2018-10-03T20:30:00Z"/>
        </w:trPr>
        <w:tc>
          <w:tcPr>
            <w:tcW w:w="1271" w:type="dxa"/>
            <w:vAlign w:val="center"/>
          </w:tcPr>
          <w:p w14:paraId="269C1DC6" w14:textId="77777777" w:rsidR="00CC7CAD" w:rsidRPr="00A77CC6" w:rsidDel="00E90022" w:rsidRDefault="00CC7CAD">
            <w:pPr>
              <w:rPr>
                <w:del w:id="2744" w:author="Peter Simpson" w:date="2018-10-03T20:30:00Z"/>
                <w:moveFrom w:id="2745" w:author="Peter Simpson" w:date="2018-10-03T12:12:00Z"/>
              </w:rPr>
              <w:pPrChange w:id="2746" w:author="Peter Simpson" w:date="2018-10-03T20:31:00Z">
                <w:pPr>
                  <w:keepNext/>
                  <w:keepLines/>
                  <w:jc w:val="center"/>
                </w:pPr>
              </w:pPrChange>
            </w:pPr>
            <w:moveFrom w:id="2747" w:author="Peter Simpson" w:date="2018-10-03T12:12:00Z">
              <w:del w:id="2748" w:author="Peter Simpson" w:date="2018-10-03T20:30:00Z">
                <w:r w:rsidRPr="00A77CC6" w:rsidDel="00E90022">
                  <w:delText>PUT</w:delText>
                </w:r>
                <w:bookmarkStart w:id="2749" w:name="_Toc526332228"/>
                <w:bookmarkStart w:id="2750" w:name="_Toc526332393"/>
                <w:bookmarkStart w:id="2751" w:name="_Toc526332557"/>
                <w:bookmarkStart w:id="2752" w:name="_Toc526332721"/>
                <w:bookmarkStart w:id="2753" w:name="_Toc526332891"/>
                <w:bookmarkStart w:id="2754" w:name="_Toc526333061"/>
                <w:bookmarkStart w:id="2755" w:name="_Toc526333225"/>
                <w:bookmarkStart w:id="2756" w:name="_Toc526333395"/>
                <w:bookmarkStart w:id="2757" w:name="_Toc526333560"/>
                <w:bookmarkStart w:id="2758" w:name="_Toc526333723"/>
                <w:bookmarkStart w:id="2759" w:name="_Toc526333886"/>
                <w:bookmarkStart w:id="2760" w:name="_Toc526334049"/>
                <w:bookmarkStart w:id="2761" w:name="_Toc526334213"/>
                <w:bookmarkStart w:id="2762" w:name="_Toc526334376"/>
                <w:bookmarkStart w:id="2763" w:name="_Toc526334539"/>
                <w:bookmarkStart w:id="2764" w:name="_Toc526334703"/>
                <w:bookmarkStart w:id="2765" w:name="_Toc526334867"/>
                <w:bookmarkStart w:id="2766" w:name="_Toc526335033"/>
                <w:bookmarkStart w:id="2767" w:name="_Toc526335198"/>
                <w:bookmarkStart w:id="2768" w:name="_Toc526335361"/>
                <w:bookmarkStart w:id="2769" w:name="_Toc526335523"/>
                <w:bookmarkStart w:id="2770" w:name="_Toc526335686"/>
                <w:bookmarkStart w:id="2771" w:name="_Toc526335856"/>
                <w:bookmarkStart w:id="2772" w:name="_Toc526335999"/>
                <w:bookmarkStart w:id="2773" w:name="_Toc526336143"/>
                <w:bookmarkStart w:id="2774" w:name="_Toc526336287"/>
                <w:bookmarkStart w:id="2775" w:name="_Toc526336430"/>
                <w:bookmarkStart w:id="2776" w:name="_Toc526336599"/>
                <w:bookmarkStart w:id="2777" w:name="_Toc526336769"/>
                <w:bookmarkStart w:id="2778" w:name="_Toc526336939"/>
                <w:bookmarkStart w:id="2779" w:name="_Toc526337105"/>
                <w:bookmarkStart w:id="2780" w:name="_Toc526360914"/>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del>
            </w:moveFrom>
          </w:p>
        </w:tc>
        <w:tc>
          <w:tcPr>
            <w:tcW w:w="8079" w:type="dxa"/>
          </w:tcPr>
          <w:p w14:paraId="4E2EF2BF" w14:textId="77777777" w:rsidR="00CC7CAD" w:rsidDel="00E90022" w:rsidRDefault="00CC7CAD">
            <w:pPr>
              <w:rPr>
                <w:del w:id="2781" w:author="Peter Simpson" w:date="2018-10-03T20:30:00Z"/>
                <w:moveFrom w:id="2782" w:author="Peter Simpson" w:date="2018-10-03T12:12:00Z"/>
              </w:rPr>
              <w:pPrChange w:id="2783" w:author="Peter Simpson" w:date="2018-10-03T20:31:00Z">
                <w:pPr>
                  <w:keepNext/>
                  <w:keepLines/>
                </w:pPr>
              </w:pPrChange>
            </w:pPr>
            <w:moveFrom w:id="2784" w:author="Peter Simpson" w:date="2018-10-03T12:12:00Z">
              <w:del w:id="2785"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786" w:name="_Toc526332229"/>
                <w:bookmarkStart w:id="2787" w:name="_Toc526332394"/>
                <w:bookmarkStart w:id="2788" w:name="_Toc526332558"/>
                <w:bookmarkStart w:id="2789" w:name="_Toc526332722"/>
                <w:bookmarkStart w:id="2790" w:name="_Toc526332892"/>
                <w:bookmarkStart w:id="2791" w:name="_Toc526333062"/>
                <w:bookmarkStart w:id="2792" w:name="_Toc526333226"/>
                <w:bookmarkStart w:id="2793" w:name="_Toc526333396"/>
                <w:bookmarkStart w:id="2794" w:name="_Toc526333561"/>
                <w:bookmarkStart w:id="2795" w:name="_Toc526333724"/>
                <w:bookmarkStart w:id="2796" w:name="_Toc526333887"/>
                <w:bookmarkStart w:id="2797" w:name="_Toc526334050"/>
                <w:bookmarkStart w:id="2798" w:name="_Toc526334214"/>
                <w:bookmarkStart w:id="2799" w:name="_Toc526334377"/>
                <w:bookmarkStart w:id="2800" w:name="_Toc526334540"/>
                <w:bookmarkStart w:id="2801" w:name="_Toc526334704"/>
                <w:bookmarkStart w:id="2802" w:name="_Toc526334868"/>
                <w:bookmarkStart w:id="2803" w:name="_Toc526335034"/>
                <w:bookmarkStart w:id="2804" w:name="_Toc526335199"/>
                <w:bookmarkStart w:id="2805" w:name="_Toc526335362"/>
                <w:bookmarkStart w:id="2806" w:name="_Toc526335524"/>
                <w:bookmarkStart w:id="2807" w:name="_Toc526335687"/>
                <w:bookmarkStart w:id="2808" w:name="_Toc526335857"/>
                <w:bookmarkStart w:id="2809" w:name="_Toc526336000"/>
                <w:bookmarkStart w:id="2810" w:name="_Toc526336144"/>
                <w:bookmarkStart w:id="2811" w:name="_Toc526336288"/>
                <w:bookmarkStart w:id="2812" w:name="_Toc526336431"/>
                <w:bookmarkStart w:id="2813" w:name="_Toc526336600"/>
                <w:bookmarkStart w:id="2814" w:name="_Toc526336770"/>
                <w:bookmarkStart w:id="2815" w:name="_Toc526336940"/>
                <w:bookmarkStart w:id="2816" w:name="_Toc526337106"/>
                <w:bookmarkStart w:id="2817" w:name="_Toc52636091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del>
            </w:moveFrom>
          </w:p>
        </w:tc>
        <w:bookmarkStart w:id="2818" w:name="_Toc526332230"/>
        <w:bookmarkStart w:id="2819" w:name="_Toc526332395"/>
        <w:bookmarkStart w:id="2820" w:name="_Toc526332559"/>
        <w:bookmarkStart w:id="2821" w:name="_Toc526332723"/>
        <w:bookmarkStart w:id="2822" w:name="_Toc526332893"/>
        <w:bookmarkStart w:id="2823" w:name="_Toc526333063"/>
        <w:bookmarkStart w:id="2824" w:name="_Toc526333227"/>
        <w:bookmarkStart w:id="2825" w:name="_Toc526333397"/>
        <w:bookmarkStart w:id="2826" w:name="_Toc526333562"/>
        <w:bookmarkStart w:id="2827" w:name="_Toc526333725"/>
        <w:bookmarkStart w:id="2828" w:name="_Toc526333888"/>
        <w:bookmarkStart w:id="2829" w:name="_Toc526334051"/>
        <w:bookmarkStart w:id="2830" w:name="_Toc526334215"/>
        <w:bookmarkStart w:id="2831" w:name="_Toc526334378"/>
        <w:bookmarkStart w:id="2832" w:name="_Toc526334541"/>
        <w:bookmarkStart w:id="2833" w:name="_Toc526334705"/>
        <w:bookmarkStart w:id="2834" w:name="_Toc526334869"/>
        <w:bookmarkStart w:id="2835" w:name="_Toc526335035"/>
        <w:bookmarkStart w:id="2836" w:name="_Toc526335200"/>
        <w:bookmarkStart w:id="2837" w:name="_Toc526335363"/>
        <w:bookmarkStart w:id="2838" w:name="_Toc526335525"/>
        <w:bookmarkStart w:id="2839" w:name="_Toc526335688"/>
        <w:bookmarkStart w:id="2840" w:name="_Toc526335858"/>
        <w:bookmarkStart w:id="2841" w:name="_Toc526336001"/>
        <w:bookmarkStart w:id="2842" w:name="_Toc526336145"/>
        <w:bookmarkStart w:id="2843" w:name="_Toc526336289"/>
        <w:bookmarkStart w:id="2844" w:name="_Toc526336432"/>
        <w:bookmarkStart w:id="2845" w:name="_Toc526336601"/>
        <w:bookmarkStart w:id="2846" w:name="_Toc526336771"/>
        <w:bookmarkStart w:id="2847" w:name="_Toc526336941"/>
        <w:bookmarkStart w:id="2848" w:name="_Toc526337107"/>
        <w:bookmarkStart w:id="2849" w:name="_Toc526360916"/>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tr>
    </w:tbl>
    <w:p w14:paraId="39CAE371" w14:textId="77777777" w:rsidR="00CC7CAD" w:rsidRPr="00A77CC6" w:rsidDel="00E90022" w:rsidRDefault="00CC7CAD">
      <w:pPr>
        <w:rPr>
          <w:del w:id="2850" w:author="Peter Simpson" w:date="2018-10-03T20:30:00Z"/>
          <w:moveFrom w:id="2851" w:author="Peter Simpson" w:date="2018-10-03T12:12:00Z"/>
        </w:rPr>
      </w:pPr>
      <w:bookmarkStart w:id="2852" w:name="_Toc526332231"/>
      <w:bookmarkStart w:id="2853" w:name="_Toc526332396"/>
      <w:bookmarkStart w:id="2854" w:name="_Toc526332560"/>
      <w:bookmarkStart w:id="2855" w:name="_Toc526332724"/>
      <w:bookmarkStart w:id="2856" w:name="_Toc526332894"/>
      <w:bookmarkStart w:id="2857" w:name="_Toc526333064"/>
      <w:bookmarkStart w:id="2858" w:name="_Toc526333228"/>
      <w:bookmarkStart w:id="2859" w:name="_Toc526333398"/>
      <w:bookmarkStart w:id="2860" w:name="_Toc526333563"/>
      <w:bookmarkStart w:id="2861" w:name="_Toc526333726"/>
      <w:bookmarkStart w:id="2862" w:name="_Toc526333889"/>
      <w:bookmarkStart w:id="2863" w:name="_Toc526334052"/>
      <w:bookmarkStart w:id="2864" w:name="_Toc526334216"/>
      <w:bookmarkStart w:id="2865" w:name="_Toc526334379"/>
      <w:bookmarkStart w:id="2866" w:name="_Toc526334542"/>
      <w:bookmarkStart w:id="2867" w:name="_Toc526334706"/>
      <w:bookmarkStart w:id="2868" w:name="_Toc526334870"/>
      <w:bookmarkStart w:id="2869" w:name="_Toc526335036"/>
      <w:bookmarkStart w:id="2870" w:name="_Toc526335201"/>
      <w:bookmarkStart w:id="2871" w:name="_Toc526335364"/>
      <w:bookmarkStart w:id="2872" w:name="_Toc526335526"/>
      <w:bookmarkStart w:id="2873" w:name="_Toc526335689"/>
      <w:bookmarkStart w:id="2874" w:name="_Toc526335859"/>
      <w:bookmarkStart w:id="2875" w:name="_Toc526336002"/>
      <w:bookmarkStart w:id="2876" w:name="_Toc526336146"/>
      <w:bookmarkStart w:id="2877" w:name="_Toc526336290"/>
      <w:bookmarkStart w:id="2878" w:name="_Toc526336433"/>
      <w:bookmarkStart w:id="2879" w:name="_Toc526336602"/>
      <w:bookmarkStart w:id="2880" w:name="_Toc526336772"/>
      <w:bookmarkStart w:id="2881" w:name="_Toc526336942"/>
      <w:bookmarkStart w:id="2882" w:name="_Toc526337108"/>
      <w:bookmarkStart w:id="2883" w:name="_Toc526360917"/>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p>
    <w:p w14:paraId="378441B0" w14:textId="77777777" w:rsidR="00CC7CAD" w:rsidDel="00E90022" w:rsidRDefault="00CC7CAD">
      <w:pPr>
        <w:rPr>
          <w:del w:id="2884" w:author="Peter Simpson" w:date="2018-10-03T20:30:00Z"/>
          <w:moveFrom w:id="2885" w:author="Peter Simpson" w:date="2018-10-03T12:12:00Z"/>
        </w:rPr>
        <w:pPrChange w:id="2886" w:author="Peter Simpson" w:date="2018-10-03T20:31:00Z">
          <w:pPr>
            <w:pStyle w:val="Heading3"/>
          </w:pPr>
        </w:pPrChange>
      </w:pPr>
      <w:moveFrom w:id="2887" w:author="Peter Simpson" w:date="2018-10-03T12:12:00Z">
        <w:del w:id="2888" w:author="Peter Simpson" w:date="2018-10-03T20:30:00Z">
          <w:r w:rsidDel="00E90022">
            <w:delText>JSON Responses</w:delText>
          </w:r>
          <w:bookmarkStart w:id="2889" w:name="_Toc526332232"/>
          <w:bookmarkStart w:id="2890" w:name="_Toc526332397"/>
          <w:bookmarkStart w:id="2891" w:name="_Toc526332561"/>
          <w:bookmarkStart w:id="2892" w:name="_Toc526332725"/>
          <w:bookmarkStart w:id="2893" w:name="_Toc526332895"/>
          <w:bookmarkStart w:id="2894" w:name="_Toc526333065"/>
          <w:bookmarkStart w:id="2895" w:name="_Toc526333229"/>
          <w:bookmarkStart w:id="2896" w:name="_Toc526333399"/>
          <w:bookmarkStart w:id="2897" w:name="_Toc526333564"/>
          <w:bookmarkStart w:id="2898" w:name="_Toc526333727"/>
          <w:bookmarkStart w:id="2899" w:name="_Toc526333890"/>
          <w:bookmarkStart w:id="2900" w:name="_Toc526334053"/>
          <w:bookmarkStart w:id="2901" w:name="_Toc526334217"/>
          <w:bookmarkStart w:id="2902" w:name="_Toc526334380"/>
          <w:bookmarkStart w:id="2903" w:name="_Toc526334543"/>
          <w:bookmarkStart w:id="2904" w:name="_Toc526334707"/>
          <w:bookmarkStart w:id="2905" w:name="_Toc526334871"/>
          <w:bookmarkStart w:id="2906" w:name="_Toc526335037"/>
          <w:bookmarkStart w:id="2907" w:name="_Toc526335202"/>
          <w:bookmarkStart w:id="2908" w:name="_Toc526335365"/>
          <w:bookmarkStart w:id="2909" w:name="_Toc526335527"/>
          <w:bookmarkStart w:id="2910" w:name="_Toc526335690"/>
          <w:bookmarkStart w:id="2911" w:name="_Toc526335860"/>
          <w:bookmarkStart w:id="2912" w:name="_Toc526336003"/>
          <w:bookmarkStart w:id="2913" w:name="_Toc526336147"/>
          <w:bookmarkStart w:id="2914" w:name="_Toc526336291"/>
          <w:bookmarkStart w:id="2915" w:name="_Toc526336434"/>
          <w:bookmarkStart w:id="2916" w:name="_Toc526336603"/>
          <w:bookmarkStart w:id="2917" w:name="_Toc526336773"/>
          <w:bookmarkStart w:id="2918" w:name="_Toc526336943"/>
          <w:bookmarkStart w:id="2919" w:name="_Toc526337109"/>
          <w:bookmarkStart w:id="2920" w:name="_Toc52636091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del>
      </w:moveFrom>
    </w:p>
    <w:p w14:paraId="67D8DC65" w14:textId="77777777" w:rsidR="00CC7CAD" w:rsidDel="00E90022" w:rsidRDefault="00CC7CAD">
      <w:pPr>
        <w:rPr>
          <w:del w:id="2921" w:author="Peter Simpson" w:date="2018-10-03T20:30:00Z"/>
          <w:moveFrom w:id="2922" w:author="Peter Simpson" w:date="2018-10-03T12:12:00Z"/>
        </w:rPr>
      </w:pPr>
      <w:moveFrom w:id="2923" w:author="Peter Simpson" w:date="2018-10-03T12:12:00Z">
        <w:del w:id="2924" w:author="Peter Simpson" w:date="2018-10-03T20:30:00Z">
          <w:r w:rsidDel="00E90022">
            <w:delText>The outcome of the command is returned as a JSON encoded class. The following information is returned for every transaction:</w:delText>
          </w:r>
          <w:bookmarkStart w:id="2925" w:name="_Toc526332233"/>
          <w:bookmarkStart w:id="2926" w:name="_Toc526332398"/>
          <w:bookmarkStart w:id="2927" w:name="_Toc526332562"/>
          <w:bookmarkStart w:id="2928" w:name="_Toc526332726"/>
          <w:bookmarkStart w:id="2929" w:name="_Toc526332896"/>
          <w:bookmarkStart w:id="2930" w:name="_Toc526333066"/>
          <w:bookmarkStart w:id="2931" w:name="_Toc526333230"/>
          <w:bookmarkStart w:id="2932" w:name="_Toc526333400"/>
          <w:bookmarkStart w:id="2933" w:name="_Toc526333565"/>
          <w:bookmarkStart w:id="2934" w:name="_Toc526333728"/>
          <w:bookmarkStart w:id="2935" w:name="_Toc526333891"/>
          <w:bookmarkStart w:id="2936" w:name="_Toc526334054"/>
          <w:bookmarkStart w:id="2937" w:name="_Toc526334218"/>
          <w:bookmarkStart w:id="2938" w:name="_Toc526334381"/>
          <w:bookmarkStart w:id="2939" w:name="_Toc526334544"/>
          <w:bookmarkStart w:id="2940" w:name="_Toc526334708"/>
          <w:bookmarkStart w:id="2941" w:name="_Toc526334872"/>
          <w:bookmarkStart w:id="2942" w:name="_Toc526335038"/>
          <w:bookmarkStart w:id="2943" w:name="_Toc526335203"/>
          <w:bookmarkStart w:id="2944" w:name="_Toc526335366"/>
          <w:bookmarkStart w:id="2945" w:name="_Toc526335528"/>
          <w:bookmarkStart w:id="2946" w:name="_Toc526335691"/>
          <w:bookmarkStart w:id="2947" w:name="_Toc526335861"/>
          <w:bookmarkStart w:id="2948" w:name="_Toc526336004"/>
          <w:bookmarkStart w:id="2949" w:name="_Toc526336148"/>
          <w:bookmarkStart w:id="2950" w:name="_Toc526336292"/>
          <w:bookmarkStart w:id="2951" w:name="_Toc526336435"/>
          <w:bookmarkStart w:id="2952" w:name="_Toc526336604"/>
          <w:bookmarkStart w:id="2953" w:name="_Toc526336774"/>
          <w:bookmarkStart w:id="2954" w:name="_Toc526336944"/>
          <w:bookmarkStart w:id="2955" w:name="_Toc526337110"/>
          <w:bookmarkStart w:id="2956" w:name="_Toc526360919"/>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del>
      </w:moveFrom>
    </w:p>
    <w:tbl>
      <w:tblPr>
        <w:tblStyle w:val="ListTable6Colorful-Accent21"/>
        <w:tblW w:w="0" w:type="auto"/>
        <w:tblLook w:val="04A0" w:firstRow="1" w:lastRow="0" w:firstColumn="1" w:lastColumn="0" w:noHBand="0" w:noVBand="1"/>
      </w:tblPr>
      <w:tblGrid>
        <w:gridCol w:w="3540"/>
        <w:gridCol w:w="2164"/>
        <w:gridCol w:w="3872"/>
      </w:tblGrid>
      <w:tr w:rsidR="00CC7CAD" w:rsidDel="00E90022" w14:paraId="7C44D0D5" w14:textId="77777777" w:rsidTr="001D2D68">
        <w:trPr>
          <w:cnfStyle w:val="100000000000" w:firstRow="1" w:lastRow="0" w:firstColumn="0" w:lastColumn="0" w:oddVBand="0" w:evenVBand="0" w:oddHBand="0" w:evenHBand="0" w:firstRowFirstColumn="0" w:firstRowLastColumn="0" w:lastRowFirstColumn="0" w:lastRowLastColumn="0"/>
          <w:del w:id="2957"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058BF845" w14:textId="77777777" w:rsidR="00CC7CAD" w:rsidDel="00E90022" w:rsidRDefault="00CC7CAD">
            <w:pPr>
              <w:rPr>
                <w:del w:id="2958" w:author="Peter Simpson" w:date="2018-10-03T20:30:00Z"/>
                <w:moveFrom w:id="2959" w:author="Peter Simpson" w:date="2018-10-03T12:12:00Z"/>
              </w:rPr>
            </w:pPr>
            <w:moveFrom w:id="2960" w:author="Peter Simpson" w:date="2018-10-03T12:12:00Z">
              <w:del w:id="2961" w:author="Peter Simpson" w:date="2018-10-03T20:30:00Z">
                <w:r w:rsidDel="00E90022">
                  <w:delText>Item</w:delText>
                </w:r>
                <w:bookmarkStart w:id="2962" w:name="_Toc526332234"/>
                <w:bookmarkStart w:id="2963" w:name="_Toc526332399"/>
                <w:bookmarkStart w:id="2964" w:name="_Toc526332563"/>
                <w:bookmarkStart w:id="2965" w:name="_Toc526332727"/>
                <w:bookmarkStart w:id="2966" w:name="_Toc526332897"/>
                <w:bookmarkStart w:id="2967" w:name="_Toc526333067"/>
                <w:bookmarkStart w:id="2968" w:name="_Toc526333231"/>
                <w:bookmarkStart w:id="2969" w:name="_Toc526333401"/>
                <w:bookmarkStart w:id="2970" w:name="_Toc526333566"/>
                <w:bookmarkStart w:id="2971" w:name="_Toc526333729"/>
                <w:bookmarkStart w:id="2972" w:name="_Toc526333892"/>
                <w:bookmarkStart w:id="2973" w:name="_Toc526334055"/>
                <w:bookmarkStart w:id="2974" w:name="_Toc526334219"/>
                <w:bookmarkStart w:id="2975" w:name="_Toc526334382"/>
                <w:bookmarkStart w:id="2976" w:name="_Toc526334545"/>
                <w:bookmarkStart w:id="2977" w:name="_Toc526334709"/>
                <w:bookmarkStart w:id="2978" w:name="_Toc526334873"/>
                <w:bookmarkStart w:id="2979" w:name="_Toc526335039"/>
                <w:bookmarkStart w:id="2980" w:name="_Toc526335204"/>
                <w:bookmarkStart w:id="2981" w:name="_Toc526335367"/>
                <w:bookmarkStart w:id="2982" w:name="_Toc526335529"/>
                <w:bookmarkStart w:id="2983" w:name="_Toc526335692"/>
                <w:bookmarkStart w:id="2984" w:name="_Toc526335862"/>
                <w:bookmarkStart w:id="2985" w:name="_Toc526336005"/>
                <w:bookmarkStart w:id="2986" w:name="_Toc526336149"/>
                <w:bookmarkStart w:id="2987" w:name="_Toc526336293"/>
                <w:bookmarkStart w:id="2988" w:name="_Toc526336436"/>
                <w:bookmarkStart w:id="2989" w:name="_Toc526336605"/>
                <w:bookmarkStart w:id="2990" w:name="_Toc526336775"/>
                <w:bookmarkStart w:id="2991" w:name="_Toc526336945"/>
                <w:bookmarkStart w:id="2992" w:name="_Toc526337111"/>
                <w:bookmarkStart w:id="2993" w:name="_Toc526360920"/>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del>
            </w:moveFrom>
          </w:p>
        </w:tc>
        <w:tc>
          <w:tcPr>
            <w:tcW w:w="1843" w:type="dxa"/>
          </w:tcPr>
          <w:p w14:paraId="65C01FEB"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94" w:author="Peter Simpson" w:date="2018-10-03T20:30:00Z"/>
                <w:moveFrom w:id="2995" w:author="Peter Simpson" w:date="2018-10-03T12:12:00Z"/>
              </w:rPr>
            </w:pPr>
            <w:moveFrom w:id="2996" w:author="Peter Simpson" w:date="2018-10-03T12:12:00Z">
              <w:del w:id="2997" w:author="Peter Simpson" w:date="2018-10-03T20:30:00Z">
                <w:r w:rsidDel="00E90022">
                  <w:delText>Type</w:delText>
                </w:r>
                <w:bookmarkStart w:id="2998" w:name="_Toc526332235"/>
                <w:bookmarkStart w:id="2999" w:name="_Toc526332400"/>
                <w:bookmarkStart w:id="3000" w:name="_Toc526332564"/>
                <w:bookmarkStart w:id="3001" w:name="_Toc526332728"/>
                <w:bookmarkStart w:id="3002" w:name="_Toc526332898"/>
                <w:bookmarkStart w:id="3003" w:name="_Toc526333068"/>
                <w:bookmarkStart w:id="3004" w:name="_Toc526333232"/>
                <w:bookmarkStart w:id="3005" w:name="_Toc526333402"/>
                <w:bookmarkStart w:id="3006" w:name="_Toc526333567"/>
                <w:bookmarkStart w:id="3007" w:name="_Toc526333730"/>
                <w:bookmarkStart w:id="3008" w:name="_Toc526333893"/>
                <w:bookmarkStart w:id="3009" w:name="_Toc526334056"/>
                <w:bookmarkStart w:id="3010" w:name="_Toc526334220"/>
                <w:bookmarkStart w:id="3011" w:name="_Toc526334383"/>
                <w:bookmarkStart w:id="3012" w:name="_Toc526334546"/>
                <w:bookmarkStart w:id="3013" w:name="_Toc526334710"/>
                <w:bookmarkStart w:id="3014" w:name="_Toc526334874"/>
                <w:bookmarkStart w:id="3015" w:name="_Toc526335040"/>
                <w:bookmarkStart w:id="3016" w:name="_Toc526335205"/>
                <w:bookmarkStart w:id="3017" w:name="_Toc526335368"/>
                <w:bookmarkStart w:id="3018" w:name="_Toc526335530"/>
                <w:bookmarkStart w:id="3019" w:name="_Toc526335693"/>
                <w:bookmarkStart w:id="3020" w:name="_Toc526335863"/>
                <w:bookmarkStart w:id="3021" w:name="_Toc526336006"/>
                <w:bookmarkStart w:id="3022" w:name="_Toc526336150"/>
                <w:bookmarkStart w:id="3023" w:name="_Toc526336294"/>
                <w:bookmarkStart w:id="3024" w:name="_Toc526336437"/>
                <w:bookmarkStart w:id="3025" w:name="_Toc526336606"/>
                <w:bookmarkStart w:id="3026" w:name="_Toc526336776"/>
                <w:bookmarkStart w:id="3027" w:name="_Toc526336946"/>
                <w:bookmarkStart w:id="3028" w:name="_Toc526337112"/>
                <w:bookmarkStart w:id="3029" w:name="_Toc526360921"/>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del>
            </w:moveFrom>
          </w:p>
        </w:tc>
        <w:tc>
          <w:tcPr>
            <w:tcW w:w="5244" w:type="dxa"/>
          </w:tcPr>
          <w:p w14:paraId="169564B2"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3030" w:author="Peter Simpson" w:date="2018-10-03T20:30:00Z"/>
                <w:moveFrom w:id="3031" w:author="Peter Simpson" w:date="2018-10-03T12:12:00Z"/>
              </w:rPr>
            </w:pPr>
            <w:moveFrom w:id="3032" w:author="Peter Simpson" w:date="2018-10-03T12:12:00Z">
              <w:del w:id="3033" w:author="Peter Simpson" w:date="2018-10-03T20:30:00Z">
                <w:r w:rsidDel="00E90022">
                  <w:delText>Contents</w:delText>
                </w:r>
                <w:bookmarkStart w:id="3034" w:name="_Toc526332236"/>
                <w:bookmarkStart w:id="3035" w:name="_Toc526332401"/>
                <w:bookmarkStart w:id="3036" w:name="_Toc526332565"/>
                <w:bookmarkStart w:id="3037" w:name="_Toc526332729"/>
                <w:bookmarkStart w:id="3038" w:name="_Toc526332899"/>
                <w:bookmarkStart w:id="3039" w:name="_Toc526333069"/>
                <w:bookmarkStart w:id="3040" w:name="_Toc526333233"/>
                <w:bookmarkStart w:id="3041" w:name="_Toc526333403"/>
                <w:bookmarkStart w:id="3042" w:name="_Toc526333568"/>
                <w:bookmarkStart w:id="3043" w:name="_Toc526333731"/>
                <w:bookmarkStart w:id="3044" w:name="_Toc526333894"/>
                <w:bookmarkStart w:id="3045" w:name="_Toc526334057"/>
                <w:bookmarkStart w:id="3046" w:name="_Toc526334221"/>
                <w:bookmarkStart w:id="3047" w:name="_Toc526334384"/>
                <w:bookmarkStart w:id="3048" w:name="_Toc526334547"/>
                <w:bookmarkStart w:id="3049" w:name="_Toc526334711"/>
                <w:bookmarkStart w:id="3050" w:name="_Toc526334875"/>
                <w:bookmarkStart w:id="3051" w:name="_Toc526335041"/>
                <w:bookmarkStart w:id="3052" w:name="_Toc526335206"/>
                <w:bookmarkStart w:id="3053" w:name="_Toc526335369"/>
                <w:bookmarkStart w:id="3054" w:name="_Toc526335531"/>
                <w:bookmarkStart w:id="3055" w:name="_Toc526335694"/>
                <w:bookmarkStart w:id="3056" w:name="_Toc526335864"/>
                <w:bookmarkStart w:id="3057" w:name="_Toc526336007"/>
                <w:bookmarkStart w:id="3058" w:name="_Toc526336151"/>
                <w:bookmarkStart w:id="3059" w:name="_Toc526336295"/>
                <w:bookmarkStart w:id="3060" w:name="_Toc526336438"/>
                <w:bookmarkStart w:id="3061" w:name="_Toc526336607"/>
                <w:bookmarkStart w:id="3062" w:name="_Toc526336777"/>
                <w:bookmarkStart w:id="3063" w:name="_Toc526336947"/>
                <w:bookmarkStart w:id="3064" w:name="_Toc526337113"/>
                <w:bookmarkStart w:id="3065" w:name="_Toc526360922"/>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del>
            </w:moveFrom>
          </w:p>
        </w:tc>
        <w:bookmarkStart w:id="3066" w:name="_Toc526332237"/>
        <w:bookmarkStart w:id="3067" w:name="_Toc526332402"/>
        <w:bookmarkStart w:id="3068" w:name="_Toc526332566"/>
        <w:bookmarkStart w:id="3069" w:name="_Toc526332730"/>
        <w:bookmarkStart w:id="3070" w:name="_Toc526332900"/>
        <w:bookmarkStart w:id="3071" w:name="_Toc526333070"/>
        <w:bookmarkStart w:id="3072" w:name="_Toc526333234"/>
        <w:bookmarkStart w:id="3073" w:name="_Toc526333404"/>
        <w:bookmarkStart w:id="3074" w:name="_Toc526333569"/>
        <w:bookmarkStart w:id="3075" w:name="_Toc526333732"/>
        <w:bookmarkStart w:id="3076" w:name="_Toc526333895"/>
        <w:bookmarkStart w:id="3077" w:name="_Toc526334058"/>
        <w:bookmarkStart w:id="3078" w:name="_Toc526334222"/>
        <w:bookmarkStart w:id="3079" w:name="_Toc526334385"/>
        <w:bookmarkStart w:id="3080" w:name="_Toc526334548"/>
        <w:bookmarkStart w:id="3081" w:name="_Toc526334712"/>
        <w:bookmarkStart w:id="3082" w:name="_Toc526334876"/>
        <w:bookmarkStart w:id="3083" w:name="_Toc526335042"/>
        <w:bookmarkStart w:id="3084" w:name="_Toc526335207"/>
        <w:bookmarkStart w:id="3085" w:name="_Toc526335370"/>
        <w:bookmarkStart w:id="3086" w:name="_Toc526335532"/>
        <w:bookmarkStart w:id="3087" w:name="_Toc526335695"/>
        <w:bookmarkStart w:id="3088" w:name="_Toc526335865"/>
        <w:bookmarkStart w:id="3089" w:name="_Toc526336008"/>
        <w:bookmarkStart w:id="3090" w:name="_Toc526336152"/>
        <w:bookmarkStart w:id="3091" w:name="_Toc526336296"/>
        <w:bookmarkStart w:id="3092" w:name="_Toc526336439"/>
        <w:bookmarkStart w:id="3093" w:name="_Toc526336608"/>
        <w:bookmarkStart w:id="3094" w:name="_Toc526336778"/>
        <w:bookmarkStart w:id="3095" w:name="_Toc526336948"/>
        <w:bookmarkStart w:id="3096" w:name="_Toc526337114"/>
        <w:bookmarkStart w:id="3097" w:name="_Toc526360923"/>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tr>
      <w:tr w:rsidR="00CC7CAD" w:rsidDel="00E90022" w14:paraId="08515C2E" w14:textId="77777777" w:rsidTr="001D2D68">
        <w:trPr>
          <w:cnfStyle w:val="000000100000" w:firstRow="0" w:lastRow="0" w:firstColumn="0" w:lastColumn="0" w:oddVBand="0" w:evenVBand="0" w:oddHBand="1" w:evenHBand="0" w:firstRowFirstColumn="0" w:firstRowLastColumn="0" w:lastRowFirstColumn="0" w:lastRowLastColumn="0"/>
          <w:del w:id="3098"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770C8937" w14:textId="77777777" w:rsidR="00CC7CAD" w:rsidDel="00E90022" w:rsidRDefault="00CC7CAD">
            <w:pPr>
              <w:rPr>
                <w:del w:id="3099" w:author="Peter Simpson" w:date="2018-10-03T20:30:00Z"/>
                <w:moveFrom w:id="3100" w:author="Peter Simpson" w:date="2018-10-03T12:12:00Z"/>
              </w:rPr>
            </w:pPr>
            <w:moveFrom w:id="3101" w:author="Peter Simpson" w:date="2018-10-03T12:12:00Z">
              <w:del w:id="3102" w:author="Peter Simpson" w:date="2018-10-03T20:30:00Z">
                <w:r w:rsidRPr="00FF3B64" w:rsidDel="00E90022">
                  <w:delText>ClientTransactionID</w:delText>
                </w:r>
                <w:bookmarkStart w:id="3103" w:name="_Toc526332238"/>
                <w:bookmarkStart w:id="3104" w:name="_Toc526332403"/>
                <w:bookmarkStart w:id="3105" w:name="_Toc526332567"/>
                <w:bookmarkStart w:id="3106" w:name="_Toc526332731"/>
                <w:bookmarkStart w:id="3107" w:name="_Toc526332901"/>
                <w:bookmarkStart w:id="3108" w:name="_Toc526333071"/>
                <w:bookmarkStart w:id="3109" w:name="_Toc526333235"/>
                <w:bookmarkStart w:id="3110" w:name="_Toc526333405"/>
                <w:bookmarkStart w:id="3111" w:name="_Toc526333570"/>
                <w:bookmarkStart w:id="3112" w:name="_Toc526333733"/>
                <w:bookmarkStart w:id="3113" w:name="_Toc526333896"/>
                <w:bookmarkStart w:id="3114" w:name="_Toc526334059"/>
                <w:bookmarkStart w:id="3115" w:name="_Toc526334223"/>
                <w:bookmarkStart w:id="3116" w:name="_Toc526334386"/>
                <w:bookmarkStart w:id="3117" w:name="_Toc526334549"/>
                <w:bookmarkStart w:id="3118" w:name="_Toc526334713"/>
                <w:bookmarkStart w:id="3119" w:name="_Toc526334877"/>
                <w:bookmarkStart w:id="3120" w:name="_Toc526335043"/>
                <w:bookmarkStart w:id="3121" w:name="_Toc526335208"/>
                <w:bookmarkStart w:id="3122" w:name="_Toc526335371"/>
                <w:bookmarkStart w:id="3123" w:name="_Toc526335533"/>
                <w:bookmarkStart w:id="3124" w:name="_Toc526335696"/>
                <w:bookmarkStart w:id="3125" w:name="_Toc526335866"/>
                <w:bookmarkStart w:id="3126" w:name="_Toc526336009"/>
                <w:bookmarkStart w:id="3127" w:name="_Toc526336153"/>
                <w:bookmarkStart w:id="3128" w:name="_Toc526336297"/>
                <w:bookmarkStart w:id="3129" w:name="_Toc526336440"/>
                <w:bookmarkStart w:id="3130" w:name="_Toc526336609"/>
                <w:bookmarkStart w:id="3131" w:name="_Toc526336779"/>
                <w:bookmarkStart w:id="3132" w:name="_Toc526336949"/>
                <w:bookmarkStart w:id="3133" w:name="_Toc526337115"/>
                <w:bookmarkStart w:id="3134" w:name="_Toc526360924"/>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del>
            </w:moveFrom>
          </w:p>
        </w:tc>
        <w:tc>
          <w:tcPr>
            <w:tcW w:w="1843" w:type="dxa"/>
          </w:tcPr>
          <w:p w14:paraId="36F8FD57"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35" w:author="Peter Simpson" w:date="2018-10-03T20:30:00Z"/>
                <w:moveFrom w:id="3136" w:author="Peter Simpson" w:date="2018-10-03T12:12:00Z"/>
              </w:rPr>
            </w:pPr>
            <w:moveFrom w:id="3137" w:author="Peter Simpson" w:date="2018-10-03T12:12:00Z">
              <w:del w:id="3138" w:author="Peter Simpson" w:date="2018-10-03T20:30:00Z">
                <w:r w:rsidDel="00E90022">
                  <w:delText>Long</w:delText>
                </w:r>
                <w:bookmarkStart w:id="3139" w:name="_Toc526332239"/>
                <w:bookmarkStart w:id="3140" w:name="_Toc526332404"/>
                <w:bookmarkStart w:id="3141" w:name="_Toc526332568"/>
                <w:bookmarkStart w:id="3142" w:name="_Toc526332732"/>
                <w:bookmarkStart w:id="3143" w:name="_Toc526332902"/>
                <w:bookmarkStart w:id="3144" w:name="_Toc526333072"/>
                <w:bookmarkStart w:id="3145" w:name="_Toc526333236"/>
                <w:bookmarkStart w:id="3146" w:name="_Toc526333406"/>
                <w:bookmarkStart w:id="3147" w:name="_Toc526333571"/>
                <w:bookmarkStart w:id="3148" w:name="_Toc526333734"/>
                <w:bookmarkStart w:id="3149" w:name="_Toc526333897"/>
                <w:bookmarkStart w:id="3150" w:name="_Toc526334060"/>
                <w:bookmarkStart w:id="3151" w:name="_Toc526334224"/>
                <w:bookmarkStart w:id="3152" w:name="_Toc526334387"/>
                <w:bookmarkStart w:id="3153" w:name="_Toc526334550"/>
                <w:bookmarkStart w:id="3154" w:name="_Toc526334714"/>
                <w:bookmarkStart w:id="3155" w:name="_Toc526334878"/>
                <w:bookmarkStart w:id="3156" w:name="_Toc526335044"/>
                <w:bookmarkStart w:id="3157" w:name="_Toc526335209"/>
                <w:bookmarkStart w:id="3158" w:name="_Toc526335372"/>
                <w:bookmarkStart w:id="3159" w:name="_Toc526335534"/>
                <w:bookmarkStart w:id="3160" w:name="_Toc526335697"/>
                <w:bookmarkStart w:id="3161" w:name="_Toc526335867"/>
                <w:bookmarkStart w:id="3162" w:name="_Toc526336010"/>
                <w:bookmarkStart w:id="3163" w:name="_Toc526336154"/>
                <w:bookmarkStart w:id="3164" w:name="_Toc526336298"/>
                <w:bookmarkStart w:id="3165" w:name="_Toc526336441"/>
                <w:bookmarkStart w:id="3166" w:name="_Toc526336610"/>
                <w:bookmarkStart w:id="3167" w:name="_Toc526336780"/>
                <w:bookmarkStart w:id="3168" w:name="_Toc526336950"/>
                <w:bookmarkStart w:id="3169" w:name="_Toc526337116"/>
                <w:bookmarkStart w:id="3170" w:name="_Toc526360925"/>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del>
            </w:moveFrom>
          </w:p>
        </w:tc>
        <w:tc>
          <w:tcPr>
            <w:tcW w:w="5244" w:type="dxa"/>
          </w:tcPr>
          <w:p w14:paraId="091BBDE9"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71" w:author="Peter Simpson" w:date="2018-10-03T20:30:00Z"/>
                <w:moveFrom w:id="3172" w:author="Peter Simpson" w:date="2018-10-03T12:12:00Z"/>
              </w:rPr>
            </w:pPr>
            <w:moveFrom w:id="3173" w:author="Peter Simpson" w:date="2018-10-03T12:12:00Z">
              <w:del w:id="3174" w:author="Peter Simpson" w:date="2018-10-03T20:30:00Z">
                <w:r w:rsidDel="00E90022">
                  <w:delText>Transaction ID supplied by the client in its request</w:delText>
                </w:r>
                <w:bookmarkStart w:id="3175" w:name="_Toc526332240"/>
                <w:bookmarkStart w:id="3176" w:name="_Toc526332405"/>
                <w:bookmarkStart w:id="3177" w:name="_Toc526332569"/>
                <w:bookmarkStart w:id="3178" w:name="_Toc526332733"/>
                <w:bookmarkStart w:id="3179" w:name="_Toc526332903"/>
                <w:bookmarkStart w:id="3180" w:name="_Toc526333073"/>
                <w:bookmarkStart w:id="3181" w:name="_Toc526333237"/>
                <w:bookmarkStart w:id="3182" w:name="_Toc526333407"/>
                <w:bookmarkStart w:id="3183" w:name="_Toc526333572"/>
                <w:bookmarkStart w:id="3184" w:name="_Toc526333735"/>
                <w:bookmarkStart w:id="3185" w:name="_Toc526333898"/>
                <w:bookmarkStart w:id="3186" w:name="_Toc526334061"/>
                <w:bookmarkStart w:id="3187" w:name="_Toc526334225"/>
                <w:bookmarkStart w:id="3188" w:name="_Toc526334388"/>
                <w:bookmarkStart w:id="3189" w:name="_Toc526334551"/>
                <w:bookmarkStart w:id="3190" w:name="_Toc526334715"/>
                <w:bookmarkStart w:id="3191" w:name="_Toc526334879"/>
                <w:bookmarkStart w:id="3192" w:name="_Toc526335045"/>
                <w:bookmarkStart w:id="3193" w:name="_Toc526335210"/>
                <w:bookmarkStart w:id="3194" w:name="_Toc526335373"/>
                <w:bookmarkStart w:id="3195" w:name="_Toc526335535"/>
                <w:bookmarkStart w:id="3196" w:name="_Toc526335698"/>
                <w:bookmarkStart w:id="3197" w:name="_Toc526335868"/>
                <w:bookmarkStart w:id="3198" w:name="_Toc526336011"/>
                <w:bookmarkStart w:id="3199" w:name="_Toc526336155"/>
                <w:bookmarkStart w:id="3200" w:name="_Toc526336299"/>
                <w:bookmarkStart w:id="3201" w:name="_Toc526336442"/>
                <w:bookmarkStart w:id="3202" w:name="_Toc526336611"/>
                <w:bookmarkStart w:id="3203" w:name="_Toc526336781"/>
                <w:bookmarkStart w:id="3204" w:name="_Toc526336951"/>
                <w:bookmarkStart w:id="3205" w:name="_Toc526337117"/>
                <w:bookmarkStart w:id="3206" w:name="_Toc526360926"/>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del>
            </w:moveFrom>
          </w:p>
        </w:tc>
        <w:bookmarkStart w:id="3207" w:name="_Toc526332241"/>
        <w:bookmarkStart w:id="3208" w:name="_Toc526332406"/>
        <w:bookmarkStart w:id="3209" w:name="_Toc526332570"/>
        <w:bookmarkStart w:id="3210" w:name="_Toc526332734"/>
        <w:bookmarkStart w:id="3211" w:name="_Toc526332904"/>
        <w:bookmarkStart w:id="3212" w:name="_Toc526333074"/>
        <w:bookmarkStart w:id="3213" w:name="_Toc526333238"/>
        <w:bookmarkStart w:id="3214" w:name="_Toc526333408"/>
        <w:bookmarkStart w:id="3215" w:name="_Toc526333573"/>
        <w:bookmarkStart w:id="3216" w:name="_Toc526333736"/>
        <w:bookmarkStart w:id="3217" w:name="_Toc526333899"/>
        <w:bookmarkStart w:id="3218" w:name="_Toc526334062"/>
        <w:bookmarkStart w:id="3219" w:name="_Toc526334226"/>
        <w:bookmarkStart w:id="3220" w:name="_Toc526334389"/>
        <w:bookmarkStart w:id="3221" w:name="_Toc526334552"/>
        <w:bookmarkStart w:id="3222" w:name="_Toc526334716"/>
        <w:bookmarkStart w:id="3223" w:name="_Toc526334880"/>
        <w:bookmarkStart w:id="3224" w:name="_Toc526335046"/>
        <w:bookmarkStart w:id="3225" w:name="_Toc526335211"/>
        <w:bookmarkStart w:id="3226" w:name="_Toc526335374"/>
        <w:bookmarkStart w:id="3227" w:name="_Toc526335536"/>
        <w:bookmarkStart w:id="3228" w:name="_Toc526335699"/>
        <w:bookmarkStart w:id="3229" w:name="_Toc526335869"/>
        <w:bookmarkStart w:id="3230" w:name="_Toc526336012"/>
        <w:bookmarkStart w:id="3231" w:name="_Toc526336156"/>
        <w:bookmarkStart w:id="3232" w:name="_Toc526336300"/>
        <w:bookmarkStart w:id="3233" w:name="_Toc526336443"/>
        <w:bookmarkStart w:id="3234" w:name="_Toc526336612"/>
        <w:bookmarkStart w:id="3235" w:name="_Toc526336782"/>
        <w:bookmarkStart w:id="3236" w:name="_Toc526336952"/>
        <w:bookmarkStart w:id="3237" w:name="_Toc526337118"/>
        <w:bookmarkStart w:id="3238" w:name="_Toc526360927"/>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tr>
      <w:tr w:rsidR="00CC7CAD" w:rsidDel="00E90022" w14:paraId="40393EB2" w14:textId="77777777" w:rsidTr="001D2D68">
        <w:trPr>
          <w:del w:id="3239"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3449FD98" w14:textId="77777777" w:rsidR="00CC7CAD" w:rsidRPr="00FF3B64" w:rsidDel="00E90022" w:rsidRDefault="00CC7CAD">
            <w:pPr>
              <w:rPr>
                <w:del w:id="3240" w:author="Peter Simpson" w:date="2018-10-03T20:30:00Z"/>
                <w:moveFrom w:id="3241" w:author="Peter Simpson" w:date="2018-10-03T12:12:00Z"/>
              </w:rPr>
            </w:pPr>
            <w:moveFrom w:id="3242" w:author="Peter Simpson" w:date="2018-10-03T12:12:00Z">
              <w:del w:id="3243" w:author="Peter Simpson" w:date="2018-10-03T20:30:00Z">
                <w:r w:rsidRPr="00FF3B64" w:rsidDel="00E90022">
                  <w:delText>ServerTransactionID</w:delText>
                </w:r>
                <w:bookmarkStart w:id="3244" w:name="_Toc526332242"/>
                <w:bookmarkStart w:id="3245" w:name="_Toc526332407"/>
                <w:bookmarkStart w:id="3246" w:name="_Toc526332571"/>
                <w:bookmarkStart w:id="3247" w:name="_Toc526332735"/>
                <w:bookmarkStart w:id="3248" w:name="_Toc526332905"/>
                <w:bookmarkStart w:id="3249" w:name="_Toc526333075"/>
                <w:bookmarkStart w:id="3250" w:name="_Toc526333239"/>
                <w:bookmarkStart w:id="3251" w:name="_Toc526333409"/>
                <w:bookmarkStart w:id="3252" w:name="_Toc526333574"/>
                <w:bookmarkStart w:id="3253" w:name="_Toc526333737"/>
                <w:bookmarkStart w:id="3254" w:name="_Toc526333900"/>
                <w:bookmarkStart w:id="3255" w:name="_Toc526334063"/>
                <w:bookmarkStart w:id="3256" w:name="_Toc526334227"/>
                <w:bookmarkStart w:id="3257" w:name="_Toc526334390"/>
                <w:bookmarkStart w:id="3258" w:name="_Toc526334553"/>
                <w:bookmarkStart w:id="3259" w:name="_Toc526334717"/>
                <w:bookmarkStart w:id="3260" w:name="_Toc526334881"/>
                <w:bookmarkStart w:id="3261" w:name="_Toc526335047"/>
                <w:bookmarkStart w:id="3262" w:name="_Toc526335212"/>
                <w:bookmarkStart w:id="3263" w:name="_Toc526335375"/>
                <w:bookmarkStart w:id="3264" w:name="_Toc526335537"/>
                <w:bookmarkStart w:id="3265" w:name="_Toc526335700"/>
                <w:bookmarkStart w:id="3266" w:name="_Toc526335870"/>
                <w:bookmarkStart w:id="3267" w:name="_Toc526336013"/>
                <w:bookmarkStart w:id="3268" w:name="_Toc526336157"/>
                <w:bookmarkStart w:id="3269" w:name="_Toc526336301"/>
                <w:bookmarkStart w:id="3270" w:name="_Toc526336444"/>
                <w:bookmarkStart w:id="3271" w:name="_Toc526336613"/>
                <w:bookmarkStart w:id="3272" w:name="_Toc526336783"/>
                <w:bookmarkStart w:id="3273" w:name="_Toc526336953"/>
                <w:bookmarkStart w:id="3274" w:name="_Toc526337119"/>
                <w:bookmarkStart w:id="3275" w:name="_Toc526360928"/>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del>
            </w:moveFrom>
          </w:p>
        </w:tc>
        <w:tc>
          <w:tcPr>
            <w:tcW w:w="1843" w:type="dxa"/>
          </w:tcPr>
          <w:p w14:paraId="1592827E"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76" w:author="Peter Simpson" w:date="2018-10-03T20:30:00Z"/>
                <w:moveFrom w:id="3277" w:author="Peter Simpson" w:date="2018-10-03T12:12:00Z"/>
              </w:rPr>
            </w:pPr>
            <w:moveFrom w:id="3278" w:author="Peter Simpson" w:date="2018-10-03T12:12:00Z">
              <w:del w:id="3279" w:author="Peter Simpson" w:date="2018-10-03T20:30:00Z">
                <w:r w:rsidDel="00E90022">
                  <w:delText>Long</w:delText>
                </w:r>
                <w:bookmarkStart w:id="3280" w:name="_Toc526332243"/>
                <w:bookmarkStart w:id="3281" w:name="_Toc526332408"/>
                <w:bookmarkStart w:id="3282" w:name="_Toc526332572"/>
                <w:bookmarkStart w:id="3283" w:name="_Toc526332736"/>
                <w:bookmarkStart w:id="3284" w:name="_Toc526332906"/>
                <w:bookmarkStart w:id="3285" w:name="_Toc526333076"/>
                <w:bookmarkStart w:id="3286" w:name="_Toc526333240"/>
                <w:bookmarkStart w:id="3287" w:name="_Toc526333410"/>
                <w:bookmarkStart w:id="3288" w:name="_Toc526333575"/>
                <w:bookmarkStart w:id="3289" w:name="_Toc526333738"/>
                <w:bookmarkStart w:id="3290" w:name="_Toc526333901"/>
                <w:bookmarkStart w:id="3291" w:name="_Toc526334064"/>
                <w:bookmarkStart w:id="3292" w:name="_Toc526334228"/>
                <w:bookmarkStart w:id="3293" w:name="_Toc526334391"/>
                <w:bookmarkStart w:id="3294" w:name="_Toc526334554"/>
                <w:bookmarkStart w:id="3295" w:name="_Toc526334718"/>
                <w:bookmarkStart w:id="3296" w:name="_Toc526334882"/>
                <w:bookmarkStart w:id="3297" w:name="_Toc526335048"/>
                <w:bookmarkStart w:id="3298" w:name="_Toc526335213"/>
                <w:bookmarkStart w:id="3299" w:name="_Toc526335376"/>
                <w:bookmarkStart w:id="3300" w:name="_Toc526335538"/>
                <w:bookmarkStart w:id="3301" w:name="_Toc526335701"/>
                <w:bookmarkStart w:id="3302" w:name="_Toc526335871"/>
                <w:bookmarkStart w:id="3303" w:name="_Toc526336014"/>
                <w:bookmarkStart w:id="3304" w:name="_Toc526336158"/>
                <w:bookmarkStart w:id="3305" w:name="_Toc526336302"/>
                <w:bookmarkStart w:id="3306" w:name="_Toc526336445"/>
                <w:bookmarkStart w:id="3307" w:name="_Toc526336614"/>
                <w:bookmarkStart w:id="3308" w:name="_Toc526336784"/>
                <w:bookmarkStart w:id="3309" w:name="_Toc526336954"/>
                <w:bookmarkStart w:id="3310" w:name="_Toc526337120"/>
                <w:bookmarkStart w:id="3311" w:name="_Toc52636092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del>
            </w:moveFrom>
          </w:p>
        </w:tc>
        <w:tc>
          <w:tcPr>
            <w:tcW w:w="5244" w:type="dxa"/>
          </w:tcPr>
          <w:p w14:paraId="30A4E02F"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312" w:author="Peter Simpson" w:date="2018-10-03T20:30:00Z"/>
                <w:moveFrom w:id="3313" w:author="Peter Simpson" w:date="2018-10-03T12:12:00Z"/>
              </w:rPr>
            </w:pPr>
            <w:moveFrom w:id="3314" w:author="Peter Simpson" w:date="2018-10-03T12:12:00Z">
              <w:del w:id="3315" w:author="Peter Simpson" w:date="2018-10-03T20:30:00Z">
                <w:r w:rsidDel="00E90022">
                  <w:delText>The server’s transaction number. This increments by 1 on each call to the server.</w:delText>
                </w:r>
                <w:bookmarkStart w:id="3316" w:name="_Toc526332244"/>
                <w:bookmarkStart w:id="3317" w:name="_Toc526332409"/>
                <w:bookmarkStart w:id="3318" w:name="_Toc526332573"/>
                <w:bookmarkStart w:id="3319" w:name="_Toc526332737"/>
                <w:bookmarkStart w:id="3320" w:name="_Toc526332907"/>
                <w:bookmarkStart w:id="3321" w:name="_Toc526333077"/>
                <w:bookmarkStart w:id="3322" w:name="_Toc526333241"/>
                <w:bookmarkStart w:id="3323" w:name="_Toc526333411"/>
                <w:bookmarkStart w:id="3324" w:name="_Toc526333576"/>
                <w:bookmarkStart w:id="3325" w:name="_Toc526333739"/>
                <w:bookmarkStart w:id="3326" w:name="_Toc526333902"/>
                <w:bookmarkStart w:id="3327" w:name="_Toc526334065"/>
                <w:bookmarkStart w:id="3328" w:name="_Toc526334229"/>
                <w:bookmarkStart w:id="3329" w:name="_Toc526334392"/>
                <w:bookmarkStart w:id="3330" w:name="_Toc526334555"/>
                <w:bookmarkStart w:id="3331" w:name="_Toc526334719"/>
                <w:bookmarkStart w:id="3332" w:name="_Toc526334883"/>
                <w:bookmarkStart w:id="3333" w:name="_Toc526335049"/>
                <w:bookmarkStart w:id="3334" w:name="_Toc526335214"/>
                <w:bookmarkStart w:id="3335" w:name="_Toc526335377"/>
                <w:bookmarkStart w:id="3336" w:name="_Toc526335539"/>
                <w:bookmarkStart w:id="3337" w:name="_Toc526335702"/>
                <w:bookmarkStart w:id="3338" w:name="_Toc526335872"/>
                <w:bookmarkStart w:id="3339" w:name="_Toc526336015"/>
                <w:bookmarkStart w:id="3340" w:name="_Toc526336159"/>
                <w:bookmarkStart w:id="3341" w:name="_Toc526336303"/>
                <w:bookmarkStart w:id="3342" w:name="_Toc526336446"/>
                <w:bookmarkStart w:id="3343" w:name="_Toc526336615"/>
                <w:bookmarkStart w:id="3344" w:name="_Toc526336785"/>
                <w:bookmarkStart w:id="3345" w:name="_Toc526336955"/>
                <w:bookmarkStart w:id="3346" w:name="_Toc526337121"/>
                <w:bookmarkStart w:id="3347" w:name="_Toc526360930"/>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del>
            </w:moveFrom>
          </w:p>
        </w:tc>
        <w:bookmarkStart w:id="3348" w:name="_Toc526332245"/>
        <w:bookmarkStart w:id="3349" w:name="_Toc526332410"/>
        <w:bookmarkStart w:id="3350" w:name="_Toc526332574"/>
        <w:bookmarkStart w:id="3351" w:name="_Toc526332738"/>
        <w:bookmarkStart w:id="3352" w:name="_Toc526332908"/>
        <w:bookmarkStart w:id="3353" w:name="_Toc526333078"/>
        <w:bookmarkStart w:id="3354" w:name="_Toc526333242"/>
        <w:bookmarkStart w:id="3355" w:name="_Toc526333412"/>
        <w:bookmarkStart w:id="3356" w:name="_Toc526333577"/>
        <w:bookmarkStart w:id="3357" w:name="_Toc526333740"/>
        <w:bookmarkStart w:id="3358" w:name="_Toc526333903"/>
        <w:bookmarkStart w:id="3359" w:name="_Toc526334066"/>
        <w:bookmarkStart w:id="3360" w:name="_Toc526334230"/>
        <w:bookmarkStart w:id="3361" w:name="_Toc526334393"/>
        <w:bookmarkStart w:id="3362" w:name="_Toc526334556"/>
        <w:bookmarkStart w:id="3363" w:name="_Toc526334720"/>
        <w:bookmarkStart w:id="3364" w:name="_Toc526334884"/>
        <w:bookmarkStart w:id="3365" w:name="_Toc526335050"/>
        <w:bookmarkStart w:id="3366" w:name="_Toc526335215"/>
        <w:bookmarkStart w:id="3367" w:name="_Toc526335378"/>
        <w:bookmarkStart w:id="3368" w:name="_Toc526335540"/>
        <w:bookmarkStart w:id="3369" w:name="_Toc526335703"/>
        <w:bookmarkStart w:id="3370" w:name="_Toc526335873"/>
        <w:bookmarkStart w:id="3371" w:name="_Toc526336016"/>
        <w:bookmarkStart w:id="3372" w:name="_Toc526336160"/>
        <w:bookmarkStart w:id="3373" w:name="_Toc526336304"/>
        <w:bookmarkStart w:id="3374" w:name="_Toc526336447"/>
        <w:bookmarkStart w:id="3375" w:name="_Toc526336616"/>
        <w:bookmarkStart w:id="3376" w:name="_Toc526336786"/>
        <w:bookmarkStart w:id="3377" w:name="_Toc526336956"/>
        <w:bookmarkStart w:id="3378" w:name="_Toc526337122"/>
        <w:bookmarkStart w:id="3379" w:name="_Toc526360931"/>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tr>
      <w:tr w:rsidR="00CC7CAD" w:rsidDel="00E90022" w14:paraId="75EFA3D9" w14:textId="77777777" w:rsidTr="001D2D68">
        <w:trPr>
          <w:cnfStyle w:val="000000100000" w:firstRow="0" w:lastRow="0" w:firstColumn="0" w:lastColumn="0" w:oddVBand="0" w:evenVBand="0" w:oddHBand="1" w:evenHBand="0" w:firstRowFirstColumn="0" w:firstRowLastColumn="0" w:lastRowFirstColumn="0" w:lastRowLastColumn="0"/>
          <w:del w:id="3380"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6F270169" w14:textId="77777777" w:rsidR="00CC7CAD" w:rsidRPr="00FF3B64" w:rsidDel="00E90022" w:rsidRDefault="00CC7CAD">
            <w:pPr>
              <w:rPr>
                <w:del w:id="3381" w:author="Peter Simpson" w:date="2018-10-03T20:30:00Z"/>
                <w:moveFrom w:id="3382" w:author="Peter Simpson" w:date="2018-10-03T12:12:00Z"/>
              </w:rPr>
            </w:pPr>
            <w:moveFrom w:id="3383" w:author="Peter Simpson" w:date="2018-10-03T12:12:00Z">
              <w:del w:id="3384" w:author="Peter Simpson" w:date="2018-10-03T20:30:00Z">
                <w:r w:rsidDel="00E90022">
                  <w:delText>Method</w:delText>
                </w:r>
                <w:bookmarkStart w:id="3385" w:name="_Toc526332246"/>
                <w:bookmarkStart w:id="3386" w:name="_Toc526332411"/>
                <w:bookmarkStart w:id="3387" w:name="_Toc526332575"/>
                <w:bookmarkStart w:id="3388" w:name="_Toc526332739"/>
                <w:bookmarkStart w:id="3389" w:name="_Toc526332909"/>
                <w:bookmarkStart w:id="3390" w:name="_Toc526333079"/>
                <w:bookmarkStart w:id="3391" w:name="_Toc526333243"/>
                <w:bookmarkStart w:id="3392" w:name="_Toc526333413"/>
                <w:bookmarkStart w:id="3393" w:name="_Toc526333578"/>
                <w:bookmarkStart w:id="3394" w:name="_Toc526333741"/>
                <w:bookmarkStart w:id="3395" w:name="_Toc526333904"/>
                <w:bookmarkStart w:id="3396" w:name="_Toc526334067"/>
                <w:bookmarkStart w:id="3397" w:name="_Toc526334231"/>
                <w:bookmarkStart w:id="3398" w:name="_Toc526334394"/>
                <w:bookmarkStart w:id="3399" w:name="_Toc526334557"/>
                <w:bookmarkStart w:id="3400" w:name="_Toc526334721"/>
                <w:bookmarkStart w:id="3401" w:name="_Toc526334885"/>
                <w:bookmarkStart w:id="3402" w:name="_Toc526335051"/>
                <w:bookmarkStart w:id="3403" w:name="_Toc526335216"/>
                <w:bookmarkStart w:id="3404" w:name="_Toc526335379"/>
                <w:bookmarkStart w:id="3405" w:name="_Toc526335541"/>
                <w:bookmarkStart w:id="3406" w:name="_Toc526335704"/>
                <w:bookmarkStart w:id="3407" w:name="_Toc526335874"/>
                <w:bookmarkStart w:id="3408" w:name="_Toc526336017"/>
                <w:bookmarkStart w:id="3409" w:name="_Toc526336161"/>
                <w:bookmarkStart w:id="3410" w:name="_Toc526336305"/>
                <w:bookmarkStart w:id="3411" w:name="_Toc526336448"/>
                <w:bookmarkStart w:id="3412" w:name="_Toc526336617"/>
                <w:bookmarkStart w:id="3413" w:name="_Toc526336787"/>
                <w:bookmarkStart w:id="3414" w:name="_Toc526336957"/>
                <w:bookmarkStart w:id="3415" w:name="_Toc526337123"/>
                <w:bookmarkStart w:id="3416" w:name="_Toc526360932"/>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del>
            </w:moveFrom>
          </w:p>
        </w:tc>
        <w:tc>
          <w:tcPr>
            <w:tcW w:w="1843" w:type="dxa"/>
          </w:tcPr>
          <w:p w14:paraId="466E15AD"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17" w:author="Peter Simpson" w:date="2018-10-03T20:30:00Z"/>
                <w:moveFrom w:id="3418" w:author="Peter Simpson" w:date="2018-10-03T12:12:00Z"/>
              </w:rPr>
            </w:pPr>
            <w:moveFrom w:id="3419" w:author="Peter Simpson" w:date="2018-10-03T12:12:00Z">
              <w:del w:id="3420" w:author="Peter Simpson" w:date="2018-10-03T20:30:00Z">
                <w:r w:rsidDel="00E90022">
                  <w:delText>String</w:delText>
                </w:r>
                <w:bookmarkStart w:id="3421" w:name="_Toc526332247"/>
                <w:bookmarkStart w:id="3422" w:name="_Toc526332412"/>
                <w:bookmarkStart w:id="3423" w:name="_Toc526332576"/>
                <w:bookmarkStart w:id="3424" w:name="_Toc526332740"/>
                <w:bookmarkStart w:id="3425" w:name="_Toc526332910"/>
                <w:bookmarkStart w:id="3426" w:name="_Toc526333080"/>
                <w:bookmarkStart w:id="3427" w:name="_Toc526333244"/>
                <w:bookmarkStart w:id="3428" w:name="_Toc526333414"/>
                <w:bookmarkStart w:id="3429" w:name="_Toc526333579"/>
                <w:bookmarkStart w:id="3430" w:name="_Toc526333742"/>
                <w:bookmarkStart w:id="3431" w:name="_Toc526333905"/>
                <w:bookmarkStart w:id="3432" w:name="_Toc526334068"/>
                <w:bookmarkStart w:id="3433" w:name="_Toc526334232"/>
                <w:bookmarkStart w:id="3434" w:name="_Toc526334395"/>
                <w:bookmarkStart w:id="3435" w:name="_Toc526334558"/>
                <w:bookmarkStart w:id="3436" w:name="_Toc526334722"/>
                <w:bookmarkStart w:id="3437" w:name="_Toc526334886"/>
                <w:bookmarkStart w:id="3438" w:name="_Toc526335052"/>
                <w:bookmarkStart w:id="3439" w:name="_Toc526335217"/>
                <w:bookmarkStart w:id="3440" w:name="_Toc526335380"/>
                <w:bookmarkStart w:id="3441" w:name="_Toc526335542"/>
                <w:bookmarkStart w:id="3442" w:name="_Toc526335705"/>
                <w:bookmarkStart w:id="3443" w:name="_Toc526335875"/>
                <w:bookmarkStart w:id="3444" w:name="_Toc526336018"/>
                <w:bookmarkStart w:id="3445" w:name="_Toc526336162"/>
                <w:bookmarkStart w:id="3446" w:name="_Toc526336306"/>
                <w:bookmarkStart w:id="3447" w:name="_Toc526336449"/>
                <w:bookmarkStart w:id="3448" w:name="_Toc526336618"/>
                <w:bookmarkStart w:id="3449" w:name="_Toc526336788"/>
                <w:bookmarkStart w:id="3450" w:name="_Toc526336958"/>
                <w:bookmarkStart w:id="3451" w:name="_Toc526337124"/>
                <w:bookmarkStart w:id="3452" w:name="_Toc526360933"/>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del>
            </w:moveFrom>
          </w:p>
        </w:tc>
        <w:tc>
          <w:tcPr>
            <w:tcW w:w="5244" w:type="dxa"/>
          </w:tcPr>
          <w:p w14:paraId="0842637F"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53" w:author="Peter Simpson" w:date="2018-10-03T20:30:00Z"/>
                <w:moveFrom w:id="3454" w:author="Peter Simpson" w:date="2018-10-03T12:12:00Z"/>
              </w:rPr>
            </w:pPr>
            <w:moveFrom w:id="3455" w:author="Peter Simpson" w:date="2018-10-03T12:12:00Z">
              <w:del w:id="3456" w:author="Peter Simpson" w:date="2018-10-03T20:30:00Z">
                <w:r w:rsidDel="00E90022">
                  <w:delText>The name of the method called by the client</w:delText>
                </w:r>
                <w:bookmarkStart w:id="3457" w:name="_Toc526332248"/>
                <w:bookmarkStart w:id="3458" w:name="_Toc526332413"/>
                <w:bookmarkStart w:id="3459" w:name="_Toc526332577"/>
                <w:bookmarkStart w:id="3460" w:name="_Toc526332741"/>
                <w:bookmarkStart w:id="3461" w:name="_Toc526332911"/>
                <w:bookmarkStart w:id="3462" w:name="_Toc526333081"/>
                <w:bookmarkStart w:id="3463" w:name="_Toc526333245"/>
                <w:bookmarkStart w:id="3464" w:name="_Toc526333415"/>
                <w:bookmarkStart w:id="3465" w:name="_Toc526333580"/>
                <w:bookmarkStart w:id="3466" w:name="_Toc526333743"/>
                <w:bookmarkStart w:id="3467" w:name="_Toc526333906"/>
                <w:bookmarkStart w:id="3468" w:name="_Toc526334069"/>
                <w:bookmarkStart w:id="3469" w:name="_Toc526334233"/>
                <w:bookmarkStart w:id="3470" w:name="_Toc526334396"/>
                <w:bookmarkStart w:id="3471" w:name="_Toc526334559"/>
                <w:bookmarkStart w:id="3472" w:name="_Toc526334723"/>
                <w:bookmarkStart w:id="3473" w:name="_Toc526334887"/>
                <w:bookmarkStart w:id="3474" w:name="_Toc526335053"/>
                <w:bookmarkStart w:id="3475" w:name="_Toc526335218"/>
                <w:bookmarkStart w:id="3476" w:name="_Toc526335381"/>
                <w:bookmarkStart w:id="3477" w:name="_Toc526335543"/>
                <w:bookmarkStart w:id="3478" w:name="_Toc526335706"/>
                <w:bookmarkStart w:id="3479" w:name="_Toc526335876"/>
                <w:bookmarkStart w:id="3480" w:name="_Toc526336019"/>
                <w:bookmarkStart w:id="3481" w:name="_Toc526336163"/>
                <w:bookmarkStart w:id="3482" w:name="_Toc526336307"/>
                <w:bookmarkStart w:id="3483" w:name="_Toc526336450"/>
                <w:bookmarkStart w:id="3484" w:name="_Toc526336619"/>
                <w:bookmarkStart w:id="3485" w:name="_Toc526336789"/>
                <w:bookmarkStart w:id="3486" w:name="_Toc526336959"/>
                <w:bookmarkStart w:id="3487" w:name="_Toc526337125"/>
                <w:bookmarkStart w:id="3488" w:name="_Toc526360934"/>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del>
            </w:moveFrom>
          </w:p>
        </w:tc>
        <w:bookmarkStart w:id="3489" w:name="_Toc526332249"/>
        <w:bookmarkStart w:id="3490" w:name="_Toc526332414"/>
        <w:bookmarkStart w:id="3491" w:name="_Toc526332578"/>
        <w:bookmarkStart w:id="3492" w:name="_Toc526332742"/>
        <w:bookmarkStart w:id="3493" w:name="_Toc526332912"/>
        <w:bookmarkStart w:id="3494" w:name="_Toc526333082"/>
        <w:bookmarkStart w:id="3495" w:name="_Toc526333246"/>
        <w:bookmarkStart w:id="3496" w:name="_Toc526333416"/>
        <w:bookmarkStart w:id="3497" w:name="_Toc526333581"/>
        <w:bookmarkStart w:id="3498" w:name="_Toc526333744"/>
        <w:bookmarkStart w:id="3499" w:name="_Toc526333907"/>
        <w:bookmarkStart w:id="3500" w:name="_Toc526334070"/>
        <w:bookmarkStart w:id="3501" w:name="_Toc526334234"/>
        <w:bookmarkStart w:id="3502" w:name="_Toc526334397"/>
        <w:bookmarkStart w:id="3503" w:name="_Toc526334560"/>
        <w:bookmarkStart w:id="3504" w:name="_Toc526334724"/>
        <w:bookmarkStart w:id="3505" w:name="_Toc526334888"/>
        <w:bookmarkStart w:id="3506" w:name="_Toc526335054"/>
        <w:bookmarkStart w:id="3507" w:name="_Toc526335219"/>
        <w:bookmarkStart w:id="3508" w:name="_Toc526335382"/>
        <w:bookmarkStart w:id="3509" w:name="_Toc526335544"/>
        <w:bookmarkStart w:id="3510" w:name="_Toc526335707"/>
        <w:bookmarkStart w:id="3511" w:name="_Toc526335877"/>
        <w:bookmarkStart w:id="3512" w:name="_Toc526336020"/>
        <w:bookmarkStart w:id="3513" w:name="_Toc526336164"/>
        <w:bookmarkStart w:id="3514" w:name="_Toc526336308"/>
        <w:bookmarkStart w:id="3515" w:name="_Toc526336451"/>
        <w:bookmarkStart w:id="3516" w:name="_Toc526336620"/>
        <w:bookmarkStart w:id="3517" w:name="_Toc526336790"/>
        <w:bookmarkStart w:id="3518" w:name="_Toc526336960"/>
        <w:bookmarkStart w:id="3519" w:name="_Toc526337126"/>
        <w:bookmarkStart w:id="3520" w:name="_Toc526360935"/>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tr>
      <w:tr w:rsidR="00CC7CAD" w:rsidDel="00E90022" w14:paraId="0882FA13" w14:textId="77777777" w:rsidTr="001D2D68">
        <w:trPr>
          <w:del w:id="3521"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056DBC30" w14:textId="77777777" w:rsidR="00CC7CAD" w:rsidDel="00E90022" w:rsidRDefault="00CC7CAD">
            <w:pPr>
              <w:rPr>
                <w:del w:id="3522" w:author="Peter Simpson" w:date="2018-10-03T20:30:00Z"/>
                <w:moveFrom w:id="3523" w:author="Peter Simpson" w:date="2018-10-03T12:12:00Z"/>
              </w:rPr>
            </w:pPr>
            <w:moveFrom w:id="3524" w:author="Peter Simpson" w:date="2018-10-03T12:12:00Z">
              <w:del w:id="3525" w:author="Peter Simpson" w:date="2018-10-03T20:30:00Z">
                <w:r w:rsidDel="00E90022">
                  <w:delText>ErrorNumber</w:delText>
                </w:r>
                <w:bookmarkStart w:id="3526" w:name="_Toc526332250"/>
                <w:bookmarkStart w:id="3527" w:name="_Toc526332415"/>
                <w:bookmarkStart w:id="3528" w:name="_Toc526332579"/>
                <w:bookmarkStart w:id="3529" w:name="_Toc526332743"/>
                <w:bookmarkStart w:id="3530" w:name="_Toc526332913"/>
                <w:bookmarkStart w:id="3531" w:name="_Toc526333083"/>
                <w:bookmarkStart w:id="3532" w:name="_Toc526333247"/>
                <w:bookmarkStart w:id="3533" w:name="_Toc526333417"/>
                <w:bookmarkStart w:id="3534" w:name="_Toc526333582"/>
                <w:bookmarkStart w:id="3535" w:name="_Toc526333745"/>
                <w:bookmarkStart w:id="3536" w:name="_Toc526333908"/>
                <w:bookmarkStart w:id="3537" w:name="_Toc526334071"/>
                <w:bookmarkStart w:id="3538" w:name="_Toc526334235"/>
                <w:bookmarkStart w:id="3539" w:name="_Toc526334398"/>
                <w:bookmarkStart w:id="3540" w:name="_Toc526334561"/>
                <w:bookmarkStart w:id="3541" w:name="_Toc526334725"/>
                <w:bookmarkStart w:id="3542" w:name="_Toc526334889"/>
                <w:bookmarkStart w:id="3543" w:name="_Toc526335055"/>
                <w:bookmarkStart w:id="3544" w:name="_Toc526335220"/>
                <w:bookmarkStart w:id="3545" w:name="_Toc526335383"/>
                <w:bookmarkStart w:id="3546" w:name="_Toc526335545"/>
                <w:bookmarkStart w:id="3547" w:name="_Toc526335708"/>
                <w:bookmarkStart w:id="3548" w:name="_Toc526335878"/>
                <w:bookmarkStart w:id="3549" w:name="_Toc526336021"/>
                <w:bookmarkStart w:id="3550" w:name="_Toc526336165"/>
                <w:bookmarkStart w:id="3551" w:name="_Toc526336309"/>
                <w:bookmarkStart w:id="3552" w:name="_Toc526336452"/>
                <w:bookmarkStart w:id="3553" w:name="_Toc526336621"/>
                <w:bookmarkStart w:id="3554" w:name="_Toc526336791"/>
                <w:bookmarkStart w:id="3555" w:name="_Toc526336961"/>
                <w:bookmarkStart w:id="3556" w:name="_Toc526337127"/>
                <w:bookmarkStart w:id="3557" w:name="_Toc526360936"/>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del>
            </w:moveFrom>
          </w:p>
        </w:tc>
        <w:tc>
          <w:tcPr>
            <w:tcW w:w="1843" w:type="dxa"/>
          </w:tcPr>
          <w:p w14:paraId="5DD936C2"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58" w:author="Peter Simpson" w:date="2018-10-03T20:30:00Z"/>
                <w:moveFrom w:id="3559" w:author="Peter Simpson" w:date="2018-10-03T12:12:00Z"/>
              </w:rPr>
            </w:pPr>
            <w:moveFrom w:id="3560" w:author="Peter Simpson" w:date="2018-10-03T12:12:00Z">
              <w:del w:id="3561" w:author="Peter Simpson" w:date="2018-10-03T20:30:00Z">
                <w:r w:rsidDel="00E90022">
                  <w:delText>Int</w:delText>
                </w:r>
                <w:bookmarkStart w:id="3562" w:name="_Toc526332251"/>
                <w:bookmarkStart w:id="3563" w:name="_Toc526332416"/>
                <w:bookmarkStart w:id="3564" w:name="_Toc526332580"/>
                <w:bookmarkStart w:id="3565" w:name="_Toc526332744"/>
                <w:bookmarkStart w:id="3566" w:name="_Toc526332914"/>
                <w:bookmarkStart w:id="3567" w:name="_Toc526333084"/>
                <w:bookmarkStart w:id="3568" w:name="_Toc526333248"/>
                <w:bookmarkStart w:id="3569" w:name="_Toc526333418"/>
                <w:bookmarkStart w:id="3570" w:name="_Toc526333583"/>
                <w:bookmarkStart w:id="3571" w:name="_Toc526333746"/>
                <w:bookmarkStart w:id="3572" w:name="_Toc526333909"/>
                <w:bookmarkStart w:id="3573" w:name="_Toc526334072"/>
                <w:bookmarkStart w:id="3574" w:name="_Toc526334236"/>
                <w:bookmarkStart w:id="3575" w:name="_Toc526334399"/>
                <w:bookmarkStart w:id="3576" w:name="_Toc526334562"/>
                <w:bookmarkStart w:id="3577" w:name="_Toc526334726"/>
                <w:bookmarkStart w:id="3578" w:name="_Toc526334890"/>
                <w:bookmarkStart w:id="3579" w:name="_Toc526335056"/>
                <w:bookmarkStart w:id="3580" w:name="_Toc526335221"/>
                <w:bookmarkStart w:id="3581" w:name="_Toc526335384"/>
                <w:bookmarkStart w:id="3582" w:name="_Toc526335546"/>
                <w:bookmarkStart w:id="3583" w:name="_Toc526335709"/>
                <w:bookmarkStart w:id="3584" w:name="_Toc526335879"/>
                <w:bookmarkStart w:id="3585" w:name="_Toc526336022"/>
                <w:bookmarkStart w:id="3586" w:name="_Toc526336166"/>
                <w:bookmarkStart w:id="3587" w:name="_Toc526336310"/>
                <w:bookmarkStart w:id="3588" w:name="_Toc526336453"/>
                <w:bookmarkStart w:id="3589" w:name="_Toc526336622"/>
                <w:bookmarkStart w:id="3590" w:name="_Toc526336792"/>
                <w:bookmarkStart w:id="3591" w:name="_Toc526336962"/>
                <w:bookmarkStart w:id="3592" w:name="_Toc526337128"/>
                <w:bookmarkStart w:id="3593" w:name="_Toc526360937"/>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del>
            </w:moveFrom>
          </w:p>
        </w:tc>
        <w:tc>
          <w:tcPr>
            <w:tcW w:w="5244" w:type="dxa"/>
          </w:tcPr>
          <w:p w14:paraId="71168897"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94" w:author="Peter Simpson" w:date="2018-10-03T20:30:00Z"/>
                <w:moveFrom w:id="3595" w:author="Peter Simpson" w:date="2018-10-03T12:12:00Z"/>
              </w:rPr>
            </w:pPr>
            <w:moveFrom w:id="3596" w:author="Peter Simpson" w:date="2018-10-03T12:12:00Z">
              <w:del w:id="3597"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598" w:name="_Toc526332252"/>
                <w:bookmarkStart w:id="3599" w:name="_Toc526332417"/>
                <w:bookmarkStart w:id="3600" w:name="_Toc526332581"/>
                <w:bookmarkStart w:id="3601" w:name="_Toc526332745"/>
                <w:bookmarkStart w:id="3602" w:name="_Toc526332915"/>
                <w:bookmarkStart w:id="3603" w:name="_Toc526333085"/>
                <w:bookmarkStart w:id="3604" w:name="_Toc526333249"/>
                <w:bookmarkStart w:id="3605" w:name="_Toc526333419"/>
                <w:bookmarkStart w:id="3606" w:name="_Toc526333584"/>
                <w:bookmarkStart w:id="3607" w:name="_Toc526333747"/>
                <w:bookmarkStart w:id="3608" w:name="_Toc526333910"/>
                <w:bookmarkStart w:id="3609" w:name="_Toc526334073"/>
                <w:bookmarkStart w:id="3610" w:name="_Toc526334237"/>
                <w:bookmarkStart w:id="3611" w:name="_Toc526334400"/>
                <w:bookmarkStart w:id="3612" w:name="_Toc526334563"/>
                <w:bookmarkStart w:id="3613" w:name="_Toc526334727"/>
                <w:bookmarkStart w:id="3614" w:name="_Toc526334891"/>
                <w:bookmarkStart w:id="3615" w:name="_Toc526335057"/>
                <w:bookmarkStart w:id="3616" w:name="_Toc526335222"/>
                <w:bookmarkStart w:id="3617" w:name="_Toc526335385"/>
                <w:bookmarkStart w:id="3618" w:name="_Toc526335547"/>
                <w:bookmarkStart w:id="3619" w:name="_Toc526335710"/>
                <w:bookmarkStart w:id="3620" w:name="_Toc526335880"/>
                <w:bookmarkStart w:id="3621" w:name="_Toc526336023"/>
                <w:bookmarkStart w:id="3622" w:name="_Toc526336167"/>
                <w:bookmarkStart w:id="3623" w:name="_Toc526336311"/>
                <w:bookmarkStart w:id="3624" w:name="_Toc526336454"/>
                <w:bookmarkStart w:id="3625" w:name="_Toc526336623"/>
                <w:bookmarkStart w:id="3626" w:name="_Toc526336793"/>
                <w:bookmarkStart w:id="3627" w:name="_Toc526336963"/>
                <w:bookmarkStart w:id="3628" w:name="_Toc526337129"/>
                <w:bookmarkStart w:id="3629" w:name="_Toc526360938"/>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del>
            </w:moveFrom>
          </w:p>
        </w:tc>
        <w:bookmarkStart w:id="3630" w:name="_Toc526332253"/>
        <w:bookmarkStart w:id="3631" w:name="_Toc526332418"/>
        <w:bookmarkStart w:id="3632" w:name="_Toc526332582"/>
        <w:bookmarkStart w:id="3633" w:name="_Toc526332746"/>
        <w:bookmarkStart w:id="3634" w:name="_Toc526332916"/>
        <w:bookmarkStart w:id="3635" w:name="_Toc526333086"/>
        <w:bookmarkStart w:id="3636" w:name="_Toc526333250"/>
        <w:bookmarkStart w:id="3637" w:name="_Toc526333420"/>
        <w:bookmarkStart w:id="3638" w:name="_Toc526333585"/>
        <w:bookmarkStart w:id="3639" w:name="_Toc526333748"/>
        <w:bookmarkStart w:id="3640" w:name="_Toc526333911"/>
        <w:bookmarkStart w:id="3641" w:name="_Toc526334074"/>
        <w:bookmarkStart w:id="3642" w:name="_Toc526334238"/>
        <w:bookmarkStart w:id="3643" w:name="_Toc526334401"/>
        <w:bookmarkStart w:id="3644" w:name="_Toc526334564"/>
        <w:bookmarkStart w:id="3645" w:name="_Toc526334728"/>
        <w:bookmarkStart w:id="3646" w:name="_Toc526334892"/>
        <w:bookmarkStart w:id="3647" w:name="_Toc526335058"/>
        <w:bookmarkStart w:id="3648" w:name="_Toc526335223"/>
        <w:bookmarkStart w:id="3649" w:name="_Toc526335386"/>
        <w:bookmarkStart w:id="3650" w:name="_Toc526335548"/>
        <w:bookmarkStart w:id="3651" w:name="_Toc526335711"/>
        <w:bookmarkStart w:id="3652" w:name="_Toc526335881"/>
        <w:bookmarkStart w:id="3653" w:name="_Toc526336024"/>
        <w:bookmarkStart w:id="3654" w:name="_Toc526336168"/>
        <w:bookmarkStart w:id="3655" w:name="_Toc526336312"/>
        <w:bookmarkStart w:id="3656" w:name="_Toc526336455"/>
        <w:bookmarkStart w:id="3657" w:name="_Toc526336624"/>
        <w:bookmarkStart w:id="3658" w:name="_Toc526336794"/>
        <w:bookmarkStart w:id="3659" w:name="_Toc526336964"/>
        <w:bookmarkStart w:id="3660" w:name="_Toc526337130"/>
        <w:bookmarkStart w:id="3661" w:name="_Toc52636093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tr>
      <w:tr w:rsidR="00CC7CAD" w:rsidDel="00E90022" w14:paraId="32F7CB59" w14:textId="77777777" w:rsidTr="001D2D68">
        <w:trPr>
          <w:cnfStyle w:val="000000100000" w:firstRow="0" w:lastRow="0" w:firstColumn="0" w:lastColumn="0" w:oddVBand="0" w:evenVBand="0" w:oddHBand="1" w:evenHBand="0" w:firstRowFirstColumn="0" w:firstRowLastColumn="0" w:lastRowFirstColumn="0" w:lastRowLastColumn="0"/>
          <w:del w:id="3662"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23C07010" w14:textId="77777777" w:rsidR="00CC7CAD" w:rsidDel="00E90022" w:rsidRDefault="00CC7CAD">
            <w:pPr>
              <w:rPr>
                <w:del w:id="3663" w:author="Peter Simpson" w:date="2018-10-03T20:30:00Z"/>
                <w:moveFrom w:id="3664" w:author="Peter Simpson" w:date="2018-10-03T12:12:00Z"/>
              </w:rPr>
            </w:pPr>
            <w:moveFrom w:id="3665" w:author="Peter Simpson" w:date="2018-10-03T12:12:00Z">
              <w:del w:id="3666" w:author="Peter Simpson" w:date="2018-10-03T20:30:00Z">
                <w:r w:rsidDel="00E90022">
                  <w:delText>ErrorMessage</w:delText>
                </w:r>
                <w:bookmarkStart w:id="3667" w:name="_Toc526332254"/>
                <w:bookmarkStart w:id="3668" w:name="_Toc526332419"/>
                <w:bookmarkStart w:id="3669" w:name="_Toc526332583"/>
                <w:bookmarkStart w:id="3670" w:name="_Toc526332747"/>
                <w:bookmarkStart w:id="3671" w:name="_Toc526332917"/>
                <w:bookmarkStart w:id="3672" w:name="_Toc526333087"/>
                <w:bookmarkStart w:id="3673" w:name="_Toc526333251"/>
                <w:bookmarkStart w:id="3674" w:name="_Toc526333421"/>
                <w:bookmarkStart w:id="3675" w:name="_Toc526333586"/>
                <w:bookmarkStart w:id="3676" w:name="_Toc526333749"/>
                <w:bookmarkStart w:id="3677" w:name="_Toc526333912"/>
                <w:bookmarkStart w:id="3678" w:name="_Toc526334075"/>
                <w:bookmarkStart w:id="3679" w:name="_Toc526334239"/>
                <w:bookmarkStart w:id="3680" w:name="_Toc526334402"/>
                <w:bookmarkStart w:id="3681" w:name="_Toc526334565"/>
                <w:bookmarkStart w:id="3682" w:name="_Toc526334729"/>
                <w:bookmarkStart w:id="3683" w:name="_Toc526334893"/>
                <w:bookmarkStart w:id="3684" w:name="_Toc526335059"/>
                <w:bookmarkStart w:id="3685" w:name="_Toc526335224"/>
                <w:bookmarkStart w:id="3686" w:name="_Toc526335387"/>
                <w:bookmarkStart w:id="3687" w:name="_Toc526335549"/>
                <w:bookmarkStart w:id="3688" w:name="_Toc526335712"/>
                <w:bookmarkStart w:id="3689" w:name="_Toc526335882"/>
                <w:bookmarkStart w:id="3690" w:name="_Toc526336025"/>
                <w:bookmarkStart w:id="3691" w:name="_Toc526336169"/>
                <w:bookmarkStart w:id="3692" w:name="_Toc526336313"/>
                <w:bookmarkStart w:id="3693" w:name="_Toc526336456"/>
                <w:bookmarkStart w:id="3694" w:name="_Toc526336625"/>
                <w:bookmarkStart w:id="3695" w:name="_Toc526336795"/>
                <w:bookmarkStart w:id="3696" w:name="_Toc526336965"/>
                <w:bookmarkStart w:id="3697" w:name="_Toc526337131"/>
                <w:bookmarkStart w:id="3698" w:name="_Toc526360940"/>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del>
            </w:moveFrom>
          </w:p>
        </w:tc>
        <w:tc>
          <w:tcPr>
            <w:tcW w:w="1843" w:type="dxa"/>
          </w:tcPr>
          <w:p w14:paraId="2897E264"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699" w:author="Peter Simpson" w:date="2018-10-03T20:30:00Z"/>
                <w:moveFrom w:id="3700" w:author="Peter Simpson" w:date="2018-10-03T12:12:00Z"/>
              </w:rPr>
            </w:pPr>
            <w:moveFrom w:id="3701" w:author="Peter Simpson" w:date="2018-10-03T12:12:00Z">
              <w:del w:id="3702" w:author="Peter Simpson" w:date="2018-10-03T20:30:00Z">
                <w:r w:rsidDel="00E90022">
                  <w:delText>String</w:delText>
                </w:r>
                <w:bookmarkStart w:id="3703" w:name="_Toc526332255"/>
                <w:bookmarkStart w:id="3704" w:name="_Toc526332420"/>
                <w:bookmarkStart w:id="3705" w:name="_Toc526332584"/>
                <w:bookmarkStart w:id="3706" w:name="_Toc526332748"/>
                <w:bookmarkStart w:id="3707" w:name="_Toc526332918"/>
                <w:bookmarkStart w:id="3708" w:name="_Toc526333088"/>
                <w:bookmarkStart w:id="3709" w:name="_Toc526333252"/>
                <w:bookmarkStart w:id="3710" w:name="_Toc526333422"/>
                <w:bookmarkStart w:id="3711" w:name="_Toc526333587"/>
                <w:bookmarkStart w:id="3712" w:name="_Toc526333750"/>
                <w:bookmarkStart w:id="3713" w:name="_Toc526333913"/>
                <w:bookmarkStart w:id="3714" w:name="_Toc526334076"/>
                <w:bookmarkStart w:id="3715" w:name="_Toc526334240"/>
                <w:bookmarkStart w:id="3716" w:name="_Toc526334403"/>
                <w:bookmarkStart w:id="3717" w:name="_Toc526334566"/>
                <w:bookmarkStart w:id="3718" w:name="_Toc526334730"/>
                <w:bookmarkStart w:id="3719" w:name="_Toc526334894"/>
                <w:bookmarkStart w:id="3720" w:name="_Toc526335060"/>
                <w:bookmarkStart w:id="3721" w:name="_Toc526335225"/>
                <w:bookmarkStart w:id="3722" w:name="_Toc526335388"/>
                <w:bookmarkStart w:id="3723" w:name="_Toc526335550"/>
                <w:bookmarkStart w:id="3724" w:name="_Toc526335713"/>
                <w:bookmarkStart w:id="3725" w:name="_Toc526335883"/>
                <w:bookmarkStart w:id="3726" w:name="_Toc526336026"/>
                <w:bookmarkStart w:id="3727" w:name="_Toc526336170"/>
                <w:bookmarkStart w:id="3728" w:name="_Toc526336314"/>
                <w:bookmarkStart w:id="3729" w:name="_Toc526336457"/>
                <w:bookmarkStart w:id="3730" w:name="_Toc526336626"/>
                <w:bookmarkStart w:id="3731" w:name="_Toc526336796"/>
                <w:bookmarkStart w:id="3732" w:name="_Toc526336966"/>
                <w:bookmarkStart w:id="3733" w:name="_Toc526337132"/>
                <w:bookmarkStart w:id="3734" w:name="_Toc526360941"/>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del>
            </w:moveFrom>
          </w:p>
        </w:tc>
        <w:tc>
          <w:tcPr>
            <w:tcW w:w="5244" w:type="dxa"/>
          </w:tcPr>
          <w:p w14:paraId="65D4E23A"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735" w:author="Peter Simpson" w:date="2018-10-03T20:30:00Z"/>
                <w:moveFrom w:id="3736" w:author="Peter Simpson" w:date="2018-10-03T12:12:00Z"/>
              </w:rPr>
            </w:pPr>
            <w:moveFrom w:id="3737" w:author="Peter Simpson" w:date="2018-10-03T12:12:00Z">
              <w:del w:id="3738" w:author="Peter Simpson" w:date="2018-10-03T20:30:00Z">
                <w:r w:rsidDel="00E90022">
                  <w:delText>If the driver throws an exception, its message appears here, otherwise an empty string is returned.</w:delText>
                </w:r>
                <w:bookmarkStart w:id="3739" w:name="_Toc526332256"/>
                <w:bookmarkStart w:id="3740" w:name="_Toc526332421"/>
                <w:bookmarkStart w:id="3741" w:name="_Toc526332585"/>
                <w:bookmarkStart w:id="3742" w:name="_Toc526332749"/>
                <w:bookmarkStart w:id="3743" w:name="_Toc526332919"/>
                <w:bookmarkStart w:id="3744" w:name="_Toc526333089"/>
                <w:bookmarkStart w:id="3745" w:name="_Toc526333253"/>
                <w:bookmarkStart w:id="3746" w:name="_Toc526333423"/>
                <w:bookmarkStart w:id="3747" w:name="_Toc526333588"/>
                <w:bookmarkStart w:id="3748" w:name="_Toc526333751"/>
                <w:bookmarkStart w:id="3749" w:name="_Toc526333914"/>
                <w:bookmarkStart w:id="3750" w:name="_Toc526334077"/>
                <w:bookmarkStart w:id="3751" w:name="_Toc526334241"/>
                <w:bookmarkStart w:id="3752" w:name="_Toc526334404"/>
                <w:bookmarkStart w:id="3753" w:name="_Toc526334567"/>
                <w:bookmarkStart w:id="3754" w:name="_Toc526334731"/>
                <w:bookmarkStart w:id="3755" w:name="_Toc526334895"/>
                <w:bookmarkStart w:id="3756" w:name="_Toc526335061"/>
                <w:bookmarkStart w:id="3757" w:name="_Toc526335226"/>
                <w:bookmarkStart w:id="3758" w:name="_Toc526335389"/>
                <w:bookmarkStart w:id="3759" w:name="_Toc526335551"/>
                <w:bookmarkStart w:id="3760" w:name="_Toc526335714"/>
                <w:bookmarkStart w:id="3761" w:name="_Toc526335884"/>
                <w:bookmarkStart w:id="3762" w:name="_Toc526336027"/>
                <w:bookmarkStart w:id="3763" w:name="_Toc526336171"/>
                <w:bookmarkStart w:id="3764" w:name="_Toc526336315"/>
                <w:bookmarkStart w:id="3765" w:name="_Toc526336458"/>
                <w:bookmarkStart w:id="3766" w:name="_Toc526336627"/>
                <w:bookmarkStart w:id="3767" w:name="_Toc526336797"/>
                <w:bookmarkStart w:id="3768" w:name="_Toc526336967"/>
                <w:bookmarkStart w:id="3769" w:name="_Toc526337133"/>
                <w:bookmarkStart w:id="3770" w:name="_Toc526360942"/>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del>
            </w:moveFrom>
          </w:p>
        </w:tc>
        <w:bookmarkStart w:id="3771" w:name="_Toc526332257"/>
        <w:bookmarkStart w:id="3772" w:name="_Toc526332422"/>
        <w:bookmarkStart w:id="3773" w:name="_Toc526332586"/>
        <w:bookmarkStart w:id="3774" w:name="_Toc526332750"/>
        <w:bookmarkStart w:id="3775" w:name="_Toc526332920"/>
        <w:bookmarkStart w:id="3776" w:name="_Toc526333090"/>
        <w:bookmarkStart w:id="3777" w:name="_Toc526333254"/>
        <w:bookmarkStart w:id="3778" w:name="_Toc526333424"/>
        <w:bookmarkStart w:id="3779" w:name="_Toc526333589"/>
        <w:bookmarkStart w:id="3780" w:name="_Toc526333752"/>
        <w:bookmarkStart w:id="3781" w:name="_Toc526333915"/>
        <w:bookmarkStart w:id="3782" w:name="_Toc526334078"/>
        <w:bookmarkStart w:id="3783" w:name="_Toc526334242"/>
        <w:bookmarkStart w:id="3784" w:name="_Toc526334405"/>
        <w:bookmarkStart w:id="3785" w:name="_Toc526334568"/>
        <w:bookmarkStart w:id="3786" w:name="_Toc526334732"/>
        <w:bookmarkStart w:id="3787" w:name="_Toc526334896"/>
        <w:bookmarkStart w:id="3788" w:name="_Toc526335062"/>
        <w:bookmarkStart w:id="3789" w:name="_Toc526335227"/>
        <w:bookmarkStart w:id="3790" w:name="_Toc526335390"/>
        <w:bookmarkStart w:id="3791" w:name="_Toc526335552"/>
        <w:bookmarkStart w:id="3792" w:name="_Toc526335715"/>
        <w:bookmarkStart w:id="3793" w:name="_Toc526335885"/>
        <w:bookmarkStart w:id="3794" w:name="_Toc526336028"/>
        <w:bookmarkStart w:id="3795" w:name="_Toc526336172"/>
        <w:bookmarkStart w:id="3796" w:name="_Toc526336316"/>
        <w:bookmarkStart w:id="3797" w:name="_Toc526336459"/>
        <w:bookmarkStart w:id="3798" w:name="_Toc526336628"/>
        <w:bookmarkStart w:id="3799" w:name="_Toc526336798"/>
        <w:bookmarkStart w:id="3800" w:name="_Toc526336968"/>
        <w:bookmarkStart w:id="3801" w:name="_Toc526337134"/>
        <w:bookmarkStart w:id="3802" w:name="_Toc526360943"/>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tr>
      <w:tr w:rsidR="00371C4C" w:rsidDel="00E90022" w14:paraId="11CB4438" w14:textId="77777777" w:rsidTr="001D2D68">
        <w:trPr>
          <w:del w:id="3803"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6740EDF8" w14:textId="77777777" w:rsidR="00CC7CAD" w:rsidDel="00E90022" w:rsidRDefault="00CC7CAD">
            <w:pPr>
              <w:rPr>
                <w:del w:id="3804" w:author="Peter Simpson" w:date="2018-10-03T20:30:00Z"/>
                <w:moveFrom w:id="3805" w:author="Peter Simpson" w:date="2018-10-03T12:12:00Z"/>
              </w:rPr>
            </w:pPr>
            <w:moveFrom w:id="3806" w:author="Peter Simpson" w:date="2018-10-03T12:12:00Z">
              <w:del w:id="3807" w:author="Peter Simpson" w:date="2018-10-03T20:30:00Z">
                <w:r w:rsidRPr="00FF3B64" w:rsidDel="00E90022">
                  <w:delText>DriverException</w:delText>
                </w:r>
                <w:bookmarkStart w:id="3808" w:name="_Toc526332258"/>
                <w:bookmarkStart w:id="3809" w:name="_Toc526332423"/>
                <w:bookmarkStart w:id="3810" w:name="_Toc526332587"/>
                <w:bookmarkStart w:id="3811" w:name="_Toc526332751"/>
                <w:bookmarkStart w:id="3812" w:name="_Toc526332921"/>
                <w:bookmarkStart w:id="3813" w:name="_Toc526333091"/>
                <w:bookmarkStart w:id="3814" w:name="_Toc526333255"/>
                <w:bookmarkStart w:id="3815" w:name="_Toc526333425"/>
                <w:bookmarkStart w:id="3816" w:name="_Toc526333590"/>
                <w:bookmarkStart w:id="3817" w:name="_Toc526333753"/>
                <w:bookmarkStart w:id="3818" w:name="_Toc526333916"/>
                <w:bookmarkStart w:id="3819" w:name="_Toc526334079"/>
                <w:bookmarkStart w:id="3820" w:name="_Toc526334243"/>
                <w:bookmarkStart w:id="3821" w:name="_Toc526334406"/>
                <w:bookmarkStart w:id="3822" w:name="_Toc526334569"/>
                <w:bookmarkStart w:id="3823" w:name="_Toc526334733"/>
                <w:bookmarkStart w:id="3824" w:name="_Toc526334897"/>
                <w:bookmarkStart w:id="3825" w:name="_Toc526335063"/>
                <w:bookmarkStart w:id="3826" w:name="_Toc526335228"/>
                <w:bookmarkStart w:id="3827" w:name="_Toc526335391"/>
                <w:bookmarkStart w:id="3828" w:name="_Toc526335553"/>
                <w:bookmarkStart w:id="3829" w:name="_Toc526335716"/>
                <w:bookmarkStart w:id="3830" w:name="_Toc526335886"/>
                <w:bookmarkStart w:id="3831" w:name="_Toc526336029"/>
                <w:bookmarkStart w:id="3832" w:name="_Toc526336173"/>
                <w:bookmarkStart w:id="3833" w:name="_Toc526336317"/>
                <w:bookmarkStart w:id="3834" w:name="_Toc526336460"/>
                <w:bookmarkStart w:id="3835" w:name="_Toc526336629"/>
                <w:bookmarkStart w:id="3836" w:name="_Toc526336799"/>
                <w:bookmarkStart w:id="3837" w:name="_Toc526336969"/>
                <w:bookmarkStart w:id="3838" w:name="_Toc526337135"/>
                <w:bookmarkStart w:id="3839" w:name="_Toc526360944"/>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del>
            </w:moveFrom>
          </w:p>
        </w:tc>
        <w:tc>
          <w:tcPr>
            <w:tcW w:w="1843" w:type="dxa"/>
          </w:tcPr>
          <w:p w14:paraId="40F63EBA"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40" w:author="Peter Simpson" w:date="2018-10-03T20:30:00Z"/>
                <w:moveFrom w:id="3841" w:author="Peter Simpson" w:date="2018-10-03T12:12:00Z"/>
              </w:rPr>
            </w:pPr>
            <w:moveFrom w:id="3842" w:author="Peter Simpson" w:date="2018-10-03T12:12:00Z">
              <w:del w:id="3843" w:author="Peter Simpson" w:date="2018-10-03T20:30:00Z">
                <w:r w:rsidDel="00E90022">
                  <w:delText>Exception (.NET)</w:delText>
                </w:r>
                <w:bookmarkStart w:id="3844" w:name="_Toc526332259"/>
                <w:bookmarkStart w:id="3845" w:name="_Toc526332424"/>
                <w:bookmarkStart w:id="3846" w:name="_Toc526332588"/>
                <w:bookmarkStart w:id="3847" w:name="_Toc526332752"/>
                <w:bookmarkStart w:id="3848" w:name="_Toc526332922"/>
                <w:bookmarkStart w:id="3849" w:name="_Toc526333092"/>
                <w:bookmarkStart w:id="3850" w:name="_Toc526333256"/>
                <w:bookmarkStart w:id="3851" w:name="_Toc526333426"/>
                <w:bookmarkStart w:id="3852" w:name="_Toc526333591"/>
                <w:bookmarkStart w:id="3853" w:name="_Toc526333754"/>
                <w:bookmarkStart w:id="3854" w:name="_Toc526333917"/>
                <w:bookmarkStart w:id="3855" w:name="_Toc526334080"/>
                <w:bookmarkStart w:id="3856" w:name="_Toc526334244"/>
                <w:bookmarkStart w:id="3857" w:name="_Toc526334407"/>
                <w:bookmarkStart w:id="3858" w:name="_Toc526334570"/>
                <w:bookmarkStart w:id="3859" w:name="_Toc526334734"/>
                <w:bookmarkStart w:id="3860" w:name="_Toc526334898"/>
                <w:bookmarkStart w:id="3861" w:name="_Toc526335064"/>
                <w:bookmarkStart w:id="3862" w:name="_Toc526335229"/>
                <w:bookmarkStart w:id="3863" w:name="_Toc526335392"/>
                <w:bookmarkStart w:id="3864" w:name="_Toc526335554"/>
                <w:bookmarkStart w:id="3865" w:name="_Toc526335717"/>
                <w:bookmarkStart w:id="3866" w:name="_Toc526335887"/>
                <w:bookmarkStart w:id="3867" w:name="_Toc526336030"/>
                <w:bookmarkStart w:id="3868" w:name="_Toc526336174"/>
                <w:bookmarkStart w:id="3869" w:name="_Toc526336318"/>
                <w:bookmarkStart w:id="3870" w:name="_Toc526336461"/>
                <w:bookmarkStart w:id="3871" w:name="_Toc526336630"/>
                <w:bookmarkStart w:id="3872" w:name="_Toc526336800"/>
                <w:bookmarkStart w:id="3873" w:name="_Toc526336970"/>
                <w:bookmarkStart w:id="3874" w:name="_Toc526337136"/>
                <w:bookmarkStart w:id="3875" w:name="_Toc526360945"/>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del>
            </w:moveFrom>
          </w:p>
        </w:tc>
        <w:tc>
          <w:tcPr>
            <w:tcW w:w="5244" w:type="dxa"/>
          </w:tcPr>
          <w:p w14:paraId="41D1342C"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76" w:author="Peter Simpson" w:date="2018-10-03T20:30:00Z"/>
                <w:moveFrom w:id="3877" w:author="Peter Simpson" w:date="2018-10-03T12:12:00Z"/>
              </w:rPr>
            </w:pPr>
            <w:moveFrom w:id="3878" w:author="Peter Simpson" w:date="2018-10-03T12:12:00Z">
              <w:del w:id="3879" w:author="Peter Simpson" w:date="2018-10-03T20:30:00Z">
                <w:r w:rsidDel="00E90022">
                  <w:delText>If the driver throws an exception, it is returned as a .NET exception structure encoded in JSON form.</w:delText>
                </w:r>
                <w:bookmarkStart w:id="3880" w:name="_Toc526332260"/>
                <w:bookmarkStart w:id="3881" w:name="_Toc526332425"/>
                <w:bookmarkStart w:id="3882" w:name="_Toc526332589"/>
                <w:bookmarkStart w:id="3883" w:name="_Toc526332753"/>
                <w:bookmarkStart w:id="3884" w:name="_Toc526332923"/>
                <w:bookmarkStart w:id="3885" w:name="_Toc526333093"/>
                <w:bookmarkStart w:id="3886" w:name="_Toc526333257"/>
                <w:bookmarkStart w:id="3887" w:name="_Toc526333427"/>
                <w:bookmarkStart w:id="3888" w:name="_Toc526333592"/>
                <w:bookmarkStart w:id="3889" w:name="_Toc526333755"/>
                <w:bookmarkStart w:id="3890" w:name="_Toc526333918"/>
                <w:bookmarkStart w:id="3891" w:name="_Toc526334081"/>
                <w:bookmarkStart w:id="3892" w:name="_Toc526334245"/>
                <w:bookmarkStart w:id="3893" w:name="_Toc526334408"/>
                <w:bookmarkStart w:id="3894" w:name="_Toc526334571"/>
                <w:bookmarkStart w:id="3895" w:name="_Toc526334735"/>
                <w:bookmarkStart w:id="3896" w:name="_Toc526334899"/>
                <w:bookmarkStart w:id="3897" w:name="_Toc526335065"/>
                <w:bookmarkStart w:id="3898" w:name="_Toc526335230"/>
                <w:bookmarkStart w:id="3899" w:name="_Toc526335393"/>
                <w:bookmarkStart w:id="3900" w:name="_Toc526335555"/>
                <w:bookmarkStart w:id="3901" w:name="_Toc526335718"/>
                <w:bookmarkStart w:id="3902" w:name="_Toc526335888"/>
                <w:bookmarkStart w:id="3903" w:name="_Toc526336031"/>
                <w:bookmarkStart w:id="3904" w:name="_Toc526336175"/>
                <w:bookmarkStart w:id="3905" w:name="_Toc526336319"/>
                <w:bookmarkStart w:id="3906" w:name="_Toc526336462"/>
                <w:bookmarkStart w:id="3907" w:name="_Toc526336631"/>
                <w:bookmarkStart w:id="3908" w:name="_Toc526336801"/>
                <w:bookmarkStart w:id="3909" w:name="_Toc526336971"/>
                <w:bookmarkStart w:id="3910" w:name="_Toc526337137"/>
                <w:bookmarkStart w:id="3911" w:name="_Toc526360946"/>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del>
            </w:moveFrom>
          </w:p>
        </w:tc>
        <w:bookmarkStart w:id="3912" w:name="_Toc526332261"/>
        <w:bookmarkStart w:id="3913" w:name="_Toc526332426"/>
        <w:bookmarkStart w:id="3914" w:name="_Toc526332590"/>
        <w:bookmarkStart w:id="3915" w:name="_Toc526332754"/>
        <w:bookmarkStart w:id="3916" w:name="_Toc526332924"/>
        <w:bookmarkStart w:id="3917" w:name="_Toc526333094"/>
        <w:bookmarkStart w:id="3918" w:name="_Toc526333258"/>
        <w:bookmarkStart w:id="3919" w:name="_Toc526333428"/>
        <w:bookmarkStart w:id="3920" w:name="_Toc526333593"/>
        <w:bookmarkStart w:id="3921" w:name="_Toc526333756"/>
        <w:bookmarkStart w:id="3922" w:name="_Toc526333919"/>
        <w:bookmarkStart w:id="3923" w:name="_Toc526334082"/>
        <w:bookmarkStart w:id="3924" w:name="_Toc526334246"/>
        <w:bookmarkStart w:id="3925" w:name="_Toc526334409"/>
        <w:bookmarkStart w:id="3926" w:name="_Toc526334572"/>
        <w:bookmarkStart w:id="3927" w:name="_Toc526334736"/>
        <w:bookmarkStart w:id="3928" w:name="_Toc526334900"/>
        <w:bookmarkStart w:id="3929" w:name="_Toc526335066"/>
        <w:bookmarkStart w:id="3930" w:name="_Toc526335231"/>
        <w:bookmarkStart w:id="3931" w:name="_Toc526335394"/>
        <w:bookmarkStart w:id="3932" w:name="_Toc526335556"/>
        <w:bookmarkStart w:id="3933" w:name="_Toc526335719"/>
        <w:bookmarkStart w:id="3934" w:name="_Toc526335889"/>
        <w:bookmarkStart w:id="3935" w:name="_Toc526336032"/>
        <w:bookmarkStart w:id="3936" w:name="_Toc526336176"/>
        <w:bookmarkStart w:id="3937" w:name="_Toc526336320"/>
        <w:bookmarkStart w:id="3938" w:name="_Toc526336463"/>
        <w:bookmarkStart w:id="3939" w:name="_Toc526336632"/>
        <w:bookmarkStart w:id="3940" w:name="_Toc526336802"/>
        <w:bookmarkStart w:id="3941" w:name="_Toc526336972"/>
        <w:bookmarkStart w:id="3942" w:name="_Toc526337138"/>
        <w:bookmarkStart w:id="3943" w:name="_Toc526360947"/>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tr>
    </w:tbl>
    <w:p w14:paraId="3E04CFB7" w14:textId="77777777" w:rsidR="00536A88" w:rsidDel="00371C4C" w:rsidRDefault="00536A88">
      <w:pPr>
        <w:rPr>
          <w:del w:id="3944" w:author="Peter Simpson" w:date="2018-10-03T20:24:00Z"/>
          <w:moveFrom w:id="3945" w:author="Peter Simpson" w:date="2018-10-03T12:12:00Z"/>
        </w:rPr>
      </w:pPr>
      <w:bookmarkStart w:id="3946" w:name="_Toc526332262"/>
      <w:bookmarkStart w:id="3947" w:name="_Toc526332427"/>
      <w:bookmarkStart w:id="3948" w:name="_Toc526332591"/>
      <w:bookmarkStart w:id="3949" w:name="_Toc526332755"/>
      <w:bookmarkStart w:id="3950" w:name="_Toc526332925"/>
      <w:bookmarkStart w:id="3951" w:name="_Toc526333095"/>
      <w:bookmarkStart w:id="3952" w:name="_Toc526333259"/>
      <w:bookmarkStart w:id="3953" w:name="_Toc526333429"/>
      <w:bookmarkStart w:id="3954" w:name="_Toc526333594"/>
      <w:bookmarkStart w:id="3955" w:name="_Toc526333757"/>
      <w:bookmarkStart w:id="3956" w:name="_Toc526333920"/>
      <w:bookmarkStart w:id="3957" w:name="_Toc526334083"/>
      <w:bookmarkStart w:id="3958" w:name="_Toc526334247"/>
      <w:bookmarkStart w:id="3959" w:name="_Toc526334410"/>
      <w:bookmarkStart w:id="3960" w:name="_Toc526334573"/>
      <w:bookmarkStart w:id="3961" w:name="_Toc526334737"/>
      <w:bookmarkStart w:id="3962" w:name="_Toc526334901"/>
      <w:bookmarkStart w:id="3963" w:name="_Toc526335067"/>
      <w:bookmarkStart w:id="3964" w:name="_Toc526335232"/>
      <w:bookmarkStart w:id="3965" w:name="_Toc526335395"/>
      <w:bookmarkStart w:id="3966" w:name="_Toc526335557"/>
      <w:bookmarkStart w:id="3967" w:name="_Toc526335720"/>
      <w:bookmarkStart w:id="3968" w:name="_Toc526335890"/>
      <w:bookmarkStart w:id="3969" w:name="_Toc526336033"/>
      <w:bookmarkStart w:id="3970" w:name="_Toc526336177"/>
      <w:bookmarkStart w:id="3971" w:name="_Toc526336321"/>
      <w:bookmarkStart w:id="3972" w:name="_Toc526336464"/>
      <w:bookmarkStart w:id="3973" w:name="_Toc526336633"/>
      <w:bookmarkStart w:id="3974" w:name="_Toc526336803"/>
      <w:bookmarkStart w:id="3975" w:name="_Toc526336973"/>
      <w:bookmarkStart w:id="3976" w:name="_Toc526337139"/>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p>
    <w:p w14:paraId="59A1823C" w14:textId="77777777" w:rsidR="00CC7CAD" w:rsidDel="00E90022" w:rsidRDefault="00CC7CAD">
      <w:pPr>
        <w:rPr>
          <w:del w:id="3977" w:author="Peter Simpson" w:date="2018-10-03T20:30:00Z"/>
          <w:moveFrom w:id="3978" w:author="Peter Simpson" w:date="2018-10-03T12:12:00Z"/>
        </w:rPr>
      </w:pPr>
      <w:moveFrom w:id="3979" w:author="Peter Simpson" w:date="2018-10-03T12:12:00Z">
        <w:del w:id="3980"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3981" w:name="_Toc526332263"/>
          <w:bookmarkStart w:id="3982" w:name="_Toc526332428"/>
          <w:bookmarkStart w:id="3983" w:name="_Toc526332592"/>
          <w:bookmarkStart w:id="3984" w:name="_Toc526332756"/>
          <w:bookmarkStart w:id="3985" w:name="_Toc526332926"/>
          <w:bookmarkStart w:id="3986" w:name="_Toc526333096"/>
          <w:bookmarkStart w:id="3987" w:name="_Toc526333260"/>
          <w:bookmarkStart w:id="3988" w:name="_Toc526333430"/>
          <w:bookmarkStart w:id="3989" w:name="_Toc526333595"/>
          <w:bookmarkStart w:id="3990" w:name="_Toc526333758"/>
          <w:bookmarkStart w:id="3991" w:name="_Toc526333921"/>
          <w:bookmarkStart w:id="3992" w:name="_Toc526334084"/>
          <w:bookmarkStart w:id="3993" w:name="_Toc526334248"/>
          <w:bookmarkStart w:id="3994" w:name="_Toc526334411"/>
          <w:bookmarkStart w:id="3995" w:name="_Toc526334574"/>
          <w:bookmarkStart w:id="3996" w:name="_Toc526334738"/>
          <w:bookmarkStart w:id="3997" w:name="_Toc526334902"/>
          <w:bookmarkStart w:id="3998" w:name="_Toc526335068"/>
          <w:bookmarkStart w:id="3999" w:name="_Toc526335233"/>
          <w:bookmarkStart w:id="4000" w:name="_Toc526335396"/>
          <w:bookmarkStart w:id="4001" w:name="_Toc526335558"/>
          <w:bookmarkStart w:id="4002" w:name="_Toc526335721"/>
          <w:bookmarkStart w:id="4003" w:name="_Toc526335891"/>
          <w:bookmarkStart w:id="4004" w:name="_Toc526336034"/>
          <w:bookmarkStart w:id="4005" w:name="_Toc526336178"/>
          <w:bookmarkStart w:id="4006" w:name="_Toc526336322"/>
          <w:bookmarkStart w:id="4007" w:name="_Toc526336465"/>
          <w:bookmarkStart w:id="4008" w:name="_Toc526336634"/>
          <w:bookmarkStart w:id="4009" w:name="_Toc526336804"/>
          <w:bookmarkStart w:id="4010" w:name="_Toc526336974"/>
          <w:bookmarkStart w:id="4011" w:name="_Toc52633714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del>
      </w:moveFrom>
    </w:p>
    <w:p w14:paraId="240E2113" w14:textId="77777777" w:rsidR="00CC7CAD" w:rsidRPr="00175F5F" w:rsidDel="00E90022" w:rsidRDefault="00CC7CAD">
      <w:pPr>
        <w:rPr>
          <w:del w:id="4012" w:author="Peter Simpson" w:date="2018-10-03T20:30:00Z"/>
          <w:moveFrom w:id="4013" w:author="Peter Simpson" w:date="2018-10-03T12:12:00Z"/>
          <w:highlight w:val="white"/>
        </w:rPr>
        <w:pPrChange w:id="4014" w:author="Peter Simpson" w:date="2018-10-03T20:31:00Z">
          <w:pPr>
            <w:autoSpaceDE w:val="0"/>
            <w:autoSpaceDN w:val="0"/>
            <w:adjustRightInd w:val="0"/>
            <w:spacing w:after="0" w:line="240" w:lineRule="auto"/>
          </w:pPr>
        </w:pPrChange>
      </w:pPr>
      <w:moveFrom w:id="4015" w:author="Peter Simpson" w:date="2018-10-03T12:12:00Z">
        <w:del w:id="4016"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4017" w:name="_Toc526332264"/>
          <w:bookmarkStart w:id="4018" w:name="_Toc526332429"/>
          <w:bookmarkStart w:id="4019" w:name="_Toc526332593"/>
          <w:bookmarkStart w:id="4020" w:name="_Toc526332757"/>
          <w:bookmarkStart w:id="4021" w:name="_Toc526332927"/>
          <w:bookmarkStart w:id="4022" w:name="_Toc526333097"/>
          <w:bookmarkStart w:id="4023" w:name="_Toc526333261"/>
          <w:bookmarkStart w:id="4024" w:name="_Toc526333431"/>
          <w:bookmarkStart w:id="4025" w:name="_Toc526333596"/>
          <w:bookmarkStart w:id="4026" w:name="_Toc526333759"/>
          <w:bookmarkStart w:id="4027" w:name="_Toc526333922"/>
          <w:bookmarkStart w:id="4028" w:name="_Toc526334085"/>
          <w:bookmarkStart w:id="4029" w:name="_Toc526334249"/>
          <w:bookmarkStart w:id="4030" w:name="_Toc526334412"/>
          <w:bookmarkStart w:id="4031" w:name="_Toc526334575"/>
          <w:bookmarkStart w:id="4032" w:name="_Toc526334739"/>
          <w:bookmarkStart w:id="4033" w:name="_Toc526334903"/>
          <w:bookmarkStart w:id="4034" w:name="_Toc526335069"/>
          <w:bookmarkStart w:id="4035" w:name="_Toc526335234"/>
          <w:bookmarkStart w:id="4036" w:name="_Toc526335397"/>
          <w:bookmarkStart w:id="4037" w:name="_Toc526335559"/>
          <w:bookmarkStart w:id="4038" w:name="_Toc526335722"/>
          <w:bookmarkStart w:id="4039" w:name="_Toc526335892"/>
          <w:bookmarkStart w:id="4040" w:name="_Toc526336035"/>
          <w:bookmarkStart w:id="4041" w:name="_Toc526336179"/>
          <w:bookmarkStart w:id="4042" w:name="_Toc526336323"/>
          <w:bookmarkStart w:id="4043" w:name="_Toc526336466"/>
          <w:bookmarkStart w:id="4044" w:name="_Toc526336635"/>
          <w:bookmarkStart w:id="4045" w:name="_Toc526336805"/>
          <w:bookmarkStart w:id="4046" w:name="_Toc526336975"/>
          <w:bookmarkStart w:id="4047" w:name="_Toc526337141"/>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del>
      </w:moveFrom>
    </w:p>
    <w:p w14:paraId="4D17913F" w14:textId="77777777" w:rsidR="00CC7CAD" w:rsidRPr="00175F5F" w:rsidDel="00E90022" w:rsidRDefault="00CC7CAD">
      <w:pPr>
        <w:rPr>
          <w:del w:id="4048" w:author="Peter Simpson" w:date="2018-10-03T20:30:00Z"/>
          <w:moveFrom w:id="4049" w:author="Peter Simpson" w:date="2018-10-03T12:12:00Z"/>
          <w:rStyle w:val="Hyperlink"/>
          <w:color w:val="2683C6" w:themeColor="accent2"/>
          <w:u w:val="none"/>
        </w:rPr>
      </w:pPr>
      <w:moveFrom w:id="4050" w:author="Peter Simpson" w:date="2018-10-03T12:12:00Z">
        <w:del w:id="4051"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4052" w:name="_Toc526332265"/>
          <w:bookmarkStart w:id="4053" w:name="_Toc526332430"/>
          <w:bookmarkStart w:id="4054" w:name="_Toc526332594"/>
          <w:bookmarkStart w:id="4055" w:name="_Toc526332758"/>
          <w:bookmarkStart w:id="4056" w:name="_Toc526332928"/>
          <w:bookmarkStart w:id="4057" w:name="_Toc526333098"/>
          <w:bookmarkStart w:id="4058" w:name="_Toc526333262"/>
          <w:bookmarkStart w:id="4059" w:name="_Toc526333432"/>
          <w:bookmarkStart w:id="4060" w:name="_Toc526333597"/>
          <w:bookmarkStart w:id="4061" w:name="_Toc526333760"/>
          <w:bookmarkStart w:id="4062" w:name="_Toc526333923"/>
          <w:bookmarkStart w:id="4063" w:name="_Toc526334086"/>
          <w:bookmarkStart w:id="4064" w:name="_Toc526334250"/>
          <w:bookmarkStart w:id="4065" w:name="_Toc526334413"/>
          <w:bookmarkStart w:id="4066" w:name="_Toc526334576"/>
          <w:bookmarkStart w:id="4067" w:name="_Toc526334740"/>
          <w:bookmarkStart w:id="4068" w:name="_Toc526334904"/>
          <w:bookmarkStart w:id="4069" w:name="_Toc526335070"/>
          <w:bookmarkStart w:id="4070" w:name="_Toc526335235"/>
          <w:bookmarkStart w:id="4071" w:name="_Toc526335398"/>
          <w:bookmarkStart w:id="4072" w:name="_Toc526335560"/>
          <w:bookmarkStart w:id="4073" w:name="_Toc526335723"/>
          <w:bookmarkStart w:id="4074" w:name="_Toc526335893"/>
          <w:bookmarkStart w:id="4075" w:name="_Toc526336036"/>
          <w:bookmarkStart w:id="4076" w:name="_Toc526336180"/>
          <w:bookmarkStart w:id="4077" w:name="_Toc526336324"/>
          <w:bookmarkStart w:id="4078" w:name="_Toc526336467"/>
          <w:bookmarkStart w:id="4079" w:name="_Toc526336636"/>
          <w:bookmarkStart w:id="4080" w:name="_Toc526336806"/>
          <w:bookmarkStart w:id="4081" w:name="_Toc526336976"/>
          <w:bookmarkStart w:id="4082" w:name="_Toc526337142"/>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del>
      </w:moveFrom>
    </w:p>
    <w:p w14:paraId="1C2BF255" w14:textId="77777777" w:rsidR="00CC7CAD" w:rsidDel="00E90022" w:rsidRDefault="00CC7CAD">
      <w:pPr>
        <w:rPr>
          <w:del w:id="4083" w:author="Peter Simpson" w:date="2018-10-03T20:30:00Z"/>
          <w:moveFrom w:id="4084" w:author="Peter Simpson" w:date="2018-10-03T12:12:00Z"/>
        </w:rPr>
      </w:pPr>
      <w:moveFrom w:id="4085" w:author="Peter Simpson" w:date="2018-10-03T12:12:00Z">
        <w:del w:id="4086" w:author="Peter Simpson" w:date="2018-10-03T20:30:00Z">
          <w:r w:rsidDel="00E90022">
            <w:delText>This example shows the response for:</w:delText>
          </w:r>
          <w:bookmarkStart w:id="4087" w:name="_Toc526332266"/>
          <w:bookmarkStart w:id="4088" w:name="_Toc526332431"/>
          <w:bookmarkStart w:id="4089" w:name="_Toc526332595"/>
          <w:bookmarkStart w:id="4090" w:name="_Toc526332759"/>
          <w:bookmarkStart w:id="4091" w:name="_Toc526332929"/>
          <w:bookmarkStart w:id="4092" w:name="_Toc526333099"/>
          <w:bookmarkStart w:id="4093" w:name="_Toc526333263"/>
          <w:bookmarkStart w:id="4094" w:name="_Toc526333433"/>
          <w:bookmarkStart w:id="4095" w:name="_Toc526333598"/>
          <w:bookmarkStart w:id="4096" w:name="_Toc526333761"/>
          <w:bookmarkStart w:id="4097" w:name="_Toc526333924"/>
          <w:bookmarkStart w:id="4098" w:name="_Toc526334087"/>
          <w:bookmarkStart w:id="4099" w:name="_Toc526334251"/>
          <w:bookmarkStart w:id="4100" w:name="_Toc526334414"/>
          <w:bookmarkStart w:id="4101" w:name="_Toc526334577"/>
          <w:bookmarkStart w:id="4102" w:name="_Toc526334741"/>
          <w:bookmarkStart w:id="4103" w:name="_Toc526334905"/>
          <w:bookmarkStart w:id="4104" w:name="_Toc526335071"/>
          <w:bookmarkStart w:id="4105" w:name="_Toc526335236"/>
          <w:bookmarkStart w:id="4106" w:name="_Toc526335399"/>
          <w:bookmarkStart w:id="4107" w:name="_Toc526335561"/>
          <w:bookmarkStart w:id="4108" w:name="_Toc526335724"/>
          <w:bookmarkStart w:id="4109" w:name="_Toc526335894"/>
          <w:bookmarkStart w:id="4110" w:name="_Toc526336037"/>
          <w:bookmarkStart w:id="4111" w:name="_Toc526336181"/>
          <w:bookmarkStart w:id="4112" w:name="_Toc526336325"/>
          <w:bookmarkStart w:id="4113" w:name="_Toc526336468"/>
          <w:bookmarkStart w:id="4114" w:name="_Toc526336637"/>
          <w:bookmarkStart w:id="4115" w:name="_Toc526336807"/>
          <w:bookmarkStart w:id="4116" w:name="_Toc526336977"/>
          <w:bookmarkStart w:id="4117" w:name="_Toc526337143"/>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del>
      </w:moveFrom>
    </w:p>
    <w:p w14:paraId="5CFC758D" w14:textId="77777777" w:rsidR="00CC7CAD" w:rsidRPr="00294E0E" w:rsidDel="00E90022" w:rsidRDefault="00CC7CAD">
      <w:pPr>
        <w:rPr>
          <w:del w:id="4118" w:author="Peter Simpson" w:date="2018-10-03T20:30:00Z"/>
          <w:moveFrom w:id="4119" w:author="Peter Simpson" w:date="2018-10-03T12:12:00Z"/>
          <w:highlight w:val="white"/>
        </w:rPr>
        <w:pPrChange w:id="4120" w:author="Peter Simpson" w:date="2018-10-03T20:31:00Z">
          <w:pPr>
            <w:autoSpaceDE w:val="0"/>
            <w:autoSpaceDN w:val="0"/>
            <w:adjustRightInd w:val="0"/>
            <w:spacing w:after="0" w:line="240" w:lineRule="auto"/>
          </w:pPr>
        </w:pPrChange>
      </w:pPr>
      <w:moveFrom w:id="4121" w:author="Peter Simpson" w:date="2018-10-03T12:12:00Z">
        <w:del w:id="4122" w:author="Peter Simpson" w:date="2018-10-03T20:30:00Z">
          <w:r w:rsidRPr="00294E0E" w:rsidDel="00E90022">
            <w:rPr>
              <w:highlight w:val="white"/>
            </w:rPr>
            <w:delText>GET /api/v1/Telescope/0/CanSlewAsync?Client=1&amp;ClientTransaction=20</w:delText>
          </w:r>
          <w:bookmarkStart w:id="4123" w:name="_Toc526332267"/>
          <w:bookmarkStart w:id="4124" w:name="_Toc526332432"/>
          <w:bookmarkStart w:id="4125" w:name="_Toc526332596"/>
          <w:bookmarkStart w:id="4126" w:name="_Toc526332760"/>
          <w:bookmarkStart w:id="4127" w:name="_Toc526332930"/>
          <w:bookmarkStart w:id="4128" w:name="_Toc526333100"/>
          <w:bookmarkStart w:id="4129" w:name="_Toc526333264"/>
          <w:bookmarkStart w:id="4130" w:name="_Toc526333434"/>
          <w:bookmarkStart w:id="4131" w:name="_Toc526333599"/>
          <w:bookmarkStart w:id="4132" w:name="_Toc526333762"/>
          <w:bookmarkStart w:id="4133" w:name="_Toc526333925"/>
          <w:bookmarkStart w:id="4134" w:name="_Toc526334088"/>
          <w:bookmarkStart w:id="4135" w:name="_Toc526334252"/>
          <w:bookmarkStart w:id="4136" w:name="_Toc526334415"/>
          <w:bookmarkStart w:id="4137" w:name="_Toc526334578"/>
          <w:bookmarkStart w:id="4138" w:name="_Toc526334742"/>
          <w:bookmarkStart w:id="4139" w:name="_Toc526334906"/>
          <w:bookmarkStart w:id="4140" w:name="_Toc526335072"/>
          <w:bookmarkStart w:id="4141" w:name="_Toc526335237"/>
          <w:bookmarkStart w:id="4142" w:name="_Toc526335400"/>
          <w:bookmarkStart w:id="4143" w:name="_Toc526335562"/>
          <w:bookmarkStart w:id="4144" w:name="_Toc526335725"/>
          <w:bookmarkStart w:id="4145" w:name="_Toc526335895"/>
          <w:bookmarkStart w:id="4146" w:name="_Toc526336038"/>
          <w:bookmarkStart w:id="4147" w:name="_Toc526336182"/>
          <w:bookmarkStart w:id="4148" w:name="_Toc526336326"/>
          <w:bookmarkStart w:id="4149" w:name="_Toc526336469"/>
          <w:bookmarkStart w:id="4150" w:name="_Toc526336638"/>
          <w:bookmarkStart w:id="4151" w:name="_Toc526336808"/>
          <w:bookmarkStart w:id="4152" w:name="_Toc526336978"/>
          <w:bookmarkStart w:id="4153" w:name="_Toc526337144"/>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moveFrom>
    </w:p>
    <w:p w14:paraId="5C3697C9" w14:textId="77777777" w:rsidR="00CC7CAD" w:rsidRPr="00294E0E" w:rsidDel="00E90022" w:rsidRDefault="00CC7CAD">
      <w:pPr>
        <w:rPr>
          <w:del w:id="4154" w:author="Peter Simpson" w:date="2018-10-03T20:30:00Z"/>
          <w:moveFrom w:id="4155" w:author="Peter Simpson" w:date="2018-10-03T12:12:00Z"/>
          <w:rStyle w:val="Hyperlink"/>
          <w:color w:val="2683C6" w:themeColor="accent2"/>
          <w:u w:val="none"/>
        </w:rPr>
      </w:pPr>
      <w:moveFrom w:id="4156" w:author="Peter Simpson" w:date="2018-10-03T12:12:00Z">
        <w:del w:id="4157"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4158" w:name="_Toc526332268"/>
          <w:bookmarkStart w:id="4159" w:name="_Toc526332433"/>
          <w:bookmarkStart w:id="4160" w:name="_Toc526332597"/>
          <w:bookmarkStart w:id="4161" w:name="_Toc526332761"/>
          <w:bookmarkStart w:id="4162" w:name="_Toc526332931"/>
          <w:bookmarkStart w:id="4163" w:name="_Toc526333101"/>
          <w:bookmarkStart w:id="4164" w:name="_Toc526333265"/>
          <w:bookmarkStart w:id="4165" w:name="_Toc526333435"/>
          <w:bookmarkStart w:id="4166" w:name="_Toc526333600"/>
          <w:bookmarkStart w:id="4167" w:name="_Toc526333763"/>
          <w:bookmarkStart w:id="4168" w:name="_Toc526333926"/>
          <w:bookmarkStart w:id="4169" w:name="_Toc526334089"/>
          <w:bookmarkStart w:id="4170" w:name="_Toc526334253"/>
          <w:bookmarkStart w:id="4171" w:name="_Toc526334416"/>
          <w:bookmarkStart w:id="4172" w:name="_Toc526334579"/>
          <w:bookmarkStart w:id="4173" w:name="_Toc526334743"/>
          <w:bookmarkStart w:id="4174" w:name="_Toc526334907"/>
          <w:bookmarkStart w:id="4175" w:name="_Toc526335073"/>
          <w:bookmarkStart w:id="4176" w:name="_Toc526335238"/>
          <w:bookmarkStart w:id="4177" w:name="_Toc526335401"/>
          <w:bookmarkStart w:id="4178" w:name="_Toc526335563"/>
          <w:bookmarkStart w:id="4179" w:name="_Toc526335726"/>
          <w:bookmarkStart w:id="4180" w:name="_Toc526335896"/>
          <w:bookmarkStart w:id="4181" w:name="_Toc526336039"/>
          <w:bookmarkStart w:id="4182" w:name="_Toc526336183"/>
          <w:bookmarkStart w:id="4183" w:name="_Toc526336327"/>
          <w:bookmarkStart w:id="4184" w:name="_Toc526336470"/>
          <w:bookmarkStart w:id="4185" w:name="_Toc526336639"/>
          <w:bookmarkStart w:id="4186" w:name="_Toc526336809"/>
          <w:bookmarkStart w:id="4187" w:name="_Toc526336979"/>
          <w:bookmarkStart w:id="4188" w:name="_Toc526337145"/>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del>
      </w:moveFrom>
    </w:p>
    <w:p w14:paraId="3569D3A2" w14:textId="77777777" w:rsidR="00CC7CAD" w:rsidDel="00E90022" w:rsidRDefault="00CC7CAD">
      <w:pPr>
        <w:rPr>
          <w:del w:id="4189" w:author="Peter Simpson" w:date="2018-10-03T20:30:00Z"/>
          <w:moveFrom w:id="4190" w:author="Peter Simpson" w:date="2018-10-03T12:12:00Z"/>
        </w:rPr>
        <w:pPrChange w:id="4191" w:author="Peter Simpson" w:date="2018-10-03T20:31:00Z">
          <w:pPr>
            <w:pStyle w:val="Heading3"/>
          </w:pPr>
        </w:pPrChange>
      </w:pPr>
      <w:moveFrom w:id="4192" w:author="Peter Simpson" w:date="2018-10-03T12:12:00Z">
        <w:del w:id="4193" w:author="Peter Simpson" w:date="2018-10-03T20:30:00Z">
          <w:r w:rsidDel="00E90022">
            <w:delText>Driver Exception Handling</w:delText>
          </w:r>
          <w:bookmarkStart w:id="4194" w:name="_Toc526332269"/>
          <w:bookmarkStart w:id="4195" w:name="_Toc526332434"/>
          <w:bookmarkStart w:id="4196" w:name="_Toc526332598"/>
          <w:bookmarkStart w:id="4197" w:name="_Toc526332762"/>
          <w:bookmarkStart w:id="4198" w:name="_Toc526332932"/>
          <w:bookmarkStart w:id="4199" w:name="_Toc526333102"/>
          <w:bookmarkStart w:id="4200" w:name="_Toc526333266"/>
          <w:bookmarkStart w:id="4201" w:name="_Toc526333436"/>
          <w:bookmarkStart w:id="4202" w:name="_Toc526333601"/>
          <w:bookmarkStart w:id="4203" w:name="_Toc526333764"/>
          <w:bookmarkStart w:id="4204" w:name="_Toc526333927"/>
          <w:bookmarkStart w:id="4205" w:name="_Toc526334090"/>
          <w:bookmarkStart w:id="4206" w:name="_Toc526334254"/>
          <w:bookmarkStart w:id="4207" w:name="_Toc526334417"/>
          <w:bookmarkStart w:id="4208" w:name="_Toc526334580"/>
          <w:bookmarkStart w:id="4209" w:name="_Toc526334744"/>
          <w:bookmarkStart w:id="4210" w:name="_Toc526334908"/>
          <w:bookmarkStart w:id="4211" w:name="_Toc526335074"/>
          <w:bookmarkStart w:id="4212" w:name="_Toc526335239"/>
          <w:bookmarkStart w:id="4213" w:name="_Toc526335402"/>
          <w:bookmarkStart w:id="4214" w:name="_Toc526335564"/>
          <w:bookmarkStart w:id="4215" w:name="_Toc526335727"/>
          <w:bookmarkStart w:id="4216" w:name="_Toc526335897"/>
          <w:bookmarkStart w:id="4217" w:name="_Toc526336040"/>
          <w:bookmarkStart w:id="4218" w:name="_Toc526336184"/>
          <w:bookmarkStart w:id="4219" w:name="_Toc526336328"/>
          <w:bookmarkStart w:id="4220" w:name="_Toc526336471"/>
          <w:bookmarkStart w:id="4221" w:name="_Toc526336640"/>
          <w:bookmarkStart w:id="4222" w:name="_Toc526336810"/>
          <w:bookmarkStart w:id="4223" w:name="_Toc526336980"/>
          <w:bookmarkStart w:id="4224" w:name="_Toc526337146"/>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del>
      </w:moveFrom>
    </w:p>
    <w:p w14:paraId="37E8D0FC" w14:textId="77777777" w:rsidR="00CC7CAD" w:rsidDel="00E90022" w:rsidRDefault="00CC7CAD">
      <w:pPr>
        <w:rPr>
          <w:del w:id="4225" w:author="Peter Simpson" w:date="2018-10-03T20:30:00Z"/>
          <w:moveFrom w:id="4226" w:author="Peter Simpson" w:date="2018-10-03T12:12:00Z"/>
        </w:rPr>
      </w:pPr>
      <w:moveFrom w:id="4227" w:author="Peter Simpson" w:date="2018-10-03T12:12:00Z">
        <w:del w:id="4228"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4229" w:name="_Toc526332270"/>
          <w:bookmarkStart w:id="4230" w:name="_Toc526332435"/>
          <w:bookmarkStart w:id="4231" w:name="_Toc526332599"/>
          <w:bookmarkStart w:id="4232" w:name="_Toc526332763"/>
          <w:bookmarkStart w:id="4233" w:name="_Toc526332933"/>
          <w:bookmarkStart w:id="4234" w:name="_Toc526333103"/>
          <w:bookmarkStart w:id="4235" w:name="_Toc526333267"/>
          <w:bookmarkStart w:id="4236" w:name="_Toc526333437"/>
          <w:bookmarkStart w:id="4237" w:name="_Toc526333602"/>
          <w:bookmarkStart w:id="4238" w:name="_Toc526333765"/>
          <w:bookmarkStart w:id="4239" w:name="_Toc526333928"/>
          <w:bookmarkStart w:id="4240" w:name="_Toc526334091"/>
          <w:bookmarkStart w:id="4241" w:name="_Toc526334255"/>
          <w:bookmarkStart w:id="4242" w:name="_Toc526334418"/>
          <w:bookmarkStart w:id="4243" w:name="_Toc526334581"/>
          <w:bookmarkStart w:id="4244" w:name="_Toc526334745"/>
          <w:bookmarkStart w:id="4245" w:name="_Toc526334909"/>
          <w:bookmarkStart w:id="4246" w:name="_Toc526335075"/>
          <w:bookmarkStart w:id="4247" w:name="_Toc526335240"/>
          <w:bookmarkStart w:id="4248" w:name="_Toc526335403"/>
          <w:bookmarkStart w:id="4249" w:name="_Toc526335565"/>
          <w:bookmarkStart w:id="4250" w:name="_Toc526335728"/>
          <w:bookmarkStart w:id="4251" w:name="_Toc526335898"/>
          <w:bookmarkStart w:id="4252" w:name="_Toc526336041"/>
          <w:bookmarkStart w:id="4253" w:name="_Toc526336185"/>
          <w:bookmarkStart w:id="4254" w:name="_Toc526336329"/>
          <w:bookmarkStart w:id="4255" w:name="_Toc526336472"/>
          <w:bookmarkStart w:id="4256" w:name="_Toc526336641"/>
          <w:bookmarkStart w:id="4257" w:name="_Toc526336811"/>
          <w:bookmarkStart w:id="4258" w:name="_Toc526336981"/>
          <w:bookmarkStart w:id="4259" w:name="_Toc526337147"/>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del>
      </w:moveFrom>
    </w:p>
    <w:p w14:paraId="79A612EF" w14:textId="77777777" w:rsidR="00CC7CAD" w:rsidDel="00E90022" w:rsidRDefault="00CC7CAD">
      <w:pPr>
        <w:rPr>
          <w:del w:id="4260" w:author="Peter Simpson" w:date="2018-10-03T20:30:00Z"/>
          <w:moveFrom w:id="4261" w:author="Peter Simpson" w:date="2018-10-03T12:12:00Z"/>
        </w:rPr>
      </w:pPr>
      <w:moveFrom w:id="4262" w:author="Peter Simpson" w:date="2018-10-03T12:12:00Z">
        <w:del w:id="4263"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4264" w:name="_Toc526332271"/>
          <w:bookmarkStart w:id="4265" w:name="_Toc526332436"/>
          <w:bookmarkStart w:id="4266" w:name="_Toc526332600"/>
          <w:bookmarkStart w:id="4267" w:name="_Toc526332764"/>
          <w:bookmarkStart w:id="4268" w:name="_Toc526332934"/>
          <w:bookmarkStart w:id="4269" w:name="_Toc526333104"/>
          <w:bookmarkStart w:id="4270" w:name="_Toc526333268"/>
          <w:bookmarkStart w:id="4271" w:name="_Toc526333438"/>
          <w:bookmarkStart w:id="4272" w:name="_Toc526333603"/>
          <w:bookmarkStart w:id="4273" w:name="_Toc526333766"/>
          <w:bookmarkStart w:id="4274" w:name="_Toc526333929"/>
          <w:bookmarkStart w:id="4275" w:name="_Toc526334092"/>
          <w:bookmarkStart w:id="4276" w:name="_Toc526334256"/>
          <w:bookmarkStart w:id="4277" w:name="_Toc526334419"/>
          <w:bookmarkStart w:id="4278" w:name="_Toc526334582"/>
          <w:bookmarkStart w:id="4279" w:name="_Toc526334746"/>
          <w:bookmarkStart w:id="4280" w:name="_Toc526334910"/>
          <w:bookmarkStart w:id="4281" w:name="_Toc526335076"/>
          <w:bookmarkStart w:id="4282" w:name="_Toc526335241"/>
          <w:bookmarkStart w:id="4283" w:name="_Toc526335404"/>
          <w:bookmarkStart w:id="4284" w:name="_Toc526335566"/>
          <w:bookmarkStart w:id="4285" w:name="_Toc526335729"/>
          <w:bookmarkStart w:id="4286" w:name="_Toc526335899"/>
          <w:bookmarkStart w:id="4287" w:name="_Toc526336042"/>
          <w:bookmarkStart w:id="4288" w:name="_Toc526336186"/>
          <w:bookmarkStart w:id="4289" w:name="_Toc526336330"/>
          <w:bookmarkStart w:id="4290" w:name="_Toc526336473"/>
          <w:bookmarkStart w:id="4291" w:name="_Toc526336642"/>
          <w:bookmarkStart w:id="4292" w:name="_Toc526336812"/>
          <w:bookmarkStart w:id="4293" w:name="_Toc526336982"/>
          <w:bookmarkStart w:id="4294" w:name="_Toc526337148"/>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del>
      </w:moveFrom>
    </w:p>
    <w:p w14:paraId="73314E49" w14:textId="77777777" w:rsidR="00CC7CAD" w:rsidDel="00E90022" w:rsidRDefault="00CC7CAD">
      <w:pPr>
        <w:rPr>
          <w:del w:id="4295" w:author="Peter Simpson" w:date="2018-10-03T20:30:00Z"/>
          <w:moveFrom w:id="4296" w:author="Peter Simpson" w:date="2018-10-03T12:12:00Z"/>
        </w:rPr>
      </w:pPr>
      <w:moveFrom w:id="4297" w:author="Peter Simpson" w:date="2018-10-03T12:12:00Z">
        <w:del w:id="4298"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4299" w:name="_Toc526332272"/>
          <w:bookmarkStart w:id="4300" w:name="_Toc526332437"/>
          <w:bookmarkStart w:id="4301" w:name="_Toc526332601"/>
          <w:bookmarkStart w:id="4302" w:name="_Toc526332765"/>
          <w:bookmarkStart w:id="4303" w:name="_Toc526332935"/>
          <w:bookmarkStart w:id="4304" w:name="_Toc526333105"/>
          <w:bookmarkStart w:id="4305" w:name="_Toc526333269"/>
          <w:bookmarkStart w:id="4306" w:name="_Toc526333439"/>
          <w:bookmarkStart w:id="4307" w:name="_Toc526333604"/>
          <w:bookmarkStart w:id="4308" w:name="_Toc526333767"/>
          <w:bookmarkStart w:id="4309" w:name="_Toc526333930"/>
          <w:bookmarkStart w:id="4310" w:name="_Toc526334093"/>
          <w:bookmarkStart w:id="4311" w:name="_Toc526334257"/>
          <w:bookmarkStart w:id="4312" w:name="_Toc526334420"/>
          <w:bookmarkStart w:id="4313" w:name="_Toc526334583"/>
          <w:bookmarkStart w:id="4314" w:name="_Toc526334747"/>
          <w:bookmarkStart w:id="4315" w:name="_Toc526334911"/>
          <w:bookmarkStart w:id="4316" w:name="_Toc526335077"/>
          <w:bookmarkStart w:id="4317" w:name="_Toc526335242"/>
          <w:bookmarkStart w:id="4318" w:name="_Toc526335405"/>
          <w:bookmarkStart w:id="4319" w:name="_Toc526335567"/>
          <w:bookmarkStart w:id="4320" w:name="_Toc526335730"/>
          <w:bookmarkStart w:id="4321" w:name="_Toc526335900"/>
          <w:bookmarkStart w:id="4322" w:name="_Toc526336043"/>
          <w:bookmarkStart w:id="4323" w:name="_Toc526336187"/>
          <w:bookmarkStart w:id="4324" w:name="_Toc526336331"/>
          <w:bookmarkStart w:id="4325" w:name="_Toc526336474"/>
          <w:bookmarkStart w:id="4326" w:name="_Toc526336643"/>
          <w:bookmarkStart w:id="4327" w:name="_Toc526336813"/>
          <w:bookmarkStart w:id="4328" w:name="_Toc526336983"/>
          <w:bookmarkStart w:id="4329" w:name="_Toc526337149"/>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del>
      </w:moveFrom>
    </w:p>
    <w:p w14:paraId="45954346" w14:textId="77777777" w:rsidR="00CC7CAD" w:rsidDel="00E90022" w:rsidRDefault="00CC7CAD">
      <w:pPr>
        <w:rPr>
          <w:del w:id="4330" w:author="Peter Simpson" w:date="2018-10-03T20:30:00Z"/>
          <w:moveFrom w:id="4331" w:author="Peter Simpson" w:date="2018-10-03T12:12:00Z"/>
        </w:rPr>
        <w:pPrChange w:id="4332" w:author="Peter Simpson" w:date="2018-10-03T20:31:00Z">
          <w:pPr>
            <w:autoSpaceDE w:val="0"/>
            <w:autoSpaceDN w:val="0"/>
            <w:adjustRightInd w:val="0"/>
            <w:spacing w:after="0" w:line="240" w:lineRule="auto"/>
          </w:pPr>
        </w:pPrChange>
      </w:pPr>
      <w:moveFrom w:id="4333" w:author="Peter Simpson" w:date="2018-10-03T12:12:00Z">
        <w:del w:id="4334" w:author="Peter Simpson" w:date="2018-10-03T20:30:00Z">
          <w:r w:rsidRPr="009D3723" w:rsidDel="00E90022">
            <w:rPr>
              <w:highlight w:val="white"/>
            </w:rPr>
            <w:delText>PUT /api/v1/Telescope/0/SiteElevation</w:delText>
          </w:r>
          <w:r w:rsidDel="00E90022">
            <w:rPr>
              <w:highlight w:val="white"/>
            </w:rPr>
            <w:delText xml:space="preserve"> </w:delText>
          </w:r>
          <w:bookmarkStart w:id="4335" w:name="_Toc526332273"/>
          <w:bookmarkStart w:id="4336" w:name="_Toc526332438"/>
          <w:bookmarkStart w:id="4337" w:name="_Toc526332602"/>
          <w:bookmarkStart w:id="4338" w:name="_Toc526332766"/>
          <w:bookmarkStart w:id="4339" w:name="_Toc526332936"/>
          <w:bookmarkStart w:id="4340" w:name="_Toc526333106"/>
          <w:bookmarkStart w:id="4341" w:name="_Toc526333270"/>
          <w:bookmarkStart w:id="4342" w:name="_Toc526333440"/>
          <w:bookmarkStart w:id="4343" w:name="_Toc526333605"/>
          <w:bookmarkStart w:id="4344" w:name="_Toc526333768"/>
          <w:bookmarkStart w:id="4345" w:name="_Toc526333931"/>
          <w:bookmarkStart w:id="4346" w:name="_Toc526334094"/>
          <w:bookmarkStart w:id="4347" w:name="_Toc526334258"/>
          <w:bookmarkStart w:id="4348" w:name="_Toc526334421"/>
          <w:bookmarkStart w:id="4349" w:name="_Toc526334584"/>
          <w:bookmarkStart w:id="4350" w:name="_Toc526334748"/>
          <w:bookmarkStart w:id="4351" w:name="_Toc526334912"/>
          <w:bookmarkStart w:id="4352" w:name="_Toc526335078"/>
          <w:bookmarkStart w:id="4353" w:name="_Toc526335243"/>
          <w:bookmarkStart w:id="4354" w:name="_Toc526335406"/>
          <w:bookmarkStart w:id="4355" w:name="_Toc526335568"/>
          <w:bookmarkStart w:id="4356" w:name="_Toc526335731"/>
          <w:bookmarkStart w:id="4357" w:name="_Toc526335901"/>
          <w:bookmarkStart w:id="4358" w:name="_Toc526336044"/>
          <w:bookmarkStart w:id="4359" w:name="_Toc526336188"/>
          <w:bookmarkStart w:id="4360" w:name="_Toc526336332"/>
          <w:bookmarkStart w:id="4361" w:name="_Toc526336475"/>
          <w:bookmarkStart w:id="4362" w:name="_Toc526336644"/>
          <w:bookmarkStart w:id="4363" w:name="_Toc526336814"/>
          <w:bookmarkStart w:id="4364" w:name="_Toc526336984"/>
          <w:bookmarkStart w:id="4365" w:name="_Toc526337150"/>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del>
      </w:moveFrom>
    </w:p>
    <w:p w14:paraId="0A42BEE8" w14:textId="77777777" w:rsidR="00CC7CAD" w:rsidRPr="008603D4" w:rsidDel="00E90022" w:rsidRDefault="00CC7CAD">
      <w:pPr>
        <w:rPr>
          <w:del w:id="4366" w:author="Peter Simpson" w:date="2018-10-03T20:30:00Z"/>
          <w:moveFrom w:id="4367" w:author="Peter Simpson" w:date="2018-10-03T12:12:00Z"/>
          <w:highlight w:val="white"/>
        </w:rPr>
        <w:pPrChange w:id="4368" w:author="Peter Simpson" w:date="2018-10-03T20:31:00Z">
          <w:pPr>
            <w:autoSpaceDE w:val="0"/>
            <w:autoSpaceDN w:val="0"/>
            <w:adjustRightInd w:val="0"/>
            <w:spacing w:after="0" w:line="240" w:lineRule="auto"/>
          </w:pPr>
        </w:pPrChange>
      </w:pPr>
      <w:moveFrom w:id="4369" w:author="Peter Simpson" w:date="2018-10-03T12:12:00Z">
        <w:del w:id="4370"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371" w:name="_Toc526332274"/>
          <w:bookmarkStart w:id="4372" w:name="_Toc526332439"/>
          <w:bookmarkStart w:id="4373" w:name="_Toc526332603"/>
          <w:bookmarkStart w:id="4374" w:name="_Toc526332767"/>
          <w:bookmarkStart w:id="4375" w:name="_Toc526332937"/>
          <w:bookmarkStart w:id="4376" w:name="_Toc526333107"/>
          <w:bookmarkStart w:id="4377" w:name="_Toc526333271"/>
          <w:bookmarkStart w:id="4378" w:name="_Toc526333441"/>
          <w:bookmarkStart w:id="4379" w:name="_Toc526333606"/>
          <w:bookmarkStart w:id="4380" w:name="_Toc526333769"/>
          <w:bookmarkStart w:id="4381" w:name="_Toc526333932"/>
          <w:bookmarkStart w:id="4382" w:name="_Toc526334095"/>
          <w:bookmarkStart w:id="4383" w:name="_Toc526334259"/>
          <w:bookmarkStart w:id="4384" w:name="_Toc526334422"/>
          <w:bookmarkStart w:id="4385" w:name="_Toc526334585"/>
          <w:bookmarkStart w:id="4386" w:name="_Toc526334749"/>
          <w:bookmarkStart w:id="4387" w:name="_Toc526334913"/>
          <w:bookmarkStart w:id="4388" w:name="_Toc526335079"/>
          <w:bookmarkStart w:id="4389" w:name="_Toc526335244"/>
          <w:bookmarkStart w:id="4390" w:name="_Toc526335407"/>
          <w:bookmarkStart w:id="4391" w:name="_Toc526335569"/>
          <w:bookmarkStart w:id="4392" w:name="_Toc526335732"/>
          <w:bookmarkStart w:id="4393" w:name="_Toc526335902"/>
          <w:bookmarkStart w:id="4394" w:name="_Toc526336045"/>
          <w:bookmarkStart w:id="4395" w:name="_Toc526336189"/>
          <w:bookmarkStart w:id="4396" w:name="_Toc526336333"/>
          <w:bookmarkStart w:id="4397" w:name="_Toc526336476"/>
          <w:bookmarkStart w:id="4398" w:name="_Toc526336645"/>
          <w:bookmarkStart w:id="4399" w:name="_Toc526336815"/>
          <w:bookmarkStart w:id="4400" w:name="_Toc526336985"/>
          <w:bookmarkStart w:id="4401" w:name="_Toc526337151"/>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del>
      </w:moveFrom>
    </w:p>
    <w:p w14:paraId="3DA28207" w14:textId="77777777" w:rsidR="00CC7CAD" w:rsidDel="00E90022" w:rsidRDefault="00CC7CAD">
      <w:pPr>
        <w:rPr>
          <w:del w:id="4402" w:author="Peter Simpson" w:date="2018-10-03T20:30:00Z"/>
          <w:moveFrom w:id="4403" w:author="Peter Simpson" w:date="2018-10-03T12:12:00Z"/>
        </w:rPr>
      </w:pPr>
      <w:moveFrom w:id="4404" w:author="Peter Simpson" w:date="2018-10-03T12:12:00Z">
        <w:del w:id="4405" w:author="Peter Simpson" w:date="2018-10-03T20:30:00Z">
          <w:r w:rsidDel="00E90022">
            <w:delText>The response contains the error number and message:</w:delText>
          </w:r>
          <w:bookmarkStart w:id="4406" w:name="_Toc526332275"/>
          <w:bookmarkStart w:id="4407" w:name="_Toc526332440"/>
          <w:bookmarkStart w:id="4408" w:name="_Toc526332604"/>
          <w:bookmarkStart w:id="4409" w:name="_Toc526332768"/>
          <w:bookmarkStart w:id="4410" w:name="_Toc526332938"/>
          <w:bookmarkStart w:id="4411" w:name="_Toc526333108"/>
          <w:bookmarkStart w:id="4412" w:name="_Toc526333272"/>
          <w:bookmarkStart w:id="4413" w:name="_Toc526333442"/>
          <w:bookmarkStart w:id="4414" w:name="_Toc526333607"/>
          <w:bookmarkStart w:id="4415" w:name="_Toc526333770"/>
          <w:bookmarkStart w:id="4416" w:name="_Toc526333933"/>
          <w:bookmarkStart w:id="4417" w:name="_Toc526334096"/>
          <w:bookmarkStart w:id="4418" w:name="_Toc526334260"/>
          <w:bookmarkStart w:id="4419" w:name="_Toc526334423"/>
          <w:bookmarkStart w:id="4420" w:name="_Toc526334586"/>
          <w:bookmarkStart w:id="4421" w:name="_Toc526334750"/>
          <w:bookmarkStart w:id="4422" w:name="_Toc526334914"/>
          <w:bookmarkStart w:id="4423" w:name="_Toc526335080"/>
          <w:bookmarkStart w:id="4424" w:name="_Toc526335245"/>
          <w:bookmarkStart w:id="4425" w:name="_Toc526335408"/>
          <w:bookmarkStart w:id="4426" w:name="_Toc526335570"/>
          <w:bookmarkStart w:id="4427" w:name="_Toc526335733"/>
          <w:bookmarkStart w:id="4428" w:name="_Toc526335903"/>
          <w:bookmarkStart w:id="4429" w:name="_Toc526336046"/>
          <w:bookmarkStart w:id="4430" w:name="_Toc526336190"/>
          <w:bookmarkStart w:id="4431" w:name="_Toc526336334"/>
          <w:bookmarkStart w:id="4432" w:name="_Toc526336477"/>
          <w:bookmarkStart w:id="4433" w:name="_Toc526336646"/>
          <w:bookmarkStart w:id="4434" w:name="_Toc526336816"/>
          <w:bookmarkStart w:id="4435" w:name="_Toc526336986"/>
          <w:bookmarkStart w:id="4436" w:name="_Toc526337152"/>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del>
      </w:moveFrom>
    </w:p>
    <w:p w14:paraId="1E6325C7" w14:textId="77777777" w:rsidR="00CC7CAD" w:rsidDel="00E90022" w:rsidRDefault="00CC7CAD">
      <w:pPr>
        <w:rPr>
          <w:del w:id="4437" w:author="Peter Simpson" w:date="2018-10-03T20:30:00Z"/>
          <w:moveFrom w:id="4438" w:author="Peter Simpson" w:date="2018-10-03T12:12:00Z"/>
        </w:rPr>
      </w:pPr>
      <w:moveFrom w:id="4439" w:author="Peter Simpson" w:date="2018-10-03T12:12:00Z">
        <w:del w:id="4440"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441" w:name="_Toc526332276"/>
          <w:bookmarkStart w:id="4442" w:name="_Toc526332441"/>
          <w:bookmarkStart w:id="4443" w:name="_Toc526332605"/>
          <w:bookmarkStart w:id="4444" w:name="_Toc526332769"/>
          <w:bookmarkStart w:id="4445" w:name="_Toc526332939"/>
          <w:bookmarkStart w:id="4446" w:name="_Toc526333109"/>
          <w:bookmarkStart w:id="4447" w:name="_Toc526333273"/>
          <w:bookmarkStart w:id="4448" w:name="_Toc526333443"/>
          <w:bookmarkStart w:id="4449" w:name="_Toc526333608"/>
          <w:bookmarkStart w:id="4450" w:name="_Toc526333771"/>
          <w:bookmarkStart w:id="4451" w:name="_Toc526333934"/>
          <w:bookmarkStart w:id="4452" w:name="_Toc526334097"/>
          <w:bookmarkStart w:id="4453" w:name="_Toc526334261"/>
          <w:bookmarkStart w:id="4454" w:name="_Toc526334424"/>
          <w:bookmarkStart w:id="4455" w:name="_Toc526334587"/>
          <w:bookmarkStart w:id="4456" w:name="_Toc526334751"/>
          <w:bookmarkStart w:id="4457" w:name="_Toc526334915"/>
          <w:bookmarkStart w:id="4458" w:name="_Toc526335081"/>
          <w:bookmarkStart w:id="4459" w:name="_Toc526335246"/>
          <w:bookmarkStart w:id="4460" w:name="_Toc526335409"/>
          <w:bookmarkStart w:id="4461" w:name="_Toc526335571"/>
          <w:bookmarkStart w:id="4462" w:name="_Toc526335734"/>
          <w:bookmarkStart w:id="4463" w:name="_Toc526335904"/>
          <w:bookmarkStart w:id="4464" w:name="_Toc526336047"/>
          <w:bookmarkStart w:id="4465" w:name="_Toc526336191"/>
          <w:bookmarkStart w:id="4466" w:name="_Toc526336335"/>
          <w:bookmarkStart w:id="4467" w:name="_Toc526336478"/>
          <w:bookmarkStart w:id="4468" w:name="_Toc526336647"/>
          <w:bookmarkStart w:id="4469" w:name="_Toc526336817"/>
          <w:bookmarkStart w:id="4470" w:name="_Toc526336987"/>
          <w:bookmarkStart w:id="4471" w:name="_Toc526337153"/>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del>
      </w:moveFrom>
    </w:p>
    <w:p w14:paraId="5CAD17F6" w14:textId="77777777" w:rsidR="00CC7CAD" w:rsidDel="00E90022" w:rsidRDefault="00CC7CAD">
      <w:pPr>
        <w:rPr>
          <w:del w:id="4472" w:author="Peter Simpson" w:date="2018-10-03T20:30:00Z"/>
          <w:moveFrom w:id="4473" w:author="Peter Simpson" w:date="2018-10-03T12:12:00Z"/>
        </w:rPr>
      </w:pPr>
      <w:moveFrom w:id="4474" w:author="Peter Simpson" w:date="2018-10-03T12:12:00Z">
        <w:del w:id="4475" w:author="Peter Simpson" w:date="2018-10-03T20:30:00Z">
          <w:r w:rsidDel="00E90022">
            <w:delText>As well as the exception itself:</w:delText>
          </w:r>
          <w:bookmarkStart w:id="4476" w:name="_Toc526332277"/>
          <w:bookmarkStart w:id="4477" w:name="_Toc526332442"/>
          <w:bookmarkStart w:id="4478" w:name="_Toc526332606"/>
          <w:bookmarkStart w:id="4479" w:name="_Toc526332770"/>
          <w:bookmarkStart w:id="4480" w:name="_Toc526332940"/>
          <w:bookmarkStart w:id="4481" w:name="_Toc526333110"/>
          <w:bookmarkStart w:id="4482" w:name="_Toc526333274"/>
          <w:bookmarkStart w:id="4483" w:name="_Toc526333444"/>
          <w:bookmarkStart w:id="4484" w:name="_Toc526333609"/>
          <w:bookmarkStart w:id="4485" w:name="_Toc526333772"/>
          <w:bookmarkStart w:id="4486" w:name="_Toc526333935"/>
          <w:bookmarkStart w:id="4487" w:name="_Toc526334098"/>
          <w:bookmarkStart w:id="4488" w:name="_Toc526334262"/>
          <w:bookmarkStart w:id="4489" w:name="_Toc526334425"/>
          <w:bookmarkStart w:id="4490" w:name="_Toc526334588"/>
          <w:bookmarkStart w:id="4491" w:name="_Toc526334752"/>
          <w:bookmarkStart w:id="4492" w:name="_Toc526334916"/>
          <w:bookmarkStart w:id="4493" w:name="_Toc526335082"/>
          <w:bookmarkStart w:id="4494" w:name="_Toc526335247"/>
          <w:bookmarkStart w:id="4495" w:name="_Toc526335410"/>
          <w:bookmarkStart w:id="4496" w:name="_Toc526335572"/>
          <w:bookmarkStart w:id="4497" w:name="_Toc526335735"/>
          <w:bookmarkStart w:id="4498" w:name="_Toc526335905"/>
          <w:bookmarkStart w:id="4499" w:name="_Toc526336048"/>
          <w:bookmarkStart w:id="4500" w:name="_Toc526336192"/>
          <w:bookmarkStart w:id="4501" w:name="_Toc526336336"/>
          <w:bookmarkStart w:id="4502" w:name="_Toc526336479"/>
          <w:bookmarkStart w:id="4503" w:name="_Toc526336648"/>
          <w:bookmarkStart w:id="4504" w:name="_Toc526336818"/>
          <w:bookmarkStart w:id="4505" w:name="_Toc526336988"/>
          <w:bookmarkStart w:id="4506" w:name="_Toc526337154"/>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del>
      </w:moveFrom>
    </w:p>
    <w:p w14:paraId="777D1BF2" w14:textId="77777777" w:rsidR="00CC7CAD" w:rsidRPr="008603D4" w:rsidDel="00E90022" w:rsidRDefault="00CC7CAD">
      <w:pPr>
        <w:rPr>
          <w:del w:id="4507" w:author="Peter Simpson" w:date="2018-10-03T20:30:00Z"/>
          <w:moveFrom w:id="4508" w:author="Peter Simpson" w:date="2018-10-03T12:12:00Z"/>
          <w:rStyle w:val="Hyperlink"/>
          <w:color w:val="2683C6" w:themeColor="accent2"/>
          <w:u w:val="none"/>
        </w:rPr>
      </w:pPr>
      <w:moveFrom w:id="4509" w:author="Peter Simpson" w:date="2018-10-03T12:12:00Z">
        <w:del w:id="4510"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511" w:name="_Toc526332278"/>
          <w:bookmarkStart w:id="4512" w:name="_Toc526332443"/>
          <w:bookmarkStart w:id="4513" w:name="_Toc526332607"/>
          <w:bookmarkStart w:id="4514" w:name="_Toc526332771"/>
          <w:bookmarkStart w:id="4515" w:name="_Toc526332941"/>
          <w:bookmarkStart w:id="4516" w:name="_Toc526333111"/>
          <w:bookmarkStart w:id="4517" w:name="_Toc526333275"/>
          <w:bookmarkStart w:id="4518" w:name="_Toc526333445"/>
          <w:bookmarkStart w:id="4519" w:name="_Toc526333610"/>
          <w:bookmarkStart w:id="4520" w:name="_Toc526333773"/>
          <w:bookmarkStart w:id="4521" w:name="_Toc526333936"/>
          <w:bookmarkStart w:id="4522" w:name="_Toc526334099"/>
          <w:bookmarkStart w:id="4523" w:name="_Toc526334263"/>
          <w:bookmarkStart w:id="4524" w:name="_Toc526334426"/>
          <w:bookmarkStart w:id="4525" w:name="_Toc526334589"/>
          <w:bookmarkStart w:id="4526" w:name="_Toc526334753"/>
          <w:bookmarkStart w:id="4527" w:name="_Toc526334917"/>
          <w:bookmarkStart w:id="4528" w:name="_Toc526335083"/>
          <w:bookmarkStart w:id="4529" w:name="_Toc526335248"/>
          <w:bookmarkStart w:id="4530" w:name="_Toc526335411"/>
          <w:bookmarkStart w:id="4531" w:name="_Toc526335573"/>
          <w:bookmarkStart w:id="4532" w:name="_Toc526335736"/>
          <w:bookmarkStart w:id="4533" w:name="_Toc526335906"/>
          <w:bookmarkStart w:id="4534" w:name="_Toc526336049"/>
          <w:bookmarkStart w:id="4535" w:name="_Toc526336193"/>
          <w:bookmarkStart w:id="4536" w:name="_Toc526336337"/>
          <w:bookmarkStart w:id="4537" w:name="_Toc526336480"/>
          <w:bookmarkStart w:id="4538" w:name="_Toc526336649"/>
          <w:bookmarkStart w:id="4539" w:name="_Toc526336819"/>
          <w:bookmarkStart w:id="4540" w:name="_Toc526336989"/>
          <w:bookmarkStart w:id="4541" w:name="_Toc526337155"/>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del>
      </w:moveFrom>
    </w:p>
    <w:p w14:paraId="15A5FC1E" w14:textId="77777777" w:rsidR="00CC7CAD" w:rsidDel="00E90022" w:rsidRDefault="00CC7CAD">
      <w:pPr>
        <w:rPr>
          <w:del w:id="4542" w:author="Peter Simpson" w:date="2018-10-03T20:30:00Z"/>
          <w:moveFrom w:id="4543" w:author="Peter Simpson" w:date="2018-10-03T12:12:00Z"/>
        </w:rPr>
        <w:pPrChange w:id="4544" w:author="Peter Simpson" w:date="2018-10-03T20:31:00Z">
          <w:pPr>
            <w:pStyle w:val="Heading3"/>
          </w:pPr>
        </w:pPrChange>
      </w:pPr>
      <w:moveFrom w:id="4545" w:author="Peter Simpson" w:date="2018-10-03T12:12:00Z">
        <w:del w:id="4546" w:author="Peter Simpson" w:date="2018-10-03T20:30:00Z">
          <w:r w:rsidDel="00E90022">
            <w:delText>REST Server Exception Handling</w:delText>
          </w:r>
          <w:bookmarkStart w:id="4547" w:name="_Toc526332279"/>
          <w:bookmarkStart w:id="4548" w:name="_Toc526332444"/>
          <w:bookmarkStart w:id="4549" w:name="_Toc526332608"/>
          <w:bookmarkStart w:id="4550" w:name="_Toc526332772"/>
          <w:bookmarkStart w:id="4551" w:name="_Toc526332942"/>
          <w:bookmarkStart w:id="4552" w:name="_Toc526333112"/>
          <w:bookmarkStart w:id="4553" w:name="_Toc526333276"/>
          <w:bookmarkStart w:id="4554" w:name="_Toc526333446"/>
          <w:bookmarkStart w:id="4555" w:name="_Toc526333611"/>
          <w:bookmarkStart w:id="4556" w:name="_Toc526333774"/>
          <w:bookmarkStart w:id="4557" w:name="_Toc526333937"/>
          <w:bookmarkStart w:id="4558" w:name="_Toc526334100"/>
          <w:bookmarkStart w:id="4559" w:name="_Toc526334264"/>
          <w:bookmarkStart w:id="4560" w:name="_Toc526334427"/>
          <w:bookmarkStart w:id="4561" w:name="_Toc526334590"/>
          <w:bookmarkStart w:id="4562" w:name="_Toc526334754"/>
          <w:bookmarkStart w:id="4563" w:name="_Toc526334918"/>
          <w:bookmarkStart w:id="4564" w:name="_Toc526335084"/>
          <w:bookmarkStart w:id="4565" w:name="_Toc526335249"/>
          <w:bookmarkStart w:id="4566" w:name="_Toc526335412"/>
          <w:bookmarkStart w:id="4567" w:name="_Toc526335574"/>
          <w:bookmarkStart w:id="4568" w:name="_Toc526335737"/>
          <w:bookmarkStart w:id="4569" w:name="_Toc526335907"/>
          <w:bookmarkStart w:id="4570" w:name="_Toc526336050"/>
          <w:bookmarkStart w:id="4571" w:name="_Toc526336194"/>
          <w:bookmarkStart w:id="4572" w:name="_Toc526336338"/>
          <w:bookmarkStart w:id="4573" w:name="_Toc526336481"/>
          <w:bookmarkStart w:id="4574" w:name="_Toc526336650"/>
          <w:bookmarkStart w:id="4575" w:name="_Toc526336820"/>
          <w:bookmarkStart w:id="4576" w:name="_Toc526336990"/>
          <w:bookmarkStart w:id="4577" w:name="_Toc52633715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del>
      </w:moveFrom>
    </w:p>
    <w:p w14:paraId="1BC5BF47" w14:textId="77777777" w:rsidR="00536A88" w:rsidRPr="00536A88" w:rsidDel="00E90022" w:rsidRDefault="00CC7CAD">
      <w:pPr>
        <w:rPr>
          <w:del w:id="4578" w:author="Peter Simpson" w:date="2018-10-03T20:30:00Z"/>
          <w:moveFrom w:id="4579" w:author="Peter Simpson" w:date="2018-10-03T12:12:00Z"/>
        </w:rPr>
        <w:pPrChange w:id="4580" w:author="Peter Simpson" w:date="2018-10-03T20:31:00Z">
          <w:pPr>
            <w:keepLines/>
          </w:pPr>
        </w:pPrChange>
      </w:pPr>
      <w:moveFrom w:id="4581" w:author="Peter Simpson" w:date="2018-10-03T12:12:00Z">
        <w:del w:id="4582" w:author="Peter Simpson" w:date="2018-10-03T20:30:00Z">
          <w:r w:rsidDel="00E90022">
            <w:delText>The returned HTTP status code reflects the REST Server’s status as follows:</w:delText>
          </w:r>
          <w:bookmarkStart w:id="4583" w:name="_Toc526332280"/>
          <w:bookmarkStart w:id="4584" w:name="_Toc526332445"/>
          <w:bookmarkStart w:id="4585" w:name="_Toc526332609"/>
          <w:bookmarkStart w:id="4586" w:name="_Toc526332773"/>
          <w:bookmarkStart w:id="4587" w:name="_Toc526332943"/>
          <w:bookmarkStart w:id="4588" w:name="_Toc526333113"/>
          <w:bookmarkStart w:id="4589" w:name="_Toc526333277"/>
          <w:bookmarkStart w:id="4590" w:name="_Toc526333447"/>
          <w:bookmarkStart w:id="4591" w:name="_Toc526333612"/>
          <w:bookmarkStart w:id="4592" w:name="_Toc526333775"/>
          <w:bookmarkStart w:id="4593" w:name="_Toc526333938"/>
          <w:bookmarkStart w:id="4594" w:name="_Toc526334101"/>
          <w:bookmarkStart w:id="4595" w:name="_Toc526334265"/>
          <w:bookmarkStart w:id="4596" w:name="_Toc526334428"/>
          <w:bookmarkStart w:id="4597" w:name="_Toc526334591"/>
          <w:bookmarkStart w:id="4598" w:name="_Toc526334755"/>
          <w:bookmarkStart w:id="4599" w:name="_Toc526334919"/>
          <w:bookmarkStart w:id="4600" w:name="_Toc526335085"/>
          <w:bookmarkStart w:id="4601" w:name="_Toc526335250"/>
          <w:bookmarkStart w:id="4602" w:name="_Toc526335413"/>
          <w:bookmarkStart w:id="4603" w:name="_Toc526335575"/>
          <w:bookmarkStart w:id="4604" w:name="_Toc526335738"/>
          <w:bookmarkStart w:id="4605" w:name="_Toc526335908"/>
          <w:bookmarkStart w:id="4606" w:name="_Toc526336051"/>
          <w:bookmarkStart w:id="4607" w:name="_Toc526336195"/>
          <w:bookmarkStart w:id="4608" w:name="_Toc526336339"/>
          <w:bookmarkStart w:id="4609" w:name="_Toc526336482"/>
          <w:bookmarkStart w:id="4610" w:name="_Toc526336651"/>
          <w:bookmarkStart w:id="4611" w:name="_Toc526336821"/>
          <w:bookmarkStart w:id="4612" w:name="_Toc526336991"/>
          <w:bookmarkStart w:id="4613" w:name="_Toc526337157"/>
          <w:bookmarkStart w:id="4614" w:name="_Toc526360949"/>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del>
      </w:moveFrom>
    </w:p>
    <w:tbl>
      <w:tblPr>
        <w:tblStyle w:val="ListTable6Colorful-Accent21"/>
        <w:tblW w:w="0" w:type="auto"/>
        <w:tblLook w:val="04A0" w:firstRow="1" w:lastRow="0" w:firstColumn="1" w:lastColumn="0" w:noHBand="0" w:noVBand="1"/>
      </w:tblPr>
      <w:tblGrid>
        <w:gridCol w:w="2525"/>
        <w:gridCol w:w="4054"/>
        <w:gridCol w:w="2997"/>
      </w:tblGrid>
      <w:tr w:rsidR="00CC7CAD" w:rsidDel="00E90022" w14:paraId="27E77381" w14:textId="77777777" w:rsidTr="002F7C77">
        <w:trPr>
          <w:cnfStyle w:val="100000000000" w:firstRow="1" w:lastRow="0" w:firstColumn="0" w:lastColumn="0" w:oddVBand="0" w:evenVBand="0" w:oddHBand="0" w:evenHBand="0" w:firstRowFirstColumn="0" w:firstRowLastColumn="0" w:lastRowFirstColumn="0" w:lastRowLastColumn="0"/>
          <w:del w:id="4615"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0C47B900" w14:textId="77777777" w:rsidR="00CC7CAD" w:rsidDel="00E90022" w:rsidRDefault="00CC7CAD">
            <w:pPr>
              <w:rPr>
                <w:del w:id="4616" w:author="Peter Simpson" w:date="2018-10-03T20:30:00Z"/>
                <w:moveFrom w:id="4617" w:author="Peter Simpson" w:date="2018-10-03T12:12:00Z"/>
              </w:rPr>
              <w:pPrChange w:id="4618" w:author="Peter Simpson" w:date="2018-10-03T20:31:00Z">
                <w:pPr>
                  <w:keepLines/>
                </w:pPr>
              </w:pPrChange>
            </w:pPr>
            <w:moveFrom w:id="4619" w:author="Peter Simpson" w:date="2018-10-03T12:12:00Z">
              <w:del w:id="4620" w:author="Peter Simpson" w:date="2018-10-03T20:30:00Z">
                <w:r w:rsidDel="00E90022">
                  <w:delText>Code</w:delText>
                </w:r>
                <w:bookmarkStart w:id="4621" w:name="_Toc526332281"/>
                <w:bookmarkStart w:id="4622" w:name="_Toc526332446"/>
                <w:bookmarkStart w:id="4623" w:name="_Toc526332610"/>
                <w:bookmarkStart w:id="4624" w:name="_Toc526332774"/>
                <w:bookmarkStart w:id="4625" w:name="_Toc526332944"/>
                <w:bookmarkStart w:id="4626" w:name="_Toc526333114"/>
                <w:bookmarkStart w:id="4627" w:name="_Toc526333278"/>
                <w:bookmarkStart w:id="4628" w:name="_Toc526333448"/>
                <w:bookmarkStart w:id="4629" w:name="_Toc526333613"/>
                <w:bookmarkStart w:id="4630" w:name="_Toc526333776"/>
                <w:bookmarkStart w:id="4631" w:name="_Toc526333939"/>
                <w:bookmarkStart w:id="4632" w:name="_Toc526334102"/>
                <w:bookmarkStart w:id="4633" w:name="_Toc526334266"/>
                <w:bookmarkStart w:id="4634" w:name="_Toc526334429"/>
                <w:bookmarkStart w:id="4635" w:name="_Toc526334592"/>
                <w:bookmarkStart w:id="4636" w:name="_Toc526334756"/>
                <w:bookmarkStart w:id="4637" w:name="_Toc526334920"/>
                <w:bookmarkStart w:id="4638" w:name="_Toc526335086"/>
                <w:bookmarkStart w:id="4639" w:name="_Toc526335251"/>
                <w:bookmarkStart w:id="4640" w:name="_Toc526335414"/>
                <w:bookmarkStart w:id="4641" w:name="_Toc526335576"/>
                <w:bookmarkStart w:id="4642" w:name="_Toc526335739"/>
                <w:bookmarkStart w:id="4643" w:name="_Toc526335909"/>
                <w:bookmarkStart w:id="4644" w:name="_Toc526336052"/>
                <w:bookmarkStart w:id="4645" w:name="_Toc526336196"/>
                <w:bookmarkStart w:id="4646" w:name="_Toc526336340"/>
                <w:bookmarkStart w:id="4647" w:name="_Toc526336483"/>
                <w:bookmarkStart w:id="4648" w:name="_Toc526336652"/>
                <w:bookmarkStart w:id="4649" w:name="_Toc526336822"/>
                <w:bookmarkStart w:id="4650" w:name="_Toc526336992"/>
                <w:bookmarkStart w:id="4651" w:name="_Toc526337158"/>
                <w:bookmarkStart w:id="4652" w:name="_Toc52636095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del>
            </w:moveFrom>
          </w:p>
        </w:tc>
        <w:tc>
          <w:tcPr>
            <w:tcW w:w="4054" w:type="dxa"/>
          </w:tcPr>
          <w:p w14:paraId="3690DCF0"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653" w:author="Peter Simpson" w:date="2018-10-03T20:30:00Z"/>
                <w:moveFrom w:id="4654" w:author="Peter Simpson" w:date="2018-10-03T12:12:00Z"/>
              </w:rPr>
              <w:pPrChange w:id="4655"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656" w:author="Peter Simpson" w:date="2018-10-03T12:12:00Z">
              <w:del w:id="4657" w:author="Peter Simpson" w:date="2018-10-03T20:30:00Z">
                <w:r w:rsidDel="00E90022">
                  <w:delText>Interpretation</w:delText>
                </w:r>
                <w:bookmarkStart w:id="4658" w:name="_Toc526332282"/>
                <w:bookmarkStart w:id="4659" w:name="_Toc526332447"/>
                <w:bookmarkStart w:id="4660" w:name="_Toc526332611"/>
                <w:bookmarkStart w:id="4661" w:name="_Toc526332775"/>
                <w:bookmarkStart w:id="4662" w:name="_Toc526332945"/>
                <w:bookmarkStart w:id="4663" w:name="_Toc526333115"/>
                <w:bookmarkStart w:id="4664" w:name="_Toc526333279"/>
                <w:bookmarkStart w:id="4665" w:name="_Toc526333449"/>
                <w:bookmarkStart w:id="4666" w:name="_Toc526333614"/>
                <w:bookmarkStart w:id="4667" w:name="_Toc526333777"/>
                <w:bookmarkStart w:id="4668" w:name="_Toc526333940"/>
                <w:bookmarkStart w:id="4669" w:name="_Toc526334103"/>
                <w:bookmarkStart w:id="4670" w:name="_Toc526334267"/>
                <w:bookmarkStart w:id="4671" w:name="_Toc526334430"/>
                <w:bookmarkStart w:id="4672" w:name="_Toc526334593"/>
                <w:bookmarkStart w:id="4673" w:name="_Toc526334757"/>
                <w:bookmarkStart w:id="4674" w:name="_Toc526334921"/>
                <w:bookmarkStart w:id="4675" w:name="_Toc526335087"/>
                <w:bookmarkStart w:id="4676" w:name="_Toc526335252"/>
                <w:bookmarkStart w:id="4677" w:name="_Toc526335415"/>
                <w:bookmarkStart w:id="4678" w:name="_Toc526335577"/>
                <w:bookmarkStart w:id="4679" w:name="_Toc526335740"/>
                <w:bookmarkStart w:id="4680" w:name="_Toc526335910"/>
                <w:bookmarkStart w:id="4681" w:name="_Toc526336053"/>
                <w:bookmarkStart w:id="4682" w:name="_Toc526336197"/>
                <w:bookmarkStart w:id="4683" w:name="_Toc526336341"/>
                <w:bookmarkStart w:id="4684" w:name="_Toc526336484"/>
                <w:bookmarkStart w:id="4685" w:name="_Toc526336653"/>
                <w:bookmarkStart w:id="4686" w:name="_Toc526336823"/>
                <w:bookmarkStart w:id="4687" w:name="_Toc526336993"/>
                <w:bookmarkStart w:id="4688" w:name="_Toc526337159"/>
                <w:bookmarkStart w:id="4689" w:name="_Toc526360951"/>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del>
            </w:moveFrom>
          </w:p>
        </w:tc>
        <w:tc>
          <w:tcPr>
            <w:tcW w:w="2997" w:type="dxa"/>
          </w:tcPr>
          <w:p w14:paraId="6E78B5E8"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690" w:author="Peter Simpson" w:date="2018-10-03T20:30:00Z"/>
                <w:moveFrom w:id="4691" w:author="Peter Simpson" w:date="2018-10-03T12:12:00Z"/>
              </w:rPr>
              <w:pPrChange w:id="4692"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693" w:name="_Toc526332283"/>
            <w:bookmarkStart w:id="4694" w:name="_Toc526332448"/>
            <w:bookmarkStart w:id="4695" w:name="_Toc526332612"/>
            <w:bookmarkStart w:id="4696" w:name="_Toc526332776"/>
            <w:bookmarkStart w:id="4697" w:name="_Toc526332946"/>
            <w:bookmarkStart w:id="4698" w:name="_Toc526333116"/>
            <w:bookmarkStart w:id="4699" w:name="_Toc526333280"/>
            <w:bookmarkStart w:id="4700" w:name="_Toc526333450"/>
            <w:bookmarkStart w:id="4701" w:name="_Toc526333615"/>
            <w:bookmarkStart w:id="4702" w:name="_Toc526333778"/>
            <w:bookmarkStart w:id="4703" w:name="_Toc526333941"/>
            <w:bookmarkStart w:id="4704" w:name="_Toc526334104"/>
            <w:bookmarkStart w:id="4705" w:name="_Toc526334268"/>
            <w:bookmarkStart w:id="4706" w:name="_Toc526334431"/>
            <w:bookmarkStart w:id="4707" w:name="_Toc526334594"/>
            <w:bookmarkStart w:id="4708" w:name="_Toc526334758"/>
            <w:bookmarkStart w:id="4709" w:name="_Toc526334922"/>
            <w:bookmarkStart w:id="4710" w:name="_Toc526335088"/>
            <w:bookmarkStart w:id="4711" w:name="_Toc526335253"/>
            <w:bookmarkStart w:id="4712" w:name="_Toc526335416"/>
            <w:bookmarkStart w:id="4713" w:name="_Toc526335578"/>
            <w:bookmarkStart w:id="4714" w:name="_Toc526335741"/>
            <w:bookmarkStart w:id="4715" w:name="_Toc526335911"/>
            <w:bookmarkStart w:id="4716" w:name="_Toc526336054"/>
            <w:bookmarkStart w:id="4717" w:name="_Toc526336198"/>
            <w:bookmarkStart w:id="4718" w:name="_Toc526336342"/>
            <w:bookmarkStart w:id="4719" w:name="_Toc526336485"/>
            <w:bookmarkStart w:id="4720" w:name="_Toc526336654"/>
            <w:bookmarkStart w:id="4721" w:name="_Toc526336824"/>
            <w:bookmarkStart w:id="4722" w:name="_Toc526336994"/>
            <w:bookmarkStart w:id="4723" w:name="_Toc526337160"/>
            <w:bookmarkStart w:id="4724" w:name="_Toc52636095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p>
        </w:tc>
        <w:bookmarkStart w:id="4725" w:name="_Toc526332284"/>
        <w:bookmarkStart w:id="4726" w:name="_Toc526332449"/>
        <w:bookmarkStart w:id="4727" w:name="_Toc526332613"/>
        <w:bookmarkStart w:id="4728" w:name="_Toc526332777"/>
        <w:bookmarkStart w:id="4729" w:name="_Toc526332947"/>
        <w:bookmarkStart w:id="4730" w:name="_Toc526333117"/>
        <w:bookmarkStart w:id="4731" w:name="_Toc526333281"/>
        <w:bookmarkStart w:id="4732" w:name="_Toc526333451"/>
        <w:bookmarkStart w:id="4733" w:name="_Toc526333616"/>
        <w:bookmarkStart w:id="4734" w:name="_Toc526333779"/>
        <w:bookmarkStart w:id="4735" w:name="_Toc526333942"/>
        <w:bookmarkStart w:id="4736" w:name="_Toc526334105"/>
        <w:bookmarkStart w:id="4737" w:name="_Toc526334269"/>
        <w:bookmarkStart w:id="4738" w:name="_Toc526334432"/>
        <w:bookmarkStart w:id="4739" w:name="_Toc526334595"/>
        <w:bookmarkStart w:id="4740" w:name="_Toc526334759"/>
        <w:bookmarkStart w:id="4741" w:name="_Toc526334923"/>
        <w:bookmarkStart w:id="4742" w:name="_Toc526335089"/>
        <w:bookmarkStart w:id="4743" w:name="_Toc526335254"/>
        <w:bookmarkStart w:id="4744" w:name="_Toc526335417"/>
        <w:bookmarkStart w:id="4745" w:name="_Toc526335579"/>
        <w:bookmarkStart w:id="4746" w:name="_Toc526335742"/>
        <w:bookmarkStart w:id="4747" w:name="_Toc526335912"/>
        <w:bookmarkStart w:id="4748" w:name="_Toc526336055"/>
        <w:bookmarkStart w:id="4749" w:name="_Toc526336199"/>
        <w:bookmarkStart w:id="4750" w:name="_Toc526336343"/>
        <w:bookmarkStart w:id="4751" w:name="_Toc526336486"/>
        <w:bookmarkStart w:id="4752" w:name="_Toc526336655"/>
        <w:bookmarkStart w:id="4753" w:name="_Toc526336825"/>
        <w:bookmarkStart w:id="4754" w:name="_Toc526336995"/>
        <w:bookmarkStart w:id="4755" w:name="_Toc526337161"/>
        <w:bookmarkStart w:id="4756" w:name="_Toc526360953"/>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tr>
      <w:tr w:rsidR="00CC7CAD" w:rsidDel="00E90022" w14:paraId="35155451" w14:textId="77777777" w:rsidTr="002F7C77">
        <w:trPr>
          <w:cnfStyle w:val="000000100000" w:firstRow="0" w:lastRow="0" w:firstColumn="0" w:lastColumn="0" w:oddVBand="0" w:evenVBand="0" w:oddHBand="1" w:evenHBand="0" w:firstRowFirstColumn="0" w:firstRowLastColumn="0" w:lastRowFirstColumn="0" w:lastRowLastColumn="0"/>
          <w:del w:id="4757"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7546D6D4" w14:textId="77777777" w:rsidR="00CC7CAD" w:rsidDel="00E90022" w:rsidRDefault="00CC7CAD">
            <w:pPr>
              <w:rPr>
                <w:del w:id="4758" w:author="Peter Simpson" w:date="2018-10-03T20:30:00Z"/>
                <w:moveFrom w:id="4759" w:author="Peter Simpson" w:date="2018-10-03T12:12:00Z"/>
              </w:rPr>
              <w:pPrChange w:id="4760" w:author="Peter Simpson" w:date="2018-10-03T20:31:00Z">
                <w:pPr>
                  <w:keepLines/>
                </w:pPr>
              </w:pPrChange>
            </w:pPr>
            <w:moveFrom w:id="4761" w:author="Peter Simpson" w:date="2018-10-03T12:12:00Z">
              <w:del w:id="4762" w:author="Peter Simpson" w:date="2018-10-03T20:30:00Z">
                <w:r w:rsidDel="00E90022">
                  <w:delText>200</w:delText>
                </w:r>
                <w:bookmarkStart w:id="4763" w:name="_Toc526332285"/>
                <w:bookmarkStart w:id="4764" w:name="_Toc526332450"/>
                <w:bookmarkStart w:id="4765" w:name="_Toc526332614"/>
                <w:bookmarkStart w:id="4766" w:name="_Toc526332778"/>
                <w:bookmarkStart w:id="4767" w:name="_Toc526332948"/>
                <w:bookmarkStart w:id="4768" w:name="_Toc526333118"/>
                <w:bookmarkStart w:id="4769" w:name="_Toc526333282"/>
                <w:bookmarkStart w:id="4770" w:name="_Toc526333452"/>
                <w:bookmarkStart w:id="4771" w:name="_Toc526333617"/>
                <w:bookmarkStart w:id="4772" w:name="_Toc526333780"/>
                <w:bookmarkStart w:id="4773" w:name="_Toc526333943"/>
                <w:bookmarkStart w:id="4774" w:name="_Toc526334106"/>
                <w:bookmarkStart w:id="4775" w:name="_Toc526334270"/>
                <w:bookmarkStart w:id="4776" w:name="_Toc526334433"/>
                <w:bookmarkStart w:id="4777" w:name="_Toc526334596"/>
                <w:bookmarkStart w:id="4778" w:name="_Toc526334760"/>
                <w:bookmarkStart w:id="4779" w:name="_Toc526334924"/>
                <w:bookmarkStart w:id="4780" w:name="_Toc526335090"/>
                <w:bookmarkStart w:id="4781" w:name="_Toc526335255"/>
                <w:bookmarkStart w:id="4782" w:name="_Toc526335418"/>
                <w:bookmarkStart w:id="4783" w:name="_Toc526335580"/>
                <w:bookmarkStart w:id="4784" w:name="_Toc526335743"/>
                <w:bookmarkStart w:id="4785" w:name="_Toc526335913"/>
                <w:bookmarkStart w:id="4786" w:name="_Toc526336056"/>
                <w:bookmarkStart w:id="4787" w:name="_Toc526336200"/>
                <w:bookmarkStart w:id="4788" w:name="_Toc526336344"/>
                <w:bookmarkStart w:id="4789" w:name="_Toc526336487"/>
                <w:bookmarkStart w:id="4790" w:name="_Toc526336656"/>
                <w:bookmarkStart w:id="4791" w:name="_Toc526336826"/>
                <w:bookmarkStart w:id="4792" w:name="_Toc526336996"/>
                <w:bookmarkStart w:id="4793" w:name="_Toc526337162"/>
                <w:bookmarkStart w:id="4794" w:name="_Toc526360954"/>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del>
            </w:moveFrom>
          </w:p>
        </w:tc>
        <w:tc>
          <w:tcPr>
            <w:tcW w:w="4054" w:type="dxa"/>
          </w:tcPr>
          <w:p w14:paraId="39AC8158"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4795" w:author="Peter Simpson" w:date="2018-10-03T20:30:00Z"/>
                <w:moveFrom w:id="4796" w:author="Peter Simpson" w:date="2018-10-03T12:12:00Z"/>
              </w:rPr>
              <w:pPrChange w:id="4797"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798" w:author="Peter Simpson" w:date="2018-10-03T12:12:00Z">
              <w:del w:id="4799" w:author="Peter Simpson" w:date="2018-10-03T20:30:00Z">
                <w:r w:rsidRPr="0081516B" w:rsidDel="00E90022">
                  <w:delText>OK</w:delText>
                </w:r>
                <w:bookmarkStart w:id="4800" w:name="_Toc526332286"/>
                <w:bookmarkStart w:id="4801" w:name="_Toc526332451"/>
                <w:bookmarkStart w:id="4802" w:name="_Toc526332615"/>
                <w:bookmarkStart w:id="4803" w:name="_Toc526332779"/>
                <w:bookmarkStart w:id="4804" w:name="_Toc526332949"/>
                <w:bookmarkStart w:id="4805" w:name="_Toc526333119"/>
                <w:bookmarkStart w:id="4806" w:name="_Toc526333283"/>
                <w:bookmarkStart w:id="4807" w:name="_Toc526333453"/>
                <w:bookmarkStart w:id="4808" w:name="_Toc526333618"/>
                <w:bookmarkStart w:id="4809" w:name="_Toc526333781"/>
                <w:bookmarkStart w:id="4810" w:name="_Toc526333944"/>
                <w:bookmarkStart w:id="4811" w:name="_Toc526334107"/>
                <w:bookmarkStart w:id="4812" w:name="_Toc526334271"/>
                <w:bookmarkStart w:id="4813" w:name="_Toc526334434"/>
                <w:bookmarkStart w:id="4814" w:name="_Toc526334597"/>
                <w:bookmarkStart w:id="4815" w:name="_Toc526334761"/>
                <w:bookmarkStart w:id="4816" w:name="_Toc526334925"/>
                <w:bookmarkStart w:id="4817" w:name="_Toc526335091"/>
                <w:bookmarkStart w:id="4818" w:name="_Toc526335256"/>
                <w:bookmarkStart w:id="4819" w:name="_Toc526335419"/>
                <w:bookmarkStart w:id="4820" w:name="_Toc526335581"/>
                <w:bookmarkStart w:id="4821" w:name="_Toc526335744"/>
                <w:bookmarkStart w:id="4822" w:name="_Toc526335914"/>
                <w:bookmarkStart w:id="4823" w:name="_Toc526336057"/>
                <w:bookmarkStart w:id="4824" w:name="_Toc526336201"/>
                <w:bookmarkStart w:id="4825" w:name="_Toc526336345"/>
                <w:bookmarkStart w:id="4826" w:name="_Toc526336488"/>
                <w:bookmarkStart w:id="4827" w:name="_Toc526336657"/>
                <w:bookmarkStart w:id="4828" w:name="_Toc526336827"/>
                <w:bookmarkStart w:id="4829" w:name="_Toc526336997"/>
                <w:bookmarkStart w:id="4830" w:name="_Toc526337163"/>
                <w:bookmarkStart w:id="4831" w:name="_Toc526360955"/>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del>
            </w:moveFrom>
          </w:p>
        </w:tc>
        <w:tc>
          <w:tcPr>
            <w:tcW w:w="2997" w:type="dxa"/>
          </w:tcPr>
          <w:p w14:paraId="29EAF066"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832" w:author="Peter Simpson" w:date="2018-10-03T20:30:00Z"/>
                <w:moveFrom w:id="4833" w:author="Peter Simpson" w:date="2018-10-03T12:12:00Z"/>
              </w:rPr>
              <w:pPrChange w:id="4834"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35" w:author="Peter Simpson" w:date="2018-10-03T12:12:00Z">
              <w:del w:id="4836" w:author="Peter Simpson" w:date="2018-10-03T20:30:00Z">
                <w:r w:rsidDel="00E90022">
                  <w:delText>The REST Server successfully processed the GET or PUT command (even if the driver returned an exception)</w:delText>
                </w:r>
                <w:bookmarkStart w:id="4837" w:name="_Toc526332287"/>
                <w:bookmarkStart w:id="4838" w:name="_Toc526332452"/>
                <w:bookmarkStart w:id="4839" w:name="_Toc526332616"/>
                <w:bookmarkStart w:id="4840" w:name="_Toc526332780"/>
                <w:bookmarkStart w:id="4841" w:name="_Toc526332950"/>
                <w:bookmarkStart w:id="4842" w:name="_Toc526333120"/>
                <w:bookmarkStart w:id="4843" w:name="_Toc526333284"/>
                <w:bookmarkStart w:id="4844" w:name="_Toc526333454"/>
                <w:bookmarkStart w:id="4845" w:name="_Toc526333619"/>
                <w:bookmarkStart w:id="4846" w:name="_Toc526333782"/>
                <w:bookmarkStart w:id="4847" w:name="_Toc526333945"/>
                <w:bookmarkStart w:id="4848" w:name="_Toc526334108"/>
                <w:bookmarkStart w:id="4849" w:name="_Toc526334272"/>
                <w:bookmarkStart w:id="4850" w:name="_Toc526334435"/>
                <w:bookmarkStart w:id="4851" w:name="_Toc526334598"/>
                <w:bookmarkStart w:id="4852" w:name="_Toc526334762"/>
                <w:bookmarkStart w:id="4853" w:name="_Toc526334926"/>
                <w:bookmarkStart w:id="4854" w:name="_Toc526335092"/>
                <w:bookmarkStart w:id="4855" w:name="_Toc526335257"/>
                <w:bookmarkStart w:id="4856" w:name="_Toc526335420"/>
                <w:bookmarkStart w:id="4857" w:name="_Toc526335582"/>
                <w:bookmarkStart w:id="4858" w:name="_Toc526335745"/>
                <w:bookmarkStart w:id="4859" w:name="_Toc526335915"/>
                <w:bookmarkStart w:id="4860" w:name="_Toc526336058"/>
                <w:bookmarkStart w:id="4861" w:name="_Toc526336202"/>
                <w:bookmarkStart w:id="4862" w:name="_Toc526336346"/>
                <w:bookmarkStart w:id="4863" w:name="_Toc526336489"/>
                <w:bookmarkStart w:id="4864" w:name="_Toc526336658"/>
                <w:bookmarkStart w:id="4865" w:name="_Toc526336828"/>
                <w:bookmarkStart w:id="4866" w:name="_Toc526336998"/>
                <w:bookmarkStart w:id="4867" w:name="_Toc526337164"/>
                <w:bookmarkStart w:id="4868" w:name="_Toc52636095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del>
            </w:moveFrom>
          </w:p>
        </w:tc>
        <w:bookmarkStart w:id="4869" w:name="_Toc526332288"/>
        <w:bookmarkStart w:id="4870" w:name="_Toc526332453"/>
        <w:bookmarkStart w:id="4871" w:name="_Toc526332617"/>
        <w:bookmarkStart w:id="4872" w:name="_Toc526332781"/>
        <w:bookmarkStart w:id="4873" w:name="_Toc526332951"/>
        <w:bookmarkStart w:id="4874" w:name="_Toc526333121"/>
        <w:bookmarkStart w:id="4875" w:name="_Toc526333285"/>
        <w:bookmarkStart w:id="4876" w:name="_Toc526333455"/>
        <w:bookmarkStart w:id="4877" w:name="_Toc526333620"/>
        <w:bookmarkStart w:id="4878" w:name="_Toc526333783"/>
        <w:bookmarkStart w:id="4879" w:name="_Toc526333946"/>
        <w:bookmarkStart w:id="4880" w:name="_Toc526334109"/>
        <w:bookmarkStart w:id="4881" w:name="_Toc526334273"/>
        <w:bookmarkStart w:id="4882" w:name="_Toc526334436"/>
        <w:bookmarkStart w:id="4883" w:name="_Toc526334599"/>
        <w:bookmarkStart w:id="4884" w:name="_Toc526334763"/>
        <w:bookmarkStart w:id="4885" w:name="_Toc526334927"/>
        <w:bookmarkStart w:id="4886" w:name="_Toc526335093"/>
        <w:bookmarkStart w:id="4887" w:name="_Toc526335258"/>
        <w:bookmarkStart w:id="4888" w:name="_Toc526335421"/>
        <w:bookmarkStart w:id="4889" w:name="_Toc526335583"/>
        <w:bookmarkStart w:id="4890" w:name="_Toc526335746"/>
        <w:bookmarkStart w:id="4891" w:name="_Toc526335916"/>
        <w:bookmarkStart w:id="4892" w:name="_Toc526336059"/>
        <w:bookmarkStart w:id="4893" w:name="_Toc526336203"/>
        <w:bookmarkStart w:id="4894" w:name="_Toc526336347"/>
        <w:bookmarkStart w:id="4895" w:name="_Toc526336490"/>
        <w:bookmarkStart w:id="4896" w:name="_Toc526336659"/>
        <w:bookmarkStart w:id="4897" w:name="_Toc526336829"/>
        <w:bookmarkStart w:id="4898" w:name="_Toc526336999"/>
        <w:bookmarkStart w:id="4899" w:name="_Toc526337165"/>
        <w:bookmarkStart w:id="4900" w:name="_Toc526360957"/>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tr>
      <w:tr w:rsidR="00CC7CAD" w:rsidDel="00E90022" w14:paraId="50271AAA" w14:textId="77777777" w:rsidTr="002F7C77">
        <w:trPr>
          <w:del w:id="4901"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0E508A69" w14:textId="77777777" w:rsidR="00CC7CAD" w:rsidDel="00E90022" w:rsidRDefault="00CC7CAD">
            <w:pPr>
              <w:rPr>
                <w:del w:id="4902" w:author="Peter Simpson" w:date="2018-10-03T20:30:00Z"/>
                <w:moveFrom w:id="4903" w:author="Peter Simpson" w:date="2018-10-03T12:12:00Z"/>
              </w:rPr>
              <w:pPrChange w:id="4904" w:author="Peter Simpson" w:date="2018-10-03T20:31:00Z">
                <w:pPr>
                  <w:keepLines/>
                </w:pPr>
              </w:pPrChange>
            </w:pPr>
            <w:moveFrom w:id="4905" w:author="Peter Simpson" w:date="2018-10-03T12:12:00Z">
              <w:del w:id="4906" w:author="Peter Simpson" w:date="2018-10-03T20:30:00Z">
                <w:r w:rsidDel="00E90022">
                  <w:delText>400</w:delText>
                </w:r>
                <w:bookmarkStart w:id="4907" w:name="_Toc526332289"/>
                <w:bookmarkStart w:id="4908" w:name="_Toc526332454"/>
                <w:bookmarkStart w:id="4909" w:name="_Toc526332618"/>
                <w:bookmarkStart w:id="4910" w:name="_Toc526332782"/>
                <w:bookmarkStart w:id="4911" w:name="_Toc526332952"/>
                <w:bookmarkStart w:id="4912" w:name="_Toc526333122"/>
                <w:bookmarkStart w:id="4913" w:name="_Toc526333286"/>
                <w:bookmarkStart w:id="4914" w:name="_Toc526333456"/>
                <w:bookmarkStart w:id="4915" w:name="_Toc526333621"/>
                <w:bookmarkStart w:id="4916" w:name="_Toc526333784"/>
                <w:bookmarkStart w:id="4917" w:name="_Toc526333947"/>
                <w:bookmarkStart w:id="4918" w:name="_Toc526334110"/>
                <w:bookmarkStart w:id="4919" w:name="_Toc526334274"/>
                <w:bookmarkStart w:id="4920" w:name="_Toc526334437"/>
                <w:bookmarkStart w:id="4921" w:name="_Toc526334600"/>
                <w:bookmarkStart w:id="4922" w:name="_Toc526334764"/>
                <w:bookmarkStart w:id="4923" w:name="_Toc526334928"/>
                <w:bookmarkStart w:id="4924" w:name="_Toc526335094"/>
                <w:bookmarkStart w:id="4925" w:name="_Toc526335259"/>
                <w:bookmarkStart w:id="4926" w:name="_Toc526335422"/>
                <w:bookmarkStart w:id="4927" w:name="_Toc526335584"/>
                <w:bookmarkStart w:id="4928" w:name="_Toc526335747"/>
                <w:bookmarkStart w:id="4929" w:name="_Toc526335917"/>
                <w:bookmarkStart w:id="4930" w:name="_Toc526336060"/>
                <w:bookmarkStart w:id="4931" w:name="_Toc526336204"/>
                <w:bookmarkStart w:id="4932" w:name="_Toc526336348"/>
                <w:bookmarkStart w:id="4933" w:name="_Toc526336491"/>
                <w:bookmarkStart w:id="4934" w:name="_Toc526336660"/>
                <w:bookmarkStart w:id="4935" w:name="_Toc526336830"/>
                <w:bookmarkStart w:id="4936" w:name="_Toc526337000"/>
                <w:bookmarkStart w:id="4937" w:name="_Toc526337166"/>
                <w:bookmarkStart w:id="4938" w:name="_Toc526360958"/>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del>
            </w:moveFrom>
          </w:p>
        </w:tc>
        <w:tc>
          <w:tcPr>
            <w:tcW w:w="4054" w:type="dxa"/>
          </w:tcPr>
          <w:p w14:paraId="42DA8F99"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4939" w:author="Peter Simpson" w:date="2018-10-03T20:30:00Z"/>
                <w:moveFrom w:id="4940" w:author="Peter Simpson" w:date="2018-10-03T12:12:00Z"/>
              </w:rPr>
              <w:pPrChange w:id="4941"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942" w:author="Peter Simpson" w:date="2018-10-03T12:12:00Z">
              <w:del w:id="4943"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4944" w:name="_Toc526332290"/>
                <w:bookmarkStart w:id="4945" w:name="_Toc526332455"/>
                <w:bookmarkStart w:id="4946" w:name="_Toc526332619"/>
                <w:bookmarkStart w:id="4947" w:name="_Toc526332783"/>
                <w:bookmarkStart w:id="4948" w:name="_Toc526332953"/>
                <w:bookmarkStart w:id="4949" w:name="_Toc526333123"/>
                <w:bookmarkStart w:id="4950" w:name="_Toc526333287"/>
                <w:bookmarkStart w:id="4951" w:name="_Toc526333457"/>
                <w:bookmarkStart w:id="4952" w:name="_Toc526333622"/>
                <w:bookmarkStart w:id="4953" w:name="_Toc526333785"/>
                <w:bookmarkStart w:id="4954" w:name="_Toc526333948"/>
                <w:bookmarkStart w:id="4955" w:name="_Toc526334111"/>
                <w:bookmarkStart w:id="4956" w:name="_Toc526334275"/>
                <w:bookmarkStart w:id="4957" w:name="_Toc526334438"/>
                <w:bookmarkStart w:id="4958" w:name="_Toc526334601"/>
                <w:bookmarkStart w:id="4959" w:name="_Toc526334765"/>
                <w:bookmarkStart w:id="4960" w:name="_Toc526334929"/>
                <w:bookmarkStart w:id="4961" w:name="_Toc526335095"/>
                <w:bookmarkStart w:id="4962" w:name="_Toc526335260"/>
                <w:bookmarkStart w:id="4963" w:name="_Toc526335423"/>
                <w:bookmarkStart w:id="4964" w:name="_Toc526335585"/>
                <w:bookmarkStart w:id="4965" w:name="_Toc526335748"/>
                <w:bookmarkStart w:id="4966" w:name="_Toc526335918"/>
                <w:bookmarkStart w:id="4967" w:name="_Toc526336061"/>
                <w:bookmarkStart w:id="4968" w:name="_Toc526336205"/>
                <w:bookmarkStart w:id="4969" w:name="_Toc526336349"/>
                <w:bookmarkStart w:id="4970" w:name="_Toc526336492"/>
                <w:bookmarkStart w:id="4971" w:name="_Toc526336661"/>
                <w:bookmarkStart w:id="4972" w:name="_Toc526336831"/>
                <w:bookmarkStart w:id="4973" w:name="_Toc526337001"/>
                <w:bookmarkStart w:id="4974" w:name="_Toc526337167"/>
                <w:bookmarkStart w:id="4975" w:name="_Toc526360959"/>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del>
            </w:moveFrom>
          </w:p>
        </w:tc>
        <w:tc>
          <w:tcPr>
            <w:tcW w:w="2997" w:type="dxa"/>
          </w:tcPr>
          <w:p w14:paraId="55C3B5ED" w14:textId="77777777"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4976" w:author="Peter Simpson" w:date="2018-10-03T20:30:00Z"/>
                <w:moveFrom w:id="4977" w:author="Peter Simpson" w:date="2018-10-03T12:12:00Z"/>
              </w:rPr>
              <w:pPrChange w:id="4978"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979" w:author="Peter Simpson" w:date="2018-10-03T12:12:00Z">
              <w:del w:id="4980" w:author="Peter Simpson" w:date="2018-10-03T20:30:00Z">
                <w:r w:rsidDel="00E90022">
                  <w:delText>The REST Server cannot process this API request because at least one of the device type, version, resource or parameter values, supplied by the client, are missing or invalid.</w:delText>
                </w:r>
                <w:bookmarkStart w:id="4981" w:name="_Toc526332291"/>
                <w:bookmarkStart w:id="4982" w:name="_Toc526332456"/>
                <w:bookmarkStart w:id="4983" w:name="_Toc526332620"/>
                <w:bookmarkStart w:id="4984" w:name="_Toc526332784"/>
                <w:bookmarkStart w:id="4985" w:name="_Toc526332954"/>
                <w:bookmarkStart w:id="4986" w:name="_Toc526333124"/>
                <w:bookmarkStart w:id="4987" w:name="_Toc526333288"/>
                <w:bookmarkStart w:id="4988" w:name="_Toc526333458"/>
                <w:bookmarkStart w:id="4989" w:name="_Toc526333623"/>
                <w:bookmarkStart w:id="4990" w:name="_Toc526333786"/>
                <w:bookmarkStart w:id="4991" w:name="_Toc526333949"/>
                <w:bookmarkStart w:id="4992" w:name="_Toc526334112"/>
                <w:bookmarkStart w:id="4993" w:name="_Toc526334276"/>
                <w:bookmarkStart w:id="4994" w:name="_Toc526334439"/>
                <w:bookmarkStart w:id="4995" w:name="_Toc526334602"/>
                <w:bookmarkStart w:id="4996" w:name="_Toc526334766"/>
                <w:bookmarkStart w:id="4997" w:name="_Toc526334930"/>
                <w:bookmarkStart w:id="4998" w:name="_Toc526335096"/>
                <w:bookmarkStart w:id="4999" w:name="_Toc526335261"/>
                <w:bookmarkStart w:id="5000" w:name="_Toc526335424"/>
                <w:bookmarkStart w:id="5001" w:name="_Toc526335586"/>
                <w:bookmarkStart w:id="5002" w:name="_Toc526335749"/>
                <w:bookmarkStart w:id="5003" w:name="_Toc526335919"/>
                <w:bookmarkStart w:id="5004" w:name="_Toc526336062"/>
                <w:bookmarkStart w:id="5005" w:name="_Toc526336206"/>
                <w:bookmarkStart w:id="5006" w:name="_Toc526336350"/>
                <w:bookmarkStart w:id="5007" w:name="_Toc526336493"/>
                <w:bookmarkStart w:id="5008" w:name="_Toc526336662"/>
                <w:bookmarkStart w:id="5009" w:name="_Toc526336832"/>
                <w:bookmarkStart w:id="5010" w:name="_Toc526337002"/>
                <w:bookmarkStart w:id="5011" w:name="_Toc526337168"/>
                <w:bookmarkStart w:id="5012" w:name="_Toc52636096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del>
            </w:moveFrom>
          </w:p>
        </w:tc>
        <w:bookmarkStart w:id="5013" w:name="_Toc526332292"/>
        <w:bookmarkStart w:id="5014" w:name="_Toc526332457"/>
        <w:bookmarkStart w:id="5015" w:name="_Toc526332621"/>
        <w:bookmarkStart w:id="5016" w:name="_Toc526332785"/>
        <w:bookmarkStart w:id="5017" w:name="_Toc526332955"/>
        <w:bookmarkStart w:id="5018" w:name="_Toc526333125"/>
        <w:bookmarkStart w:id="5019" w:name="_Toc526333289"/>
        <w:bookmarkStart w:id="5020" w:name="_Toc526333459"/>
        <w:bookmarkStart w:id="5021" w:name="_Toc526333624"/>
        <w:bookmarkStart w:id="5022" w:name="_Toc526333787"/>
        <w:bookmarkStart w:id="5023" w:name="_Toc526333950"/>
        <w:bookmarkStart w:id="5024" w:name="_Toc526334113"/>
        <w:bookmarkStart w:id="5025" w:name="_Toc526334277"/>
        <w:bookmarkStart w:id="5026" w:name="_Toc526334440"/>
        <w:bookmarkStart w:id="5027" w:name="_Toc526334603"/>
        <w:bookmarkStart w:id="5028" w:name="_Toc526334767"/>
        <w:bookmarkStart w:id="5029" w:name="_Toc526334931"/>
        <w:bookmarkStart w:id="5030" w:name="_Toc526335097"/>
        <w:bookmarkStart w:id="5031" w:name="_Toc526335262"/>
        <w:bookmarkStart w:id="5032" w:name="_Toc526335425"/>
        <w:bookmarkStart w:id="5033" w:name="_Toc526335587"/>
        <w:bookmarkStart w:id="5034" w:name="_Toc526335750"/>
        <w:bookmarkStart w:id="5035" w:name="_Toc526335920"/>
        <w:bookmarkStart w:id="5036" w:name="_Toc526336063"/>
        <w:bookmarkStart w:id="5037" w:name="_Toc526336207"/>
        <w:bookmarkStart w:id="5038" w:name="_Toc526336351"/>
        <w:bookmarkStart w:id="5039" w:name="_Toc526336494"/>
        <w:bookmarkStart w:id="5040" w:name="_Toc526336663"/>
        <w:bookmarkStart w:id="5041" w:name="_Toc526336833"/>
        <w:bookmarkStart w:id="5042" w:name="_Toc526337003"/>
        <w:bookmarkStart w:id="5043" w:name="_Toc526337169"/>
        <w:bookmarkStart w:id="5044" w:name="_Toc526360961"/>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tr>
      <w:tr w:rsidR="00CC7CAD" w:rsidDel="00E90022" w14:paraId="29E72C9B" w14:textId="77777777" w:rsidTr="002F7C77">
        <w:trPr>
          <w:cnfStyle w:val="000000100000" w:firstRow="0" w:lastRow="0" w:firstColumn="0" w:lastColumn="0" w:oddVBand="0" w:evenVBand="0" w:oddHBand="1" w:evenHBand="0" w:firstRowFirstColumn="0" w:firstRowLastColumn="0" w:lastRowFirstColumn="0" w:lastRowLastColumn="0"/>
          <w:del w:id="5045"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0736D63C" w14:textId="77777777" w:rsidR="00CC7CAD" w:rsidDel="00E90022" w:rsidRDefault="00CC7CAD">
            <w:pPr>
              <w:rPr>
                <w:del w:id="5046" w:author="Peter Simpson" w:date="2018-10-03T20:30:00Z"/>
                <w:moveFrom w:id="5047" w:author="Peter Simpson" w:date="2018-10-03T12:12:00Z"/>
              </w:rPr>
              <w:pPrChange w:id="5048" w:author="Peter Simpson" w:date="2018-10-03T20:31:00Z">
                <w:pPr>
                  <w:keepLines/>
                </w:pPr>
              </w:pPrChange>
            </w:pPr>
            <w:moveFrom w:id="5049" w:author="Peter Simpson" w:date="2018-10-03T12:12:00Z">
              <w:del w:id="5050" w:author="Peter Simpson" w:date="2018-10-03T20:30:00Z">
                <w:r w:rsidDel="00E90022">
                  <w:delText>500</w:delText>
                </w:r>
                <w:bookmarkStart w:id="5051" w:name="_Toc526332293"/>
                <w:bookmarkStart w:id="5052" w:name="_Toc526332458"/>
                <w:bookmarkStart w:id="5053" w:name="_Toc526332622"/>
                <w:bookmarkStart w:id="5054" w:name="_Toc526332786"/>
                <w:bookmarkStart w:id="5055" w:name="_Toc526332956"/>
                <w:bookmarkStart w:id="5056" w:name="_Toc526333126"/>
                <w:bookmarkStart w:id="5057" w:name="_Toc526333290"/>
                <w:bookmarkStart w:id="5058" w:name="_Toc526333460"/>
                <w:bookmarkStart w:id="5059" w:name="_Toc526333625"/>
                <w:bookmarkStart w:id="5060" w:name="_Toc526333788"/>
                <w:bookmarkStart w:id="5061" w:name="_Toc526333951"/>
                <w:bookmarkStart w:id="5062" w:name="_Toc526334114"/>
                <w:bookmarkStart w:id="5063" w:name="_Toc526334278"/>
                <w:bookmarkStart w:id="5064" w:name="_Toc526334441"/>
                <w:bookmarkStart w:id="5065" w:name="_Toc526334604"/>
                <w:bookmarkStart w:id="5066" w:name="_Toc526334768"/>
                <w:bookmarkStart w:id="5067" w:name="_Toc526334932"/>
                <w:bookmarkStart w:id="5068" w:name="_Toc526335098"/>
                <w:bookmarkStart w:id="5069" w:name="_Toc526335263"/>
                <w:bookmarkStart w:id="5070" w:name="_Toc526335426"/>
                <w:bookmarkStart w:id="5071" w:name="_Toc526335588"/>
                <w:bookmarkStart w:id="5072" w:name="_Toc526335751"/>
                <w:bookmarkStart w:id="5073" w:name="_Toc526335921"/>
                <w:bookmarkStart w:id="5074" w:name="_Toc526336064"/>
                <w:bookmarkStart w:id="5075" w:name="_Toc526336208"/>
                <w:bookmarkStart w:id="5076" w:name="_Toc526336352"/>
                <w:bookmarkStart w:id="5077" w:name="_Toc526336495"/>
                <w:bookmarkStart w:id="5078" w:name="_Toc526336664"/>
                <w:bookmarkStart w:id="5079" w:name="_Toc526336834"/>
                <w:bookmarkStart w:id="5080" w:name="_Toc526337004"/>
                <w:bookmarkStart w:id="5081" w:name="_Toc526337170"/>
                <w:bookmarkStart w:id="5082" w:name="_Toc526360962"/>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del>
            </w:moveFrom>
          </w:p>
        </w:tc>
        <w:tc>
          <w:tcPr>
            <w:tcW w:w="4054" w:type="dxa"/>
          </w:tcPr>
          <w:p w14:paraId="5DC5738B"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5083" w:author="Peter Simpson" w:date="2018-10-03T20:30:00Z"/>
                <w:moveFrom w:id="5084" w:author="Peter Simpson" w:date="2018-10-03T12:12:00Z"/>
              </w:rPr>
              <w:pPrChange w:id="5085"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086" w:author="Peter Simpson" w:date="2018-10-03T12:12:00Z">
              <w:del w:id="5087" w:author="Peter Simpson" w:date="2018-10-03T20:30:00Z">
                <w:r w:rsidDel="00E90022">
                  <w:delText xml:space="preserve">Internal Server Error </w:delText>
                </w:r>
                <w:bookmarkStart w:id="5088" w:name="_Toc526332294"/>
                <w:bookmarkStart w:id="5089" w:name="_Toc526332459"/>
                <w:bookmarkStart w:id="5090" w:name="_Toc526332623"/>
                <w:bookmarkStart w:id="5091" w:name="_Toc526332787"/>
                <w:bookmarkStart w:id="5092" w:name="_Toc526332957"/>
                <w:bookmarkStart w:id="5093" w:name="_Toc526333127"/>
                <w:bookmarkStart w:id="5094" w:name="_Toc526333291"/>
                <w:bookmarkStart w:id="5095" w:name="_Toc526333461"/>
                <w:bookmarkStart w:id="5096" w:name="_Toc526333626"/>
                <w:bookmarkStart w:id="5097" w:name="_Toc526333789"/>
                <w:bookmarkStart w:id="5098" w:name="_Toc526333952"/>
                <w:bookmarkStart w:id="5099" w:name="_Toc526334115"/>
                <w:bookmarkStart w:id="5100" w:name="_Toc526334279"/>
                <w:bookmarkStart w:id="5101" w:name="_Toc526334442"/>
                <w:bookmarkStart w:id="5102" w:name="_Toc526334605"/>
                <w:bookmarkStart w:id="5103" w:name="_Toc526334769"/>
                <w:bookmarkStart w:id="5104" w:name="_Toc526334933"/>
                <w:bookmarkStart w:id="5105" w:name="_Toc526335099"/>
                <w:bookmarkStart w:id="5106" w:name="_Toc526335264"/>
                <w:bookmarkStart w:id="5107" w:name="_Toc526335427"/>
                <w:bookmarkStart w:id="5108" w:name="_Toc526335589"/>
                <w:bookmarkStart w:id="5109" w:name="_Toc526335752"/>
                <w:bookmarkStart w:id="5110" w:name="_Toc526335922"/>
                <w:bookmarkStart w:id="5111" w:name="_Toc526336065"/>
                <w:bookmarkStart w:id="5112" w:name="_Toc526336209"/>
                <w:bookmarkStart w:id="5113" w:name="_Toc526336353"/>
                <w:bookmarkStart w:id="5114" w:name="_Toc526336496"/>
                <w:bookmarkStart w:id="5115" w:name="_Toc526336665"/>
                <w:bookmarkStart w:id="5116" w:name="_Toc526336835"/>
                <w:bookmarkStart w:id="5117" w:name="_Toc526337005"/>
                <w:bookmarkStart w:id="5118" w:name="_Toc526337171"/>
                <w:bookmarkStart w:id="5119" w:name="_Toc526360963"/>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del>
            </w:moveFrom>
          </w:p>
        </w:tc>
        <w:tc>
          <w:tcPr>
            <w:tcW w:w="2997" w:type="dxa"/>
          </w:tcPr>
          <w:p w14:paraId="7AEE7ABA"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5120" w:author="Peter Simpson" w:date="2018-10-03T20:30:00Z"/>
                <w:moveFrom w:id="5121" w:author="Peter Simpson" w:date="2018-10-03T12:12:00Z"/>
              </w:rPr>
              <w:pPrChange w:id="5122"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123" w:author="Peter Simpson" w:date="2018-10-03T12:12:00Z">
              <w:del w:id="5124" w:author="Peter Simpson" w:date="2018-10-03T20:30:00Z">
                <w:r w:rsidDel="00E90022">
                  <w:delText>An error occurred in the Remote Driver Server itself, which prevented successful processing of the request.</w:delText>
                </w:r>
                <w:bookmarkStart w:id="5125" w:name="_Toc526332295"/>
                <w:bookmarkStart w:id="5126" w:name="_Toc526332460"/>
                <w:bookmarkStart w:id="5127" w:name="_Toc526332624"/>
                <w:bookmarkStart w:id="5128" w:name="_Toc526332788"/>
                <w:bookmarkStart w:id="5129" w:name="_Toc526332958"/>
                <w:bookmarkStart w:id="5130" w:name="_Toc526333128"/>
                <w:bookmarkStart w:id="5131" w:name="_Toc526333292"/>
                <w:bookmarkStart w:id="5132" w:name="_Toc526333462"/>
                <w:bookmarkStart w:id="5133" w:name="_Toc526333627"/>
                <w:bookmarkStart w:id="5134" w:name="_Toc526333790"/>
                <w:bookmarkStart w:id="5135" w:name="_Toc526333953"/>
                <w:bookmarkStart w:id="5136" w:name="_Toc526334116"/>
                <w:bookmarkStart w:id="5137" w:name="_Toc526334280"/>
                <w:bookmarkStart w:id="5138" w:name="_Toc526334443"/>
                <w:bookmarkStart w:id="5139" w:name="_Toc526334606"/>
                <w:bookmarkStart w:id="5140" w:name="_Toc526334770"/>
                <w:bookmarkStart w:id="5141" w:name="_Toc526334934"/>
                <w:bookmarkStart w:id="5142" w:name="_Toc526335100"/>
                <w:bookmarkStart w:id="5143" w:name="_Toc526335265"/>
                <w:bookmarkStart w:id="5144" w:name="_Toc526335428"/>
                <w:bookmarkStart w:id="5145" w:name="_Toc526335590"/>
                <w:bookmarkStart w:id="5146" w:name="_Toc526335753"/>
                <w:bookmarkStart w:id="5147" w:name="_Toc526335923"/>
                <w:bookmarkStart w:id="5148" w:name="_Toc526336066"/>
                <w:bookmarkStart w:id="5149" w:name="_Toc526336210"/>
                <w:bookmarkStart w:id="5150" w:name="_Toc526336354"/>
                <w:bookmarkStart w:id="5151" w:name="_Toc526336497"/>
                <w:bookmarkStart w:id="5152" w:name="_Toc526336666"/>
                <w:bookmarkStart w:id="5153" w:name="_Toc526336836"/>
                <w:bookmarkStart w:id="5154" w:name="_Toc526337006"/>
                <w:bookmarkStart w:id="5155" w:name="_Toc526337172"/>
                <w:bookmarkStart w:id="5156" w:name="_Toc52636096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del>
            </w:moveFrom>
          </w:p>
        </w:tc>
        <w:bookmarkStart w:id="5157" w:name="_Toc526332296"/>
        <w:bookmarkStart w:id="5158" w:name="_Toc526332461"/>
        <w:bookmarkStart w:id="5159" w:name="_Toc526332625"/>
        <w:bookmarkStart w:id="5160" w:name="_Toc526332789"/>
        <w:bookmarkStart w:id="5161" w:name="_Toc526332959"/>
        <w:bookmarkStart w:id="5162" w:name="_Toc526333129"/>
        <w:bookmarkStart w:id="5163" w:name="_Toc526333293"/>
        <w:bookmarkStart w:id="5164" w:name="_Toc526333463"/>
        <w:bookmarkStart w:id="5165" w:name="_Toc526333628"/>
        <w:bookmarkStart w:id="5166" w:name="_Toc526333791"/>
        <w:bookmarkStart w:id="5167" w:name="_Toc526333954"/>
        <w:bookmarkStart w:id="5168" w:name="_Toc526334117"/>
        <w:bookmarkStart w:id="5169" w:name="_Toc526334281"/>
        <w:bookmarkStart w:id="5170" w:name="_Toc526334444"/>
        <w:bookmarkStart w:id="5171" w:name="_Toc526334607"/>
        <w:bookmarkStart w:id="5172" w:name="_Toc526334771"/>
        <w:bookmarkStart w:id="5173" w:name="_Toc526334935"/>
        <w:bookmarkStart w:id="5174" w:name="_Toc526335101"/>
        <w:bookmarkStart w:id="5175" w:name="_Toc526335266"/>
        <w:bookmarkStart w:id="5176" w:name="_Toc526335429"/>
        <w:bookmarkStart w:id="5177" w:name="_Toc526335591"/>
        <w:bookmarkStart w:id="5178" w:name="_Toc526335754"/>
        <w:bookmarkStart w:id="5179" w:name="_Toc526335924"/>
        <w:bookmarkStart w:id="5180" w:name="_Toc526336067"/>
        <w:bookmarkStart w:id="5181" w:name="_Toc526336211"/>
        <w:bookmarkStart w:id="5182" w:name="_Toc526336355"/>
        <w:bookmarkStart w:id="5183" w:name="_Toc526336498"/>
        <w:bookmarkStart w:id="5184" w:name="_Toc526336667"/>
        <w:bookmarkStart w:id="5185" w:name="_Toc526336837"/>
        <w:bookmarkStart w:id="5186" w:name="_Toc526337007"/>
        <w:bookmarkStart w:id="5187" w:name="_Toc526337173"/>
        <w:bookmarkStart w:id="5188" w:name="_Toc526360965"/>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tr>
    </w:tbl>
    <w:moveFromRangeEnd w:id="2275"/>
    <w:p w14:paraId="24A6F3AD" w14:textId="77777777" w:rsidR="00550E90" w:rsidRDefault="008D03A9">
      <w:pPr>
        <w:keepNext/>
        <w:rPr>
          <w:ins w:id="5189" w:author="Peter Simpson" w:date="2018-10-03T22:07:00Z"/>
        </w:rPr>
        <w:pPrChange w:id="5190" w:author="Peter Simpson" w:date="2018-10-03T22:07:00Z">
          <w:pPr/>
        </w:pPrChange>
      </w:pPr>
      <w:ins w:id="5191" w:author="Peter Simpson" w:date="2018-10-03T21:10:00Z">
        <w:r w:rsidRPr="008D03A9">
          <w:rPr>
            <w:noProof/>
          </w:rPr>
          <w:drawing>
            <wp:inline distT="0" distB="0" distL="0" distR="0" wp14:anchorId="51A2F9B2" wp14:editId="745209D0">
              <wp:extent cx="5943600" cy="3716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6020"/>
                      </a:xfrm>
                      <a:prstGeom prst="rect">
                        <a:avLst/>
                      </a:prstGeom>
                    </pic:spPr>
                  </pic:pic>
                </a:graphicData>
              </a:graphic>
            </wp:inline>
          </w:drawing>
        </w:r>
      </w:ins>
    </w:p>
    <w:p w14:paraId="33DF049F" w14:textId="12773225" w:rsidR="00E90022" w:rsidRDefault="00550E90">
      <w:pPr>
        <w:pStyle w:val="Caption"/>
        <w:rPr>
          <w:ins w:id="5192" w:author="Peter Simpson" w:date="2018-10-03T20:31:00Z"/>
        </w:rPr>
        <w:pPrChange w:id="5193" w:author="Peter Simpson" w:date="2018-10-03T22:07:00Z">
          <w:pPr/>
        </w:pPrChange>
      </w:pPr>
      <w:ins w:id="5194" w:author="Peter Simpson" w:date="2018-10-03T22:07:00Z">
        <w:r>
          <w:t xml:space="preserve">Figure </w:t>
        </w:r>
        <w:r>
          <w:fldChar w:fldCharType="begin"/>
        </w:r>
        <w:r>
          <w:instrText xml:space="preserve"> SEQ Figure \* ARABIC </w:instrText>
        </w:r>
      </w:ins>
      <w:r>
        <w:fldChar w:fldCharType="separate"/>
      </w:r>
      <w:ins w:id="5195" w:author="Peter Simpson" w:date="2018-10-23T11:39:00Z">
        <w:r w:rsidR="00F0732D">
          <w:rPr>
            <w:noProof/>
          </w:rPr>
          <w:t>11</w:t>
        </w:r>
      </w:ins>
      <w:ins w:id="5196" w:author="Peter Simpson" w:date="2018-10-03T22:07:00Z">
        <w:r>
          <w:fldChar w:fldCharType="end"/>
        </w:r>
        <w:r>
          <w:t xml:space="preserve"> - A COM application using a remote non-Windows driver over the Internet</w:t>
        </w:r>
      </w:ins>
    </w:p>
    <w:p w14:paraId="0DC11A43" w14:textId="77777777" w:rsidR="00781FEA" w:rsidDel="00F32B98" w:rsidRDefault="00781FEA">
      <w:pPr>
        <w:pStyle w:val="Heading1"/>
        <w:rPr>
          <w:del w:id="5197" w:author="Peter Simpson" w:date="2018-10-04T09:37:00Z"/>
        </w:rPr>
        <w:pPrChange w:id="5198" w:author="Peter Simpson" w:date="2018-10-03T20:31:00Z">
          <w:pPr>
            <w:pStyle w:val="Heading2"/>
          </w:pPr>
        </w:pPrChange>
      </w:pPr>
      <w:del w:id="5199" w:author="Peter Simpson" w:date="2018-10-04T09:37:00Z">
        <w:r w:rsidDel="00F32B98">
          <w:delText xml:space="preserve">Installation and </w:delText>
        </w:r>
      </w:del>
      <w:del w:id="5200" w:author="Peter Simpson" w:date="2018-10-03T11:42:00Z">
        <w:r w:rsidDel="00405E28">
          <w:delText>Use</w:delText>
        </w:r>
      </w:del>
      <w:bookmarkStart w:id="5201" w:name="_Toc526409267"/>
      <w:bookmarkEnd w:id="5201"/>
    </w:p>
    <w:p w14:paraId="44192F4B" w14:textId="77777777" w:rsidR="00340380" w:rsidDel="00F32B98" w:rsidRDefault="00340380">
      <w:pPr>
        <w:pStyle w:val="Heading2"/>
        <w:rPr>
          <w:del w:id="5202" w:author="Peter Simpson" w:date="2018-10-04T09:37:00Z"/>
        </w:rPr>
        <w:pPrChange w:id="5203" w:author="Peter Simpson" w:date="2018-10-03T20:18:00Z">
          <w:pPr>
            <w:pStyle w:val="Heading3"/>
          </w:pPr>
        </w:pPrChange>
      </w:pPr>
      <w:del w:id="5204" w:author="Peter Simpson" w:date="2018-10-04T09:37:00Z">
        <w:r w:rsidDel="00F32B98">
          <w:delText>Pre-Requisites</w:delText>
        </w:r>
        <w:bookmarkStart w:id="5205" w:name="_Toc526409268"/>
        <w:bookmarkEnd w:id="5205"/>
      </w:del>
    </w:p>
    <w:p w14:paraId="15381781" w14:textId="77777777" w:rsidR="00A00290" w:rsidDel="00F32B98" w:rsidRDefault="00A00290" w:rsidP="00A00290">
      <w:pPr>
        <w:rPr>
          <w:del w:id="5206" w:author="Peter Simpson" w:date="2018-10-04T09:37:00Z"/>
        </w:rPr>
      </w:pPr>
      <w:del w:id="5207" w:author="Peter Simpson" w:date="2018-10-04T09:37:00Z">
        <w:r w:rsidRPr="00A00290" w:rsidDel="00F32B98">
          <w:delText xml:space="preserve">Please note that </w:delText>
        </w:r>
        <w:r w:rsidR="00340380" w:rsidDel="00F32B98">
          <w:delText>ASCOM Remote requires .NET Framework 4.</w:delText>
        </w:r>
        <w:r w:rsidR="00332817" w:rsidDel="00F32B98">
          <w:delText>6</w:delText>
        </w:r>
        <w:r w:rsidR="00340380" w:rsidDel="00F32B98">
          <w:delText>.</w:delText>
        </w:r>
        <w:r w:rsidR="00332817" w:rsidDel="00F32B98">
          <w:delText>2</w:delText>
        </w:r>
        <w:r w:rsidR="00340380" w:rsidDel="00F32B98">
          <w:delText xml:space="preserve">, which means that </w:delText>
        </w:r>
        <w:r w:rsidRPr="00A00290" w:rsidDel="00F32B98">
          <w:delText>the operating system must be Window</w:delText>
        </w:r>
        <w:r w:rsidR="00332817" w:rsidDel="00F32B98">
          <w:delText xml:space="preserve">s 7 SP1 </w:delText>
        </w:r>
      </w:del>
      <w:del w:id="5208" w:author="Peter Simpson" w:date="2018-10-03T13:14:00Z">
        <w:r w:rsidR="00332817" w:rsidDel="00912308">
          <w:delText xml:space="preserve"> </w:delText>
        </w:r>
      </w:del>
      <w:del w:id="5209" w:author="Peter Simpson" w:date="2018-10-04T09:37:00Z">
        <w:r w:rsidR="00340380" w:rsidDel="00F32B98">
          <w:delText>or later because .NET 4.</w:delText>
        </w:r>
        <w:r w:rsidR="00332817" w:rsidDel="00F32B98">
          <w:delText>6</w:delText>
        </w:r>
        <w:r w:rsidR="00340380" w:rsidDel="00F32B98">
          <w:delText>.</w:delText>
        </w:r>
        <w:r w:rsidR="00332817" w:rsidDel="00F32B98">
          <w:delText>2</w:delText>
        </w:r>
        <w:r w:rsidR="00340380" w:rsidDel="00F32B98">
          <w:delText xml:space="preserve"> is not available on earlier </w:delText>
        </w:r>
        <w:r w:rsidDel="00F32B98">
          <w:delText>operating systems.</w:delText>
        </w:r>
        <w:bookmarkStart w:id="5210" w:name="_Toc526409269"/>
        <w:bookmarkEnd w:id="5210"/>
      </w:del>
    </w:p>
    <w:p w14:paraId="23EA7FBD" w14:textId="77777777" w:rsidR="00340380" w:rsidDel="00912308" w:rsidRDefault="00340380">
      <w:pPr>
        <w:pStyle w:val="Heading2"/>
        <w:rPr>
          <w:del w:id="5211" w:author="Peter Simpson" w:date="2018-10-03T13:14:00Z"/>
        </w:rPr>
        <w:pPrChange w:id="5212" w:author="Peter Simpson" w:date="2018-10-03T11:43:00Z">
          <w:pPr>
            <w:pStyle w:val="Heading3"/>
          </w:pPr>
        </w:pPrChange>
      </w:pPr>
      <w:del w:id="5213" w:author="Peter Simpson" w:date="2018-10-03T13:14:00Z">
        <w:r w:rsidDel="00912308">
          <w:delText>Installation</w:delText>
        </w:r>
        <w:bookmarkStart w:id="5214" w:name="_Toc526409270"/>
        <w:bookmarkEnd w:id="5214"/>
      </w:del>
    </w:p>
    <w:p w14:paraId="76334143" w14:textId="77777777" w:rsidR="00781FEA" w:rsidDel="00F32B98" w:rsidRDefault="00BC23CF" w:rsidP="00781FEA">
      <w:pPr>
        <w:rPr>
          <w:del w:id="5215" w:author="Peter Simpson" w:date="2018-10-04T09:37:00Z"/>
        </w:rPr>
      </w:pPr>
      <w:del w:id="5216" w:author="Peter Simpson" w:date="2018-10-04T09:37:00Z">
        <w:r w:rsidDel="00F32B98">
          <w:delText>T</w:delText>
        </w:r>
        <w:r w:rsidR="00781FEA" w:rsidDel="00F32B98">
          <w:delText xml:space="preserve">he installer </w:delText>
        </w:r>
        <w:r w:rsidR="00340380" w:rsidDel="00F32B98">
          <w:delText xml:space="preserve">provides options </w:delText>
        </w:r>
        <w:r w:rsidR="00B26B4F" w:rsidDel="00F32B98">
          <w:delText xml:space="preserve">to install </w:delText>
        </w:r>
        <w:r w:rsidR="00340380" w:rsidDel="00F32B98">
          <w:delText xml:space="preserve">either </w:delText>
        </w:r>
        <w:r w:rsidR="00B26B4F" w:rsidDel="00F32B98">
          <w:delText xml:space="preserve">the </w:delText>
        </w:r>
        <w:r w:rsidR="00301300" w:rsidDel="00F32B98">
          <w:delText xml:space="preserve">Remote </w:delText>
        </w:r>
        <w:r w:rsidR="00F75F1F" w:rsidDel="00F32B98">
          <w:delText>Clients,</w:delText>
        </w:r>
        <w:r w:rsidR="00301300" w:rsidDel="00F32B98">
          <w:delText xml:space="preserve"> the </w:delText>
        </w:r>
        <w:r w:rsidR="00A00290" w:rsidDel="00F32B98">
          <w:delText>REST S</w:delText>
        </w:r>
        <w:r w:rsidR="00B26B4F" w:rsidDel="00F32B98">
          <w:delText xml:space="preserve">erver </w:delText>
        </w:r>
        <w:r w:rsidR="00340380" w:rsidDel="00F32B98">
          <w:delText xml:space="preserve">or </w:delText>
        </w:r>
        <w:r w:rsidR="00A00290" w:rsidDel="00F32B98">
          <w:delText xml:space="preserve">both. </w:delText>
        </w:r>
        <w:r w:rsidDel="00F32B98">
          <w:delText>The installer will</w:delText>
        </w:r>
        <w:r w:rsidR="00781FEA" w:rsidDel="00F32B98">
          <w:delText>:</w:delText>
        </w:r>
        <w:bookmarkStart w:id="5217" w:name="_Toc526409271"/>
        <w:bookmarkEnd w:id="5217"/>
      </w:del>
    </w:p>
    <w:p w14:paraId="275B8BBF" w14:textId="77777777" w:rsidR="00781FEA" w:rsidDel="00F32B98" w:rsidRDefault="00332817" w:rsidP="00781FEA">
      <w:pPr>
        <w:pStyle w:val="ListParagraph"/>
        <w:numPr>
          <w:ilvl w:val="0"/>
          <w:numId w:val="17"/>
        </w:numPr>
        <w:rPr>
          <w:del w:id="5218" w:author="Peter Simpson" w:date="2018-10-04T09:37:00Z"/>
        </w:rPr>
      </w:pPr>
      <w:del w:id="5219" w:author="Peter Simpson" w:date="2018-10-04T09:37:00Z">
        <w:r w:rsidRPr="00332817" w:rsidDel="00F32B98">
          <w:rPr>
            <w:b/>
          </w:rPr>
          <w:delText>Remote Clients</w:delText>
        </w:r>
        <w:r w:rsidDel="00F32B98">
          <w:delText xml:space="preserve">: </w:delText>
        </w:r>
        <w:r w:rsidR="00781FEA" w:rsidDel="00F32B98">
          <w:delText xml:space="preserve">Install new </w:delText>
        </w:r>
        <w:r w:rsidDel="00F32B98">
          <w:delText xml:space="preserve">1 client device </w:delText>
        </w:r>
        <w:r w:rsidR="00781FEA" w:rsidDel="00F32B98">
          <w:delText xml:space="preserve">driver </w:delText>
        </w:r>
        <w:r w:rsidDel="00F32B98">
          <w:delText xml:space="preserve">for each device type </w:delText>
        </w:r>
        <w:r w:rsidR="00BC23CF" w:rsidDel="00F32B98">
          <w:delText xml:space="preserve">e.g. </w:delText>
        </w:r>
        <w:r w:rsidR="00781FEA" w:rsidDel="00F32B98">
          <w:delText>ASCOM.</w:delText>
        </w:r>
        <w:r w:rsidDel="00F32B98">
          <w:delText>Remote</w:delText>
        </w:r>
        <w:r w:rsidR="00781FEA" w:rsidDel="00F32B98">
          <w:delText xml:space="preserve">1.Telescope, which </w:delText>
        </w:r>
        <w:r w:rsidDel="00F32B98">
          <w:delText xml:space="preserve">will </w:delText>
        </w:r>
        <w:r w:rsidR="00781FEA" w:rsidDel="00F32B98">
          <w:delText xml:space="preserve">appear as  ASCOM </w:delText>
        </w:r>
        <w:r w:rsidDel="00F32B98">
          <w:delText>Remote</w:delText>
        </w:r>
        <w:r w:rsidR="00781FEA" w:rsidDel="00F32B98">
          <w:delText xml:space="preserve"> Client 1 in Chooser.</w:delText>
        </w:r>
        <w:r w:rsidR="00BC23CF" w:rsidDel="00F32B98">
          <w:delText xml:space="preserve"> </w:delText>
        </w:r>
        <w:bookmarkStart w:id="5220" w:name="_Toc526409272"/>
        <w:bookmarkEnd w:id="5220"/>
      </w:del>
    </w:p>
    <w:p w14:paraId="7E0CE125" w14:textId="77777777" w:rsidR="00781FEA" w:rsidDel="00F32B98" w:rsidRDefault="00332817" w:rsidP="00781FEA">
      <w:pPr>
        <w:pStyle w:val="ListParagraph"/>
        <w:numPr>
          <w:ilvl w:val="0"/>
          <w:numId w:val="17"/>
        </w:numPr>
        <w:rPr>
          <w:del w:id="5221" w:author="Peter Simpson" w:date="2018-10-04T09:37:00Z"/>
        </w:rPr>
      </w:pPr>
      <w:del w:id="5222" w:author="Peter Simpson" w:date="2018-10-04T09:37:00Z">
        <w:r w:rsidRPr="00332817" w:rsidDel="00F32B98">
          <w:rPr>
            <w:b/>
          </w:rPr>
          <w:delText>Remote Server:</w:delText>
        </w:r>
        <w:r w:rsidDel="00F32B98">
          <w:delText xml:space="preserve"> </w:delText>
        </w:r>
        <w:r w:rsidR="00781FEA" w:rsidDel="00F32B98">
          <w:delText xml:space="preserve">Install the remote driver server in </w:delText>
        </w:r>
        <w:r w:rsidR="00496B8F" w:rsidDel="00F32B98">
          <w:delText xml:space="preserve">your </w:delText>
        </w:r>
        <w:r w:rsidR="00781FEA" w:rsidDel="00F32B98">
          <w:delText>Start/</w:delText>
        </w:r>
        <w:r w:rsidR="00496B8F" w:rsidDel="00F32B98">
          <w:delText xml:space="preserve"> </w:delText>
        </w:r>
        <w:r w:rsidR="00781FEA" w:rsidDel="00F32B98">
          <w:delText>ASCOM Remote</w:delText>
        </w:r>
        <w:r w:rsidR="00496B8F" w:rsidDel="00F32B98">
          <w:delText xml:space="preserve"> folder</w:delText>
        </w:r>
        <w:r w:rsidR="00781FEA" w:rsidDel="00F32B98">
          <w:delText>.</w:delText>
        </w:r>
        <w:bookmarkStart w:id="5223" w:name="_Toc526409273"/>
        <w:bookmarkEnd w:id="5223"/>
      </w:del>
    </w:p>
    <w:p w14:paraId="4F264293" w14:textId="77777777" w:rsidR="002C5BE4" w:rsidDel="00F32B98" w:rsidRDefault="00332817" w:rsidP="00781FEA">
      <w:pPr>
        <w:pStyle w:val="ListParagraph"/>
        <w:numPr>
          <w:ilvl w:val="0"/>
          <w:numId w:val="17"/>
        </w:numPr>
        <w:rPr>
          <w:del w:id="5224" w:author="Peter Simpson" w:date="2018-10-04T09:37:00Z"/>
        </w:rPr>
      </w:pPr>
      <w:del w:id="5225" w:author="Peter Simpson" w:date="2018-10-04T09:37:00Z">
        <w:r w:rsidDel="00F32B98">
          <w:delText>Configure f</w:delText>
        </w:r>
        <w:r w:rsidR="002C5BE4" w:rsidDel="00F32B98">
          <w:delText>irewall permissions</w:delText>
        </w:r>
        <w:r w:rsidDel="00F32B98">
          <w:delText xml:space="preserve"> for the clients and or server.</w:delText>
        </w:r>
        <w:bookmarkStart w:id="5226" w:name="_Toc526409274"/>
        <w:bookmarkEnd w:id="5226"/>
      </w:del>
    </w:p>
    <w:p w14:paraId="09D4DE3E" w14:textId="77777777" w:rsidR="00781FEA" w:rsidDel="00311B10" w:rsidRDefault="00781FEA">
      <w:pPr>
        <w:pStyle w:val="Heading2"/>
        <w:rPr>
          <w:del w:id="5227" w:author="Peter Simpson" w:date="2018-10-03T13:15:00Z"/>
        </w:rPr>
        <w:pPrChange w:id="5228" w:author="Peter Simpson" w:date="2018-10-03T20:18:00Z">
          <w:pPr>
            <w:pStyle w:val="Heading3"/>
          </w:pPr>
        </w:pPrChange>
      </w:pPr>
      <w:del w:id="5229" w:author="Peter Simpson" w:date="2018-10-03T13:15:00Z">
        <w:r w:rsidDel="00311B10">
          <w:delText>Configur</w:delText>
        </w:r>
      </w:del>
      <w:del w:id="5230" w:author="Peter Simpson" w:date="2018-10-03T13:13:00Z">
        <w:r w:rsidDel="00912308">
          <w:delText>e</w:delText>
        </w:r>
      </w:del>
      <w:del w:id="5231" w:author="Peter Simpson" w:date="2018-10-03T13:15:00Z">
        <w:r w:rsidDel="00311B10">
          <w:delText xml:space="preserve"> the </w:delText>
        </w:r>
        <w:r w:rsidR="00077E3D" w:rsidDel="00311B10">
          <w:delText>Remote S</w:delText>
        </w:r>
        <w:r w:rsidDel="00311B10">
          <w:delText>erver</w:delText>
        </w:r>
        <w:bookmarkStart w:id="5232" w:name="_Toc526336501"/>
        <w:bookmarkStart w:id="5233" w:name="_Toc526336670"/>
        <w:bookmarkStart w:id="5234" w:name="_Toc526336840"/>
        <w:bookmarkStart w:id="5235" w:name="_Toc526337010"/>
        <w:bookmarkStart w:id="5236" w:name="_Toc526337176"/>
        <w:bookmarkStart w:id="5237" w:name="_Toc526360968"/>
        <w:bookmarkStart w:id="5238" w:name="_Toc526362074"/>
        <w:bookmarkStart w:id="5239" w:name="_Toc526362161"/>
        <w:bookmarkStart w:id="5240" w:name="_Toc526367919"/>
        <w:bookmarkStart w:id="5241" w:name="_Toc526408293"/>
        <w:bookmarkStart w:id="5242" w:name="_Toc526408446"/>
        <w:bookmarkStart w:id="5243" w:name="_Toc526408533"/>
        <w:bookmarkStart w:id="5244" w:name="_Toc526408620"/>
        <w:bookmarkStart w:id="5245" w:name="_Toc526409275"/>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del>
    </w:p>
    <w:p w14:paraId="465EA606" w14:textId="77777777" w:rsidR="00781FEA" w:rsidDel="00311B10" w:rsidRDefault="00077E3D">
      <w:pPr>
        <w:pStyle w:val="Heading2"/>
        <w:rPr>
          <w:del w:id="5246" w:author="Peter Simpson" w:date="2018-10-03T13:15:00Z"/>
        </w:rPr>
        <w:pPrChange w:id="5247" w:author="Peter Simpson" w:date="2018-10-03T20:18:00Z">
          <w:pPr/>
        </w:pPrChange>
      </w:pPr>
      <w:del w:id="5248"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5249" w:name="_Toc526336502"/>
        <w:bookmarkStart w:id="5250" w:name="_Toc526336671"/>
        <w:bookmarkStart w:id="5251" w:name="_Toc526336841"/>
        <w:bookmarkStart w:id="5252" w:name="_Toc526337011"/>
        <w:bookmarkStart w:id="5253" w:name="_Toc526337177"/>
        <w:bookmarkStart w:id="5254" w:name="_Toc526360969"/>
        <w:bookmarkStart w:id="5255" w:name="_Toc526362075"/>
        <w:bookmarkStart w:id="5256" w:name="_Toc526362162"/>
        <w:bookmarkStart w:id="5257" w:name="_Toc526367920"/>
        <w:bookmarkStart w:id="5258" w:name="_Toc526408294"/>
        <w:bookmarkStart w:id="5259" w:name="_Toc526408447"/>
        <w:bookmarkStart w:id="5260" w:name="_Toc526408534"/>
        <w:bookmarkStart w:id="5261" w:name="_Toc526408621"/>
        <w:bookmarkStart w:id="5262" w:name="_Toc526409276"/>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814022E" w14:textId="77777777" w:rsidR="00B53B6E" w:rsidDel="00311B10" w:rsidRDefault="00332817">
      <w:pPr>
        <w:pStyle w:val="Heading2"/>
        <w:rPr>
          <w:del w:id="5263" w:author="Peter Simpson" w:date="2018-10-03T13:15:00Z"/>
        </w:rPr>
        <w:pPrChange w:id="5264" w:author="Peter Simpson" w:date="2018-10-03T20:18:00Z">
          <w:pPr>
            <w:keepNext/>
          </w:pPr>
        </w:pPrChange>
      </w:pPr>
      <w:del w:id="5265" w:author="Peter Simpson" w:date="2018-10-03T13:15:00Z">
        <w:r w:rsidDel="00311B10">
          <w:rPr>
            <w:noProof/>
            <w:lang w:val="en-US" w:eastAsia="en-US"/>
          </w:rPr>
          <w:drawing>
            <wp:inline distT="0" distB="0" distL="0" distR="0" wp14:anchorId="0A4F5CD6" wp14:editId="21A9435A">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177030"/>
                      </a:xfrm>
                      <a:prstGeom prst="rect">
                        <a:avLst/>
                      </a:prstGeom>
                    </pic:spPr>
                  </pic:pic>
                </a:graphicData>
              </a:graphic>
            </wp:inline>
          </w:drawing>
        </w:r>
        <w:bookmarkStart w:id="5266" w:name="_Toc526336503"/>
        <w:bookmarkStart w:id="5267" w:name="_Toc526336672"/>
        <w:bookmarkStart w:id="5268" w:name="_Toc526336842"/>
        <w:bookmarkStart w:id="5269" w:name="_Toc526337012"/>
        <w:bookmarkStart w:id="5270" w:name="_Toc526337178"/>
        <w:bookmarkStart w:id="5271" w:name="_Toc526360970"/>
        <w:bookmarkStart w:id="5272" w:name="_Toc526362076"/>
        <w:bookmarkStart w:id="5273" w:name="_Toc526362163"/>
        <w:bookmarkStart w:id="5274" w:name="_Toc526367921"/>
        <w:bookmarkStart w:id="5275" w:name="_Toc526408295"/>
        <w:bookmarkStart w:id="5276" w:name="_Toc526408448"/>
        <w:bookmarkStart w:id="5277" w:name="_Toc526408535"/>
        <w:bookmarkStart w:id="5278" w:name="_Toc526408622"/>
        <w:bookmarkStart w:id="5279" w:name="_Toc526409277"/>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del>
    </w:p>
    <w:p w14:paraId="72A47BEB" w14:textId="77777777" w:rsidR="00077E3D" w:rsidDel="00311B10" w:rsidRDefault="00B53B6E">
      <w:pPr>
        <w:pStyle w:val="Heading2"/>
        <w:rPr>
          <w:del w:id="5280" w:author="Peter Simpson" w:date="2018-10-03T13:15:00Z"/>
        </w:rPr>
        <w:pPrChange w:id="5281" w:author="Peter Simpson" w:date="2018-10-03T20:18:00Z">
          <w:pPr>
            <w:pStyle w:val="Caption"/>
          </w:pPr>
        </w:pPrChange>
      </w:pPr>
      <w:del w:id="5282"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283" w:author="Peter Simpson" w:date="2018-10-03T11:45:00Z">
        <w:r w:rsidR="00E075C1" w:rsidDel="002152E8">
          <w:rPr>
            <w:noProof/>
          </w:rPr>
          <w:delText>1</w:delText>
        </w:r>
      </w:del>
      <w:del w:id="5284" w:author="Peter Simpson" w:date="2018-10-03T13:15:00Z">
        <w:r w:rsidR="00D150C3" w:rsidDel="00311B10">
          <w:fldChar w:fldCharType="end"/>
        </w:r>
        <w:r w:rsidDel="00311B10">
          <w:delText xml:space="preserve"> - Remote server console</w:delText>
        </w:r>
        <w:bookmarkStart w:id="5285" w:name="_Toc526336504"/>
        <w:bookmarkStart w:id="5286" w:name="_Toc526336673"/>
        <w:bookmarkStart w:id="5287" w:name="_Toc526336843"/>
        <w:bookmarkStart w:id="5288" w:name="_Toc526337013"/>
        <w:bookmarkStart w:id="5289" w:name="_Toc526337179"/>
        <w:bookmarkStart w:id="5290" w:name="_Toc526360971"/>
        <w:bookmarkStart w:id="5291" w:name="_Toc526362077"/>
        <w:bookmarkStart w:id="5292" w:name="_Toc526362164"/>
        <w:bookmarkStart w:id="5293" w:name="_Toc526367922"/>
        <w:bookmarkStart w:id="5294" w:name="_Toc526408296"/>
        <w:bookmarkStart w:id="5295" w:name="_Toc526408449"/>
        <w:bookmarkStart w:id="5296" w:name="_Toc526408536"/>
        <w:bookmarkStart w:id="5297" w:name="_Toc526408623"/>
        <w:bookmarkStart w:id="5298" w:name="_Toc526409278"/>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del>
    </w:p>
    <w:p w14:paraId="2B32E514" w14:textId="77777777" w:rsidR="00077E3D" w:rsidDel="00311B10" w:rsidRDefault="00077E3D">
      <w:pPr>
        <w:pStyle w:val="Heading2"/>
        <w:rPr>
          <w:del w:id="5299" w:author="Peter Simpson" w:date="2018-10-03T13:15:00Z"/>
        </w:rPr>
        <w:pPrChange w:id="5300" w:author="Peter Simpson" w:date="2018-10-03T20:18:00Z">
          <w:pPr>
            <w:keepNext/>
          </w:pPr>
        </w:pPrChange>
      </w:pPr>
      <w:del w:id="5301" w:author="Peter Simpson" w:date="2018-10-03T13:15:00Z">
        <w:r w:rsidDel="00311B10">
          <w:rPr>
            <w:noProof/>
            <w:lang w:val="en-US" w:eastAsia="en-US"/>
          </w:rPr>
          <w:drawing>
            <wp:inline distT="0" distB="0" distL="0" distR="0" wp14:anchorId="7589A3B7" wp14:editId="3C5AA362">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3816350"/>
                      </a:xfrm>
                      <a:prstGeom prst="rect">
                        <a:avLst/>
                      </a:prstGeom>
                    </pic:spPr>
                  </pic:pic>
                </a:graphicData>
              </a:graphic>
            </wp:inline>
          </w:drawing>
        </w:r>
        <w:bookmarkStart w:id="5302" w:name="_Toc526336505"/>
        <w:bookmarkStart w:id="5303" w:name="_Toc526336674"/>
        <w:bookmarkStart w:id="5304" w:name="_Toc526336844"/>
        <w:bookmarkStart w:id="5305" w:name="_Toc526337014"/>
        <w:bookmarkStart w:id="5306" w:name="_Toc526337180"/>
        <w:bookmarkStart w:id="5307" w:name="_Toc526360972"/>
        <w:bookmarkStart w:id="5308" w:name="_Toc526362078"/>
        <w:bookmarkStart w:id="5309" w:name="_Toc526362165"/>
        <w:bookmarkStart w:id="5310" w:name="_Toc526367923"/>
        <w:bookmarkStart w:id="5311" w:name="_Toc526408297"/>
        <w:bookmarkStart w:id="5312" w:name="_Toc526408450"/>
        <w:bookmarkStart w:id="5313" w:name="_Toc526408537"/>
        <w:bookmarkStart w:id="5314" w:name="_Toc526408624"/>
        <w:bookmarkStart w:id="5315" w:name="_Toc526409279"/>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del>
    </w:p>
    <w:p w14:paraId="5A8AE9BC" w14:textId="77777777" w:rsidR="00332817" w:rsidDel="00311B10" w:rsidRDefault="00077E3D">
      <w:pPr>
        <w:pStyle w:val="Heading2"/>
        <w:rPr>
          <w:del w:id="5316" w:author="Peter Simpson" w:date="2018-10-03T13:15:00Z"/>
        </w:rPr>
        <w:pPrChange w:id="5317" w:author="Peter Simpson" w:date="2018-10-03T20:18:00Z">
          <w:pPr>
            <w:pStyle w:val="Caption"/>
          </w:pPr>
        </w:pPrChange>
      </w:pPr>
      <w:del w:id="5318"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319" w:author="Peter Simpson" w:date="2018-10-03T11:45:00Z">
        <w:r w:rsidR="00E075C1" w:rsidDel="002152E8">
          <w:rPr>
            <w:noProof/>
          </w:rPr>
          <w:delText>2</w:delText>
        </w:r>
      </w:del>
      <w:del w:id="5320" w:author="Peter Simpson" w:date="2018-10-03T13:15:00Z">
        <w:r w:rsidR="00D150C3" w:rsidDel="00311B10">
          <w:fldChar w:fldCharType="end"/>
        </w:r>
        <w:r w:rsidDel="00311B10">
          <w:delText xml:space="preserve"> - Remote server configuration form</w:delText>
        </w:r>
        <w:bookmarkStart w:id="5321" w:name="_Toc526336506"/>
        <w:bookmarkStart w:id="5322" w:name="_Toc526336675"/>
        <w:bookmarkStart w:id="5323" w:name="_Toc526336845"/>
        <w:bookmarkStart w:id="5324" w:name="_Toc526337015"/>
        <w:bookmarkStart w:id="5325" w:name="_Toc526337181"/>
        <w:bookmarkStart w:id="5326" w:name="_Toc526360973"/>
        <w:bookmarkStart w:id="5327" w:name="_Toc526362079"/>
        <w:bookmarkStart w:id="5328" w:name="_Toc526362166"/>
        <w:bookmarkStart w:id="5329" w:name="_Toc526367924"/>
        <w:bookmarkStart w:id="5330" w:name="_Toc526408298"/>
        <w:bookmarkStart w:id="5331" w:name="_Toc526408451"/>
        <w:bookmarkStart w:id="5332" w:name="_Toc526408538"/>
        <w:bookmarkStart w:id="5333" w:name="_Toc526408625"/>
        <w:bookmarkStart w:id="5334" w:name="_Toc52640928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del>
    </w:p>
    <w:p w14:paraId="1E35B75A" w14:textId="77777777" w:rsidR="00F75F1F" w:rsidDel="00311B10" w:rsidRDefault="00F75F1F">
      <w:pPr>
        <w:pStyle w:val="Heading2"/>
        <w:rPr>
          <w:del w:id="5335" w:author="Peter Simpson" w:date="2018-10-03T13:15:00Z"/>
        </w:rPr>
        <w:pPrChange w:id="5336" w:author="Peter Simpson" w:date="2018-10-03T20:18:00Z">
          <w:pPr>
            <w:pStyle w:val="Heading4"/>
          </w:pPr>
        </w:pPrChange>
      </w:pPr>
      <w:del w:id="5337" w:author="Peter Simpson" w:date="2018-10-03T13:15:00Z">
        <w:r w:rsidDel="00311B10">
          <w:delText>IP Address</w:delText>
        </w:r>
        <w:bookmarkStart w:id="5338" w:name="_Toc526336507"/>
        <w:bookmarkStart w:id="5339" w:name="_Toc526336676"/>
        <w:bookmarkStart w:id="5340" w:name="_Toc526336846"/>
        <w:bookmarkStart w:id="5341" w:name="_Toc526337016"/>
        <w:bookmarkStart w:id="5342" w:name="_Toc526337182"/>
        <w:bookmarkStart w:id="5343" w:name="_Toc526360974"/>
        <w:bookmarkStart w:id="5344" w:name="_Toc526362080"/>
        <w:bookmarkStart w:id="5345" w:name="_Toc526362167"/>
        <w:bookmarkStart w:id="5346" w:name="_Toc526367925"/>
        <w:bookmarkStart w:id="5347" w:name="_Toc526408299"/>
        <w:bookmarkStart w:id="5348" w:name="_Toc526408452"/>
        <w:bookmarkStart w:id="5349" w:name="_Toc526408539"/>
        <w:bookmarkStart w:id="5350" w:name="_Toc526408626"/>
        <w:bookmarkStart w:id="5351" w:name="_Toc526409281"/>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del>
    </w:p>
    <w:p w14:paraId="0DC7BA4F" w14:textId="77777777" w:rsidR="00781FEA" w:rsidDel="00311B10" w:rsidRDefault="00781FEA">
      <w:pPr>
        <w:pStyle w:val="Heading2"/>
        <w:rPr>
          <w:del w:id="5352" w:author="Peter Simpson" w:date="2018-10-03T13:15:00Z"/>
        </w:rPr>
        <w:pPrChange w:id="5353" w:author="Peter Simpson" w:date="2018-10-03T20:18:00Z">
          <w:pPr/>
        </w:pPrChange>
      </w:pPr>
      <w:del w:id="5354"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355" w:name="_Toc526336508"/>
        <w:bookmarkStart w:id="5356" w:name="_Toc526336677"/>
        <w:bookmarkStart w:id="5357" w:name="_Toc526336847"/>
        <w:bookmarkStart w:id="5358" w:name="_Toc526337017"/>
        <w:bookmarkStart w:id="5359" w:name="_Toc526337183"/>
        <w:bookmarkStart w:id="5360" w:name="_Toc526360975"/>
        <w:bookmarkStart w:id="5361" w:name="_Toc526362081"/>
        <w:bookmarkStart w:id="5362" w:name="_Toc526362168"/>
        <w:bookmarkStart w:id="5363" w:name="_Toc526367926"/>
        <w:bookmarkStart w:id="5364" w:name="_Toc526408300"/>
        <w:bookmarkStart w:id="5365" w:name="_Toc526408453"/>
        <w:bookmarkStart w:id="5366" w:name="_Toc526408540"/>
        <w:bookmarkStart w:id="5367" w:name="_Toc526408627"/>
        <w:bookmarkStart w:id="5368" w:name="_Toc526409282"/>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del>
    </w:p>
    <w:p w14:paraId="42432E88" w14:textId="77777777" w:rsidR="00F75F1F" w:rsidDel="00311B10" w:rsidRDefault="00F75F1F">
      <w:pPr>
        <w:pStyle w:val="Heading2"/>
        <w:rPr>
          <w:del w:id="5369" w:author="Peter Simpson" w:date="2018-10-03T13:15:00Z"/>
        </w:rPr>
        <w:pPrChange w:id="5370" w:author="Peter Simpson" w:date="2018-10-03T20:18:00Z">
          <w:pPr>
            <w:pStyle w:val="Heading4"/>
          </w:pPr>
        </w:pPrChange>
      </w:pPr>
      <w:del w:id="5371" w:author="Peter Simpson" w:date="2018-10-03T13:15:00Z">
        <w:r w:rsidDel="00311B10">
          <w:delText>Device Selection</w:delText>
        </w:r>
        <w:bookmarkStart w:id="5372" w:name="_Toc526336509"/>
        <w:bookmarkStart w:id="5373" w:name="_Toc526336678"/>
        <w:bookmarkStart w:id="5374" w:name="_Toc526336848"/>
        <w:bookmarkStart w:id="5375" w:name="_Toc526337018"/>
        <w:bookmarkStart w:id="5376" w:name="_Toc526337184"/>
        <w:bookmarkStart w:id="5377" w:name="_Toc526360976"/>
        <w:bookmarkStart w:id="5378" w:name="_Toc526362082"/>
        <w:bookmarkStart w:id="5379" w:name="_Toc526362169"/>
        <w:bookmarkStart w:id="5380" w:name="_Toc526367927"/>
        <w:bookmarkStart w:id="5381" w:name="_Toc526408301"/>
        <w:bookmarkStart w:id="5382" w:name="_Toc526408454"/>
        <w:bookmarkStart w:id="5383" w:name="_Toc526408541"/>
        <w:bookmarkStart w:id="5384" w:name="_Toc526408628"/>
        <w:bookmarkStart w:id="5385" w:name="_Toc526409283"/>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14:paraId="265CFC56" w14:textId="77777777" w:rsidR="00F75F1F" w:rsidDel="00311B10" w:rsidRDefault="00F75F1F">
      <w:pPr>
        <w:pStyle w:val="Heading2"/>
        <w:rPr>
          <w:del w:id="5386" w:author="Peter Simpson" w:date="2018-10-03T13:15:00Z"/>
        </w:rPr>
        <w:pPrChange w:id="5387" w:author="Peter Simpson" w:date="2018-10-03T20:18:00Z">
          <w:pPr/>
        </w:pPrChange>
      </w:pPr>
      <w:del w:id="5388"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389" w:name="_Toc526336510"/>
        <w:bookmarkStart w:id="5390" w:name="_Toc526336679"/>
        <w:bookmarkStart w:id="5391" w:name="_Toc526336849"/>
        <w:bookmarkStart w:id="5392" w:name="_Toc526337019"/>
        <w:bookmarkStart w:id="5393" w:name="_Toc526337185"/>
        <w:bookmarkStart w:id="5394" w:name="_Toc526360977"/>
        <w:bookmarkStart w:id="5395" w:name="_Toc526362083"/>
        <w:bookmarkStart w:id="5396" w:name="_Toc526362170"/>
        <w:bookmarkStart w:id="5397" w:name="_Toc526367928"/>
        <w:bookmarkStart w:id="5398" w:name="_Toc526408302"/>
        <w:bookmarkStart w:id="5399" w:name="_Toc526408455"/>
        <w:bookmarkStart w:id="5400" w:name="_Toc526408542"/>
        <w:bookmarkStart w:id="5401" w:name="_Toc526408629"/>
        <w:bookmarkStart w:id="5402" w:name="_Toc526409284"/>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del>
    </w:p>
    <w:p w14:paraId="58493C6B" w14:textId="77777777" w:rsidR="00E56A74" w:rsidDel="00311B10" w:rsidRDefault="00E56A74">
      <w:pPr>
        <w:pStyle w:val="Heading2"/>
        <w:rPr>
          <w:del w:id="5403" w:author="Peter Simpson" w:date="2018-10-03T13:15:00Z"/>
        </w:rPr>
        <w:pPrChange w:id="5404" w:author="Peter Simpson" w:date="2018-10-03T20:18:00Z">
          <w:pPr/>
        </w:pPrChange>
      </w:pPr>
      <w:del w:id="5405"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406" w:name="_Toc526336511"/>
        <w:bookmarkStart w:id="5407" w:name="_Toc526336680"/>
        <w:bookmarkStart w:id="5408" w:name="_Toc526336850"/>
        <w:bookmarkStart w:id="5409" w:name="_Toc526337020"/>
        <w:bookmarkStart w:id="5410" w:name="_Toc526337186"/>
        <w:bookmarkStart w:id="5411" w:name="_Toc526360978"/>
        <w:bookmarkStart w:id="5412" w:name="_Toc526362084"/>
        <w:bookmarkStart w:id="5413" w:name="_Toc526362171"/>
        <w:bookmarkStart w:id="5414" w:name="_Toc526367929"/>
        <w:bookmarkStart w:id="5415" w:name="_Toc526408303"/>
        <w:bookmarkStart w:id="5416" w:name="_Toc526408456"/>
        <w:bookmarkStart w:id="5417" w:name="_Toc526408543"/>
        <w:bookmarkStart w:id="5418" w:name="_Toc526408630"/>
        <w:bookmarkStart w:id="5419" w:name="_Toc52640928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del>
    </w:p>
    <w:p w14:paraId="0C9FB229" w14:textId="77777777" w:rsidR="00077E3D" w:rsidDel="00311B10" w:rsidRDefault="00B53B6E">
      <w:pPr>
        <w:pStyle w:val="Heading2"/>
        <w:rPr>
          <w:del w:id="5420" w:author="Peter Simpson" w:date="2018-10-03T13:15:00Z"/>
        </w:rPr>
        <w:pPrChange w:id="5421" w:author="Peter Simpson" w:date="2018-10-03T20:18:00Z">
          <w:pPr/>
        </w:pPrChange>
      </w:pPr>
      <w:del w:id="5422"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423" w:name="_Toc526336512"/>
        <w:bookmarkStart w:id="5424" w:name="_Toc526336681"/>
        <w:bookmarkStart w:id="5425" w:name="_Toc526336851"/>
        <w:bookmarkStart w:id="5426" w:name="_Toc526337021"/>
        <w:bookmarkStart w:id="5427" w:name="_Toc526337187"/>
        <w:bookmarkStart w:id="5428" w:name="_Toc526360979"/>
        <w:bookmarkStart w:id="5429" w:name="_Toc526362085"/>
        <w:bookmarkStart w:id="5430" w:name="_Toc526362172"/>
        <w:bookmarkStart w:id="5431" w:name="_Toc526367930"/>
        <w:bookmarkStart w:id="5432" w:name="_Toc526408304"/>
        <w:bookmarkStart w:id="5433" w:name="_Toc526408457"/>
        <w:bookmarkStart w:id="5434" w:name="_Toc526408544"/>
        <w:bookmarkStart w:id="5435" w:name="_Toc526408631"/>
        <w:bookmarkStart w:id="5436" w:name="_Toc526409286"/>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del>
    </w:p>
    <w:p w14:paraId="658287D7" w14:textId="77777777" w:rsidR="00077E3D" w:rsidDel="00311B10" w:rsidRDefault="00077E3D">
      <w:pPr>
        <w:pStyle w:val="Heading2"/>
        <w:rPr>
          <w:del w:id="5437" w:author="Peter Simpson" w:date="2018-10-03T13:15:00Z"/>
        </w:rPr>
        <w:pPrChange w:id="5438" w:author="Peter Simpson" w:date="2018-10-03T20:18:00Z">
          <w:pPr>
            <w:pStyle w:val="Heading4"/>
          </w:pPr>
        </w:pPrChange>
      </w:pPr>
      <w:del w:id="5439" w:author="Peter Simpson" w:date="2018-10-03T13:15:00Z">
        <w:r w:rsidDel="00311B10">
          <w:delText>Connected Settings</w:delText>
        </w:r>
        <w:bookmarkStart w:id="5440" w:name="_Toc526336513"/>
        <w:bookmarkStart w:id="5441" w:name="_Toc526336682"/>
        <w:bookmarkStart w:id="5442" w:name="_Toc526336852"/>
        <w:bookmarkStart w:id="5443" w:name="_Toc526337022"/>
        <w:bookmarkStart w:id="5444" w:name="_Toc526337188"/>
        <w:bookmarkStart w:id="5445" w:name="_Toc526360980"/>
        <w:bookmarkStart w:id="5446" w:name="_Toc526362086"/>
        <w:bookmarkStart w:id="5447" w:name="_Toc526362173"/>
        <w:bookmarkStart w:id="5448" w:name="_Toc526367931"/>
        <w:bookmarkStart w:id="5449" w:name="_Toc526408305"/>
        <w:bookmarkStart w:id="5450" w:name="_Toc526408458"/>
        <w:bookmarkStart w:id="5451" w:name="_Toc526408545"/>
        <w:bookmarkStart w:id="5452" w:name="_Toc526408632"/>
        <w:bookmarkStart w:id="5453" w:name="_Toc526409287"/>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del>
    </w:p>
    <w:p w14:paraId="5BA21EBE" w14:textId="77777777" w:rsidR="00B53B6E" w:rsidDel="00311B10" w:rsidRDefault="00A00290">
      <w:pPr>
        <w:pStyle w:val="Heading2"/>
        <w:rPr>
          <w:del w:id="5454" w:author="Peter Simpson" w:date="2018-10-03T13:15:00Z"/>
        </w:rPr>
        <w:pPrChange w:id="5455" w:author="Peter Simpson" w:date="2018-10-03T20:18:00Z">
          <w:pPr/>
        </w:pPrChange>
      </w:pPr>
      <w:del w:id="5456"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457" w:name="_Toc526336514"/>
        <w:bookmarkStart w:id="5458" w:name="_Toc526336683"/>
        <w:bookmarkStart w:id="5459" w:name="_Toc526336853"/>
        <w:bookmarkStart w:id="5460" w:name="_Toc526337023"/>
        <w:bookmarkStart w:id="5461" w:name="_Toc526337189"/>
        <w:bookmarkStart w:id="5462" w:name="_Toc526360981"/>
        <w:bookmarkStart w:id="5463" w:name="_Toc526362087"/>
        <w:bookmarkStart w:id="5464" w:name="_Toc526362174"/>
        <w:bookmarkStart w:id="5465" w:name="_Toc526367932"/>
        <w:bookmarkStart w:id="5466" w:name="_Toc526408306"/>
        <w:bookmarkStart w:id="5467" w:name="_Toc526408459"/>
        <w:bookmarkStart w:id="5468" w:name="_Toc526408546"/>
        <w:bookmarkStart w:id="5469" w:name="_Toc526408633"/>
        <w:bookmarkStart w:id="5470" w:name="_Toc526409288"/>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del>
    </w:p>
    <w:p w14:paraId="75823E7B" w14:textId="77777777" w:rsidR="00A00290" w:rsidDel="00311B10" w:rsidRDefault="00077E3D">
      <w:pPr>
        <w:pStyle w:val="Heading2"/>
        <w:rPr>
          <w:del w:id="5471" w:author="Peter Simpson" w:date="2018-10-03T13:15:00Z"/>
        </w:rPr>
        <w:pPrChange w:id="5472" w:author="Peter Simpson" w:date="2018-10-03T20:18:00Z">
          <w:pPr/>
        </w:pPrChange>
      </w:pPr>
      <w:del w:id="5473"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474" w:name="_Toc526336515"/>
        <w:bookmarkStart w:id="5475" w:name="_Toc526336684"/>
        <w:bookmarkStart w:id="5476" w:name="_Toc526336854"/>
        <w:bookmarkStart w:id="5477" w:name="_Toc526337024"/>
        <w:bookmarkStart w:id="5478" w:name="_Toc526337190"/>
        <w:bookmarkStart w:id="5479" w:name="_Toc526360982"/>
        <w:bookmarkStart w:id="5480" w:name="_Toc526362088"/>
        <w:bookmarkStart w:id="5481" w:name="_Toc526362175"/>
        <w:bookmarkStart w:id="5482" w:name="_Toc526367933"/>
        <w:bookmarkStart w:id="5483" w:name="_Toc526408307"/>
        <w:bookmarkStart w:id="5484" w:name="_Toc526408460"/>
        <w:bookmarkStart w:id="5485" w:name="_Toc526408547"/>
        <w:bookmarkStart w:id="5486" w:name="_Toc526408634"/>
        <w:bookmarkStart w:id="5487" w:name="_Toc526409289"/>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del>
    </w:p>
    <w:p w14:paraId="20A3DE43" w14:textId="77777777" w:rsidR="00FF3C7E" w:rsidDel="00311B10" w:rsidRDefault="00FF3C7E">
      <w:pPr>
        <w:pStyle w:val="Heading2"/>
        <w:rPr>
          <w:del w:id="5488" w:author="Peter Simpson" w:date="2018-10-03T13:15:00Z"/>
        </w:rPr>
        <w:pPrChange w:id="5489" w:author="Peter Simpson" w:date="2018-10-03T20:18:00Z">
          <w:pPr>
            <w:pStyle w:val="Heading4"/>
          </w:pPr>
        </w:pPrChange>
      </w:pPr>
      <w:del w:id="5490" w:author="Peter Simpson" w:date="2018-10-03T13:15:00Z">
        <w:r w:rsidDel="00311B10">
          <w:delText>Management Interface</w:delText>
        </w:r>
        <w:bookmarkStart w:id="5491" w:name="_Toc526336516"/>
        <w:bookmarkStart w:id="5492" w:name="_Toc526336685"/>
        <w:bookmarkStart w:id="5493" w:name="_Toc526336855"/>
        <w:bookmarkStart w:id="5494" w:name="_Toc526337025"/>
        <w:bookmarkStart w:id="5495" w:name="_Toc526337191"/>
        <w:bookmarkStart w:id="5496" w:name="_Toc526360983"/>
        <w:bookmarkStart w:id="5497" w:name="_Toc526362089"/>
        <w:bookmarkStart w:id="5498" w:name="_Toc526362176"/>
        <w:bookmarkStart w:id="5499" w:name="_Toc526367934"/>
        <w:bookmarkStart w:id="5500" w:name="_Toc526408308"/>
        <w:bookmarkStart w:id="5501" w:name="_Toc526408461"/>
        <w:bookmarkStart w:id="5502" w:name="_Toc526408548"/>
        <w:bookmarkStart w:id="5503" w:name="_Toc526408635"/>
        <w:bookmarkStart w:id="5504" w:name="_Toc5264092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del>
    </w:p>
    <w:p w14:paraId="49926145" w14:textId="77777777" w:rsidR="00CC15A8" w:rsidDel="00311B10" w:rsidRDefault="00CC15A8">
      <w:pPr>
        <w:pStyle w:val="Heading2"/>
        <w:rPr>
          <w:del w:id="5505" w:author="Peter Simpson" w:date="2018-10-03T13:15:00Z"/>
        </w:rPr>
        <w:pPrChange w:id="5506" w:author="Peter Simpson" w:date="2018-10-03T20:18:00Z">
          <w:pPr/>
        </w:pPrChange>
      </w:pPr>
      <w:del w:id="5507" w:author="Peter Simpson" w:date="2018-10-03T13:15:00Z">
        <w:r w:rsidDel="00311B10">
          <w:delText xml:space="preserve">The management interface provides </w:delText>
        </w:r>
        <w:r w:rsidR="00C75523" w:rsidDel="00311B10">
          <w:delText>some capabilities to manage the server remotely:</w:delText>
        </w:r>
        <w:bookmarkStart w:id="5508" w:name="_Toc526336517"/>
        <w:bookmarkStart w:id="5509" w:name="_Toc526336686"/>
        <w:bookmarkStart w:id="5510" w:name="_Toc526336856"/>
        <w:bookmarkStart w:id="5511" w:name="_Toc526337026"/>
        <w:bookmarkStart w:id="5512" w:name="_Toc526337192"/>
        <w:bookmarkStart w:id="5513" w:name="_Toc526360984"/>
        <w:bookmarkStart w:id="5514" w:name="_Toc526362090"/>
        <w:bookmarkStart w:id="5515" w:name="_Toc526362177"/>
        <w:bookmarkStart w:id="5516" w:name="_Toc526367935"/>
        <w:bookmarkStart w:id="5517" w:name="_Toc526408309"/>
        <w:bookmarkStart w:id="5518" w:name="_Toc526408462"/>
        <w:bookmarkStart w:id="5519" w:name="_Toc526408549"/>
        <w:bookmarkStart w:id="5520" w:name="_Toc526408636"/>
        <w:bookmarkStart w:id="5521" w:name="_Toc526409291"/>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del>
    </w:p>
    <w:p w14:paraId="0FAA5EFF" w14:textId="77777777" w:rsidR="00C75523" w:rsidDel="00311B10" w:rsidRDefault="00C75523">
      <w:pPr>
        <w:pStyle w:val="Heading2"/>
        <w:rPr>
          <w:del w:id="5522" w:author="Peter Simpson" w:date="2018-10-03T13:15:00Z"/>
        </w:rPr>
        <w:pPrChange w:id="5523" w:author="Peter Simpson" w:date="2018-10-03T20:18:00Z">
          <w:pPr>
            <w:pStyle w:val="ListParagraph"/>
            <w:numPr>
              <w:numId w:val="19"/>
            </w:numPr>
            <w:ind w:hanging="360"/>
          </w:pPr>
        </w:pPrChange>
      </w:pPr>
      <w:del w:id="5524" w:author="Peter Simpson" w:date="2018-10-03T13:15:00Z">
        <w:r w:rsidDel="00311B10">
          <w:delText>Return the ASCOM Profile on the remote PC</w:delText>
        </w:r>
        <w:bookmarkStart w:id="5525" w:name="_Toc526336518"/>
        <w:bookmarkStart w:id="5526" w:name="_Toc526336687"/>
        <w:bookmarkStart w:id="5527" w:name="_Toc526336857"/>
        <w:bookmarkStart w:id="5528" w:name="_Toc526337027"/>
        <w:bookmarkStart w:id="5529" w:name="_Toc526337193"/>
        <w:bookmarkStart w:id="5530" w:name="_Toc526360985"/>
        <w:bookmarkStart w:id="5531" w:name="_Toc526362091"/>
        <w:bookmarkStart w:id="5532" w:name="_Toc526362178"/>
        <w:bookmarkStart w:id="5533" w:name="_Toc526367936"/>
        <w:bookmarkStart w:id="5534" w:name="_Toc526408310"/>
        <w:bookmarkStart w:id="5535" w:name="_Toc526408463"/>
        <w:bookmarkStart w:id="5536" w:name="_Toc526408550"/>
        <w:bookmarkStart w:id="5537" w:name="_Toc526408637"/>
        <w:bookmarkStart w:id="5538" w:name="_Toc526409292"/>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del>
    </w:p>
    <w:p w14:paraId="160B28B1" w14:textId="77777777" w:rsidR="00C75523" w:rsidDel="00311B10" w:rsidRDefault="00C75523">
      <w:pPr>
        <w:pStyle w:val="Heading2"/>
        <w:rPr>
          <w:del w:id="5539" w:author="Peter Simpson" w:date="2018-10-03T13:15:00Z"/>
        </w:rPr>
        <w:pPrChange w:id="5540" w:author="Peter Simpson" w:date="2018-10-03T20:18:00Z">
          <w:pPr>
            <w:pStyle w:val="ListParagraph"/>
            <w:numPr>
              <w:numId w:val="19"/>
            </w:numPr>
            <w:ind w:hanging="360"/>
          </w:pPr>
        </w:pPrChange>
      </w:pPr>
      <w:del w:id="5541" w:author="Peter Simpson" w:date="2018-10-03T13:15:00Z">
        <w:r w:rsidDel="00311B10">
          <w:delText>Return the Remote Server device configuration</w:delText>
        </w:r>
        <w:bookmarkStart w:id="5542" w:name="_Toc526336519"/>
        <w:bookmarkStart w:id="5543" w:name="_Toc526336688"/>
        <w:bookmarkStart w:id="5544" w:name="_Toc526336858"/>
        <w:bookmarkStart w:id="5545" w:name="_Toc526337028"/>
        <w:bookmarkStart w:id="5546" w:name="_Toc526337194"/>
        <w:bookmarkStart w:id="5547" w:name="_Toc526360986"/>
        <w:bookmarkStart w:id="5548" w:name="_Toc526362092"/>
        <w:bookmarkStart w:id="5549" w:name="_Toc526362179"/>
        <w:bookmarkStart w:id="5550" w:name="_Toc526367937"/>
        <w:bookmarkStart w:id="5551" w:name="_Toc526408311"/>
        <w:bookmarkStart w:id="5552" w:name="_Toc526408464"/>
        <w:bookmarkStart w:id="5553" w:name="_Toc526408551"/>
        <w:bookmarkStart w:id="5554" w:name="_Toc526408638"/>
        <w:bookmarkStart w:id="5555" w:name="_Toc526409293"/>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del>
    </w:p>
    <w:p w14:paraId="4524CFCA" w14:textId="77777777" w:rsidR="00C75523" w:rsidDel="00311B10" w:rsidRDefault="00C75523">
      <w:pPr>
        <w:pStyle w:val="Heading2"/>
        <w:rPr>
          <w:del w:id="5556" w:author="Peter Simpson" w:date="2018-10-03T13:15:00Z"/>
        </w:rPr>
        <w:pPrChange w:id="5557" w:author="Peter Simpson" w:date="2018-10-03T20:18:00Z">
          <w:pPr>
            <w:pStyle w:val="ListParagraph"/>
            <w:numPr>
              <w:numId w:val="19"/>
            </w:numPr>
            <w:ind w:hanging="360"/>
          </w:pPr>
        </w:pPrChange>
      </w:pPr>
      <w:del w:id="5558" w:author="Peter Simpson" w:date="2018-10-03T13:15:00Z">
        <w:r w:rsidDel="00311B10">
          <w:delText>Return the instantaneous number of concurrent transactions that the server is handling</w:delText>
        </w:r>
        <w:bookmarkStart w:id="5559" w:name="_Toc526336520"/>
        <w:bookmarkStart w:id="5560" w:name="_Toc526336689"/>
        <w:bookmarkStart w:id="5561" w:name="_Toc526336859"/>
        <w:bookmarkStart w:id="5562" w:name="_Toc526337029"/>
        <w:bookmarkStart w:id="5563" w:name="_Toc526337195"/>
        <w:bookmarkStart w:id="5564" w:name="_Toc526360987"/>
        <w:bookmarkStart w:id="5565" w:name="_Toc526362093"/>
        <w:bookmarkStart w:id="5566" w:name="_Toc526362180"/>
        <w:bookmarkStart w:id="5567" w:name="_Toc526367938"/>
        <w:bookmarkStart w:id="5568" w:name="_Toc526408312"/>
        <w:bookmarkStart w:id="5569" w:name="_Toc526408465"/>
        <w:bookmarkStart w:id="5570" w:name="_Toc526408552"/>
        <w:bookmarkStart w:id="5571" w:name="_Toc526408639"/>
        <w:bookmarkStart w:id="5572" w:name="_Toc526409294"/>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del>
    </w:p>
    <w:p w14:paraId="304448C8" w14:textId="77777777" w:rsidR="00C75523" w:rsidRPr="00CC15A8" w:rsidDel="00311B10" w:rsidRDefault="00C75523">
      <w:pPr>
        <w:pStyle w:val="Heading2"/>
        <w:rPr>
          <w:del w:id="5573" w:author="Peter Simpson" w:date="2018-10-03T13:15:00Z"/>
        </w:rPr>
        <w:pPrChange w:id="5574" w:author="Peter Simpson" w:date="2018-10-03T20:18:00Z">
          <w:pPr>
            <w:pStyle w:val="ListParagraph"/>
            <w:numPr>
              <w:numId w:val="19"/>
            </w:numPr>
            <w:ind w:hanging="360"/>
          </w:pPr>
        </w:pPrChange>
      </w:pPr>
      <w:del w:id="5575" w:author="Peter Simpson" w:date="2018-10-03T13:15:00Z">
        <w:r w:rsidDel="00311B10">
          <w:delText>Unload and reload the served drivers</w:delText>
        </w:r>
        <w:bookmarkStart w:id="5576" w:name="_Toc526336521"/>
        <w:bookmarkStart w:id="5577" w:name="_Toc526336690"/>
        <w:bookmarkStart w:id="5578" w:name="_Toc526336860"/>
        <w:bookmarkStart w:id="5579" w:name="_Toc526337030"/>
        <w:bookmarkStart w:id="5580" w:name="_Toc526337196"/>
        <w:bookmarkStart w:id="5581" w:name="_Toc526360988"/>
        <w:bookmarkStart w:id="5582" w:name="_Toc526362094"/>
        <w:bookmarkStart w:id="5583" w:name="_Toc526362181"/>
        <w:bookmarkStart w:id="5584" w:name="_Toc526367939"/>
        <w:bookmarkStart w:id="5585" w:name="_Toc526408313"/>
        <w:bookmarkStart w:id="5586" w:name="_Toc526408466"/>
        <w:bookmarkStart w:id="5587" w:name="_Toc526408553"/>
        <w:bookmarkStart w:id="5588" w:name="_Toc526408640"/>
        <w:bookmarkStart w:id="5589" w:name="_Toc52640929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del>
    </w:p>
    <w:p w14:paraId="46A8F6AD" w14:textId="77777777" w:rsidR="00FF3C7E" w:rsidDel="00311B10" w:rsidRDefault="00C75523">
      <w:pPr>
        <w:pStyle w:val="Heading2"/>
        <w:rPr>
          <w:del w:id="5590" w:author="Peter Simpson" w:date="2018-10-03T13:15:00Z"/>
        </w:rPr>
        <w:pPrChange w:id="5591" w:author="Peter Simpson" w:date="2018-10-03T20:18:00Z">
          <w:pPr/>
        </w:pPrChange>
      </w:pPr>
      <w:del w:id="5592" w:author="Peter Simpson" w:date="2018-10-03T13:15:00Z">
        <w:r w:rsidDel="00311B10">
          <w:delText>The management interface is enabled or disabled through the “Enable management interface” check box.</w:delText>
        </w:r>
        <w:bookmarkStart w:id="5593" w:name="_Toc526336522"/>
        <w:bookmarkStart w:id="5594" w:name="_Toc526336691"/>
        <w:bookmarkStart w:id="5595" w:name="_Toc526336861"/>
        <w:bookmarkStart w:id="5596" w:name="_Toc526337031"/>
        <w:bookmarkStart w:id="5597" w:name="_Toc526337197"/>
        <w:bookmarkStart w:id="5598" w:name="_Toc526360989"/>
        <w:bookmarkStart w:id="5599" w:name="_Toc526362095"/>
        <w:bookmarkStart w:id="5600" w:name="_Toc526362182"/>
        <w:bookmarkStart w:id="5601" w:name="_Toc526367940"/>
        <w:bookmarkStart w:id="5602" w:name="_Toc526408314"/>
        <w:bookmarkStart w:id="5603" w:name="_Toc526408467"/>
        <w:bookmarkStart w:id="5604" w:name="_Toc526408554"/>
        <w:bookmarkStart w:id="5605" w:name="_Toc526408641"/>
        <w:bookmarkStart w:id="5606" w:name="_Toc526409296"/>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del>
    </w:p>
    <w:p w14:paraId="5B0C1267" w14:textId="77777777" w:rsidR="00C75523" w:rsidDel="00311B10" w:rsidRDefault="00C75523">
      <w:pPr>
        <w:pStyle w:val="Heading2"/>
        <w:rPr>
          <w:del w:id="5607" w:author="Peter Simpson" w:date="2018-10-03T13:15:00Z"/>
        </w:rPr>
        <w:pPrChange w:id="5608" w:author="Peter Simpson" w:date="2018-10-03T20:18:00Z">
          <w:pPr>
            <w:pStyle w:val="Heading4"/>
          </w:pPr>
        </w:pPrChange>
      </w:pPr>
      <w:del w:id="5609" w:author="Peter Simpson" w:date="2018-10-03T13:15:00Z">
        <w:r w:rsidDel="00311B10">
          <w:delText>Drivers in Separate Threads</w:delText>
        </w:r>
        <w:bookmarkStart w:id="5610" w:name="_Toc526336523"/>
        <w:bookmarkStart w:id="5611" w:name="_Toc526336692"/>
        <w:bookmarkStart w:id="5612" w:name="_Toc526336862"/>
        <w:bookmarkStart w:id="5613" w:name="_Toc526337032"/>
        <w:bookmarkStart w:id="5614" w:name="_Toc526337198"/>
        <w:bookmarkStart w:id="5615" w:name="_Toc526360990"/>
        <w:bookmarkStart w:id="5616" w:name="_Toc526362096"/>
        <w:bookmarkStart w:id="5617" w:name="_Toc526362183"/>
        <w:bookmarkStart w:id="5618" w:name="_Toc526367941"/>
        <w:bookmarkStart w:id="5619" w:name="_Toc526408315"/>
        <w:bookmarkStart w:id="5620" w:name="_Toc526408468"/>
        <w:bookmarkStart w:id="5621" w:name="_Toc526408555"/>
        <w:bookmarkStart w:id="5622" w:name="_Toc526408642"/>
        <w:bookmarkStart w:id="5623" w:name="_Toc526409297"/>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del>
    </w:p>
    <w:p w14:paraId="792AE529" w14:textId="77777777" w:rsidR="00C75523" w:rsidDel="00311B10" w:rsidRDefault="00C75523">
      <w:pPr>
        <w:pStyle w:val="Heading2"/>
        <w:rPr>
          <w:del w:id="5624" w:author="Peter Simpson" w:date="2018-10-03T13:15:00Z"/>
        </w:rPr>
        <w:pPrChange w:id="5625" w:author="Peter Simpson" w:date="2018-10-03T20:18:00Z">
          <w:pPr/>
        </w:pPrChange>
      </w:pPr>
      <w:del w:id="5626" w:author="Peter Simpson" w:date="2018-10-03T13:15:00Z">
        <w:r w:rsidDel="00311B10">
          <w:delText>The “Run Drivers in Separate Threads” checkbox chooses between:</w:delText>
        </w:r>
        <w:bookmarkStart w:id="5627" w:name="_Toc526336524"/>
        <w:bookmarkStart w:id="5628" w:name="_Toc526336693"/>
        <w:bookmarkStart w:id="5629" w:name="_Toc526336863"/>
        <w:bookmarkStart w:id="5630" w:name="_Toc526337033"/>
        <w:bookmarkStart w:id="5631" w:name="_Toc526337199"/>
        <w:bookmarkStart w:id="5632" w:name="_Toc526360991"/>
        <w:bookmarkStart w:id="5633" w:name="_Toc526362097"/>
        <w:bookmarkStart w:id="5634" w:name="_Toc526362184"/>
        <w:bookmarkStart w:id="5635" w:name="_Toc526367942"/>
        <w:bookmarkStart w:id="5636" w:name="_Toc526408316"/>
        <w:bookmarkStart w:id="5637" w:name="_Toc526408469"/>
        <w:bookmarkStart w:id="5638" w:name="_Toc526408556"/>
        <w:bookmarkStart w:id="5639" w:name="_Toc526408643"/>
        <w:bookmarkStart w:id="5640" w:name="_Toc526409298"/>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del>
    </w:p>
    <w:p w14:paraId="7DA65DBC" w14:textId="77777777" w:rsidR="003A50A3" w:rsidDel="00311B10" w:rsidRDefault="003A50A3">
      <w:pPr>
        <w:pStyle w:val="Heading2"/>
        <w:rPr>
          <w:del w:id="5641" w:author="Peter Simpson" w:date="2018-10-03T13:15:00Z"/>
        </w:rPr>
        <w:pPrChange w:id="5642" w:author="Peter Simpson" w:date="2018-10-03T20:18:00Z">
          <w:pPr>
            <w:pStyle w:val="ListParagraph"/>
            <w:numPr>
              <w:numId w:val="20"/>
            </w:numPr>
            <w:ind w:left="765" w:hanging="360"/>
          </w:pPr>
        </w:pPrChange>
      </w:pPr>
      <w:del w:id="5643" w:author="Peter Simpson" w:date="2018-10-03T13:15:00Z">
        <w:r w:rsidDel="00311B10">
          <w:delText>Running each driver in its own separate thread with its own independent Windows event loop. (Default)</w:delText>
        </w:r>
        <w:bookmarkStart w:id="5644" w:name="_Toc526336525"/>
        <w:bookmarkStart w:id="5645" w:name="_Toc526336694"/>
        <w:bookmarkStart w:id="5646" w:name="_Toc526336864"/>
        <w:bookmarkStart w:id="5647" w:name="_Toc526337034"/>
        <w:bookmarkStart w:id="5648" w:name="_Toc526337200"/>
        <w:bookmarkStart w:id="5649" w:name="_Toc526360992"/>
        <w:bookmarkStart w:id="5650" w:name="_Toc526362098"/>
        <w:bookmarkStart w:id="5651" w:name="_Toc526362185"/>
        <w:bookmarkStart w:id="5652" w:name="_Toc526367943"/>
        <w:bookmarkStart w:id="5653" w:name="_Toc526408317"/>
        <w:bookmarkStart w:id="5654" w:name="_Toc526408470"/>
        <w:bookmarkStart w:id="5655" w:name="_Toc526408557"/>
        <w:bookmarkStart w:id="5656" w:name="_Toc526408644"/>
        <w:bookmarkStart w:id="5657" w:name="_Toc526409299"/>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del>
    </w:p>
    <w:p w14:paraId="726701A3" w14:textId="77777777" w:rsidR="00C75523" w:rsidDel="00311B10" w:rsidRDefault="003A50A3">
      <w:pPr>
        <w:pStyle w:val="Heading2"/>
        <w:rPr>
          <w:del w:id="5658" w:author="Peter Simpson" w:date="2018-10-03T13:15:00Z"/>
        </w:rPr>
        <w:pPrChange w:id="5659" w:author="Peter Simpson" w:date="2018-10-03T20:18:00Z">
          <w:pPr>
            <w:pStyle w:val="ListParagraph"/>
            <w:numPr>
              <w:numId w:val="20"/>
            </w:numPr>
            <w:ind w:left="765" w:hanging="360"/>
          </w:pPr>
        </w:pPrChange>
      </w:pPr>
      <w:del w:id="5660"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661" w:name="_Toc526336526"/>
        <w:bookmarkStart w:id="5662" w:name="_Toc526336695"/>
        <w:bookmarkStart w:id="5663" w:name="_Toc526336865"/>
        <w:bookmarkStart w:id="5664" w:name="_Toc526337035"/>
        <w:bookmarkStart w:id="5665" w:name="_Toc526337201"/>
        <w:bookmarkStart w:id="5666" w:name="_Toc526360993"/>
        <w:bookmarkStart w:id="5667" w:name="_Toc526362099"/>
        <w:bookmarkStart w:id="5668" w:name="_Toc526362186"/>
        <w:bookmarkStart w:id="5669" w:name="_Toc526367944"/>
        <w:bookmarkStart w:id="5670" w:name="_Toc526408318"/>
        <w:bookmarkStart w:id="5671" w:name="_Toc526408471"/>
        <w:bookmarkStart w:id="5672" w:name="_Toc526408558"/>
        <w:bookmarkStart w:id="5673" w:name="_Toc526408645"/>
        <w:bookmarkStart w:id="5674" w:name="_Toc52640930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del>
    </w:p>
    <w:p w14:paraId="74B6AC4B" w14:textId="77777777" w:rsidR="00C75523" w:rsidRPr="00C75523" w:rsidDel="00311B10" w:rsidRDefault="003A50A3">
      <w:pPr>
        <w:pStyle w:val="Heading2"/>
        <w:rPr>
          <w:del w:id="5675" w:author="Peter Simpson" w:date="2018-10-03T13:15:00Z"/>
        </w:rPr>
        <w:pPrChange w:id="5676" w:author="Peter Simpson" w:date="2018-10-03T20:18:00Z">
          <w:pPr>
            <w:ind w:left="45"/>
          </w:pPr>
        </w:pPrChange>
      </w:pPr>
      <w:del w:id="5677"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678" w:name="_Toc526336527"/>
        <w:bookmarkStart w:id="5679" w:name="_Toc526336696"/>
        <w:bookmarkStart w:id="5680" w:name="_Toc526336866"/>
        <w:bookmarkStart w:id="5681" w:name="_Toc526337036"/>
        <w:bookmarkStart w:id="5682" w:name="_Toc526337202"/>
        <w:bookmarkStart w:id="5683" w:name="_Toc526360994"/>
        <w:bookmarkStart w:id="5684" w:name="_Toc526362100"/>
        <w:bookmarkStart w:id="5685" w:name="_Toc526362187"/>
        <w:bookmarkStart w:id="5686" w:name="_Toc526367945"/>
        <w:bookmarkStart w:id="5687" w:name="_Toc526408319"/>
        <w:bookmarkStart w:id="5688" w:name="_Toc526408472"/>
        <w:bookmarkStart w:id="5689" w:name="_Toc526408559"/>
        <w:bookmarkStart w:id="5690" w:name="_Toc526408646"/>
        <w:bookmarkStart w:id="5691" w:name="_Toc526409301"/>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del>
    </w:p>
    <w:p w14:paraId="1EFCB09C" w14:textId="77777777" w:rsidR="001F606D" w:rsidDel="00F32B98" w:rsidRDefault="00F00FE3">
      <w:pPr>
        <w:pStyle w:val="Heading2"/>
        <w:rPr>
          <w:del w:id="5692" w:author="Peter Simpson" w:date="2018-10-04T09:37:00Z"/>
        </w:rPr>
        <w:pPrChange w:id="5693" w:author="Peter Simpson" w:date="2018-10-03T20:18:00Z">
          <w:pPr>
            <w:pStyle w:val="Heading3"/>
          </w:pPr>
        </w:pPrChange>
      </w:pPr>
      <w:del w:id="5694" w:author="Peter Simpson" w:date="2018-10-04T09:37:00Z">
        <w:r w:rsidDel="00F32B98">
          <w:delText>Remote</w:delText>
        </w:r>
        <w:r w:rsidR="001F606D" w:rsidDel="00F32B98">
          <w:delText xml:space="preserve"> Client</w:delText>
        </w:r>
        <w:r w:rsidR="001C3B77" w:rsidDel="00F32B98">
          <w:delText>s</w:delText>
        </w:r>
        <w:bookmarkStart w:id="5695" w:name="_Toc526409302"/>
        <w:bookmarkEnd w:id="5695"/>
      </w:del>
    </w:p>
    <w:p w14:paraId="5F1011C8" w14:textId="77777777" w:rsidR="00E21544" w:rsidDel="00F32B98" w:rsidRDefault="00FE27CD" w:rsidP="001F606D">
      <w:pPr>
        <w:rPr>
          <w:del w:id="5696" w:author="Peter Simpson" w:date="2018-10-04T09:37:00Z"/>
        </w:rPr>
      </w:pPr>
      <w:del w:id="5697" w:author="Peter Simpson" w:date="2018-10-04T09:37:00Z">
        <w:r w:rsidDel="00F32B98">
          <w:delText>These</w:delText>
        </w:r>
        <w:r w:rsidR="00496B8F" w:rsidDel="00F32B98">
          <w:delText xml:space="preserve"> appear as </w:delText>
        </w:r>
        <w:r w:rsidR="00E21544" w:rsidDel="00F32B98">
          <w:delText>normal</w:delText>
        </w:r>
        <w:r w:rsidR="00496B8F" w:rsidDel="00F32B98">
          <w:delText xml:space="preserve"> </w:delText>
        </w:r>
        <w:r w:rsidR="001F606D" w:rsidDel="00F32B98">
          <w:delText>ASCOM driver</w:delText>
        </w:r>
        <w:r w:rsidDel="00F32B98">
          <w:delText>s</w:delText>
        </w:r>
        <w:r w:rsidR="00496B8F" w:rsidDel="00F32B98">
          <w:delText xml:space="preserve"> named </w:delText>
        </w:r>
        <w:r w:rsidR="001C3B77" w:rsidDel="00F32B98">
          <w:delText xml:space="preserve">ASCOM </w:delText>
        </w:r>
        <w:r w:rsidR="00F00FE3" w:rsidDel="00F32B98">
          <w:delText xml:space="preserve">Remote </w:delText>
        </w:r>
        <w:r w:rsidR="001C3B77" w:rsidDel="00F32B98">
          <w:delText xml:space="preserve">Client </w:delText>
        </w:r>
        <w:r w:rsidR="00496B8F" w:rsidDel="00F32B98">
          <w:delText>1,</w:delText>
        </w:r>
        <w:r w:rsidR="00496B8F" w:rsidRPr="00496B8F" w:rsidDel="00F32B98">
          <w:delText xml:space="preserve"> </w:delText>
        </w:r>
        <w:r w:rsidR="00496B8F" w:rsidDel="00F32B98">
          <w:delText xml:space="preserve">ASCOM Remote Client 2 etc. </w:delText>
        </w:r>
        <w:r w:rsidR="001C3B77" w:rsidDel="00F32B98">
          <w:delText xml:space="preserve">that </w:delText>
        </w:r>
        <w:r w:rsidR="001F606D" w:rsidDel="00F32B98">
          <w:delText xml:space="preserve">can be </w:delText>
        </w:r>
        <w:r w:rsidR="00496B8F" w:rsidDel="00F32B98">
          <w:delText xml:space="preserve">selected and configured </w:delText>
        </w:r>
        <w:r w:rsidR="00E21544" w:rsidDel="00F32B98">
          <w:delText xml:space="preserve">for each application </w:delText>
        </w:r>
        <w:r w:rsidR="001F606D" w:rsidDel="00F32B98">
          <w:delText>through Chooser</w:delText>
        </w:r>
        <w:r w:rsidR="001C3B77" w:rsidDel="00F32B98">
          <w:delText xml:space="preserve"> </w:delText>
        </w:r>
        <w:r w:rsidR="00496B8F" w:rsidDel="00F32B98">
          <w:delText xml:space="preserve">in the </w:delText>
        </w:r>
        <w:r w:rsidR="001C3B77" w:rsidDel="00F32B98">
          <w:delText>normal</w:delText>
        </w:r>
        <w:r w:rsidR="00496B8F" w:rsidDel="00F32B98">
          <w:delText xml:space="preserve"> way</w:delText>
        </w:r>
        <w:r w:rsidR="001F606D" w:rsidDel="00F32B98">
          <w:delText>.</w:delText>
        </w:r>
        <w:r w:rsidR="00496B8F" w:rsidDel="00F32B98">
          <w:delText xml:space="preserve"> </w:delText>
        </w:r>
        <w:r w:rsidR="00E21544" w:rsidDel="00F32B98">
          <w:delText>The remote clients are all hubs in their own right and can support connections from multiple clients.</w:delText>
        </w:r>
        <w:bookmarkStart w:id="5698" w:name="_Toc526409303"/>
        <w:bookmarkEnd w:id="5698"/>
      </w:del>
    </w:p>
    <w:p w14:paraId="06871FF1" w14:textId="77777777" w:rsidR="00E21544" w:rsidDel="00F32B98" w:rsidRDefault="00E21544" w:rsidP="00E21544">
      <w:pPr>
        <w:keepNext/>
        <w:jc w:val="center"/>
        <w:rPr>
          <w:del w:id="5699" w:author="Peter Simpson" w:date="2018-10-04T09:37:00Z"/>
        </w:rPr>
      </w:pPr>
      <w:del w:id="5700" w:author="Peter Simpson" w:date="2018-10-04T09:37:00Z">
        <w:r w:rsidDel="00F32B98">
          <w:rPr>
            <w:noProof/>
            <w:lang w:val="en-US" w:eastAsia="en-US"/>
          </w:rPr>
          <w:drawing>
            <wp:inline distT="0" distB="0" distL="0" distR="0" wp14:anchorId="7C3AC2D6" wp14:editId="75517C95">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190875" cy="1981200"/>
                      </a:xfrm>
                      <a:prstGeom prst="rect">
                        <a:avLst/>
                      </a:prstGeom>
                    </pic:spPr>
                  </pic:pic>
                </a:graphicData>
              </a:graphic>
            </wp:inline>
          </w:drawing>
        </w:r>
        <w:bookmarkStart w:id="5701" w:name="_Toc526409304"/>
        <w:bookmarkEnd w:id="5701"/>
      </w:del>
    </w:p>
    <w:p w14:paraId="08E124D0" w14:textId="77777777" w:rsidR="00E21544" w:rsidDel="00F32B98" w:rsidRDefault="00E21544" w:rsidP="00E21544">
      <w:pPr>
        <w:pStyle w:val="Caption"/>
        <w:jc w:val="center"/>
        <w:rPr>
          <w:del w:id="5702" w:author="Peter Simpson" w:date="2018-10-04T09:37:00Z"/>
        </w:rPr>
      </w:pPr>
      <w:del w:id="5703"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704" w:author="Peter Simpson" w:date="2018-10-03T11:45:00Z">
        <w:r w:rsidR="00E075C1" w:rsidDel="002152E8">
          <w:rPr>
            <w:noProof/>
          </w:rPr>
          <w:delText>3</w:delText>
        </w:r>
      </w:del>
      <w:del w:id="5705" w:author="Peter Simpson" w:date="2018-10-04T09:37:00Z">
        <w:r w:rsidR="00D150C3" w:rsidDel="00F32B98">
          <w:fldChar w:fldCharType="end"/>
        </w:r>
        <w:r w:rsidDel="00F32B98">
          <w:delText xml:space="preserve"> - Telescope Chooser showing a remote client</w:delText>
        </w:r>
        <w:bookmarkStart w:id="5706" w:name="_Toc526409305"/>
        <w:bookmarkEnd w:id="5706"/>
      </w:del>
    </w:p>
    <w:p w14:paraId="404E053F" w14:textId="77777777" w:rsidR="00E21544" w:rsidDel="00F32B98" w:rsidRDefault="00E21544">
      <w:pPr>
        <w:pStyle w:val="Heading3"/>
        <w:rPr>
          <w:del w:id="5707" w:author="Peter Simpson" w:date="2018-10-04T09:37:00Z"/>
        </w:rPr>
        <w:pPrChange w:id="5708" w:author="Peter Simpson" w:date="2018-10-03T12:30:00Z">
          <w:pPr>
            <w:pStyle w:val="Heading4"/>
          </w:pPr>
        </w:pPrChange>
      </w:pPr>
      <w:del w:id="5709" w:author="Peter Simpson" w:date="2018-10-04T09:37:00Z">
        <w:r w:rsidDel="00F32B98">
          <w:delText>Configuring the number of remote clients</w:delText>
        </w:r>
        <w:bookmarkStart w:id="5710" w:name="_Toc526409306"/>
        <w:bookmarkEnd w:id="5710"/>
      </w:del>
    </w:p>
    <w:p w14:paraId="0C2C18E2" w14:textId="77777777" w:rsidR="001F606D" w:rsidDel="00F32B98" w:rsidRDefault="00496B8F" w:rsidP="001F606D">
      <w:pPr>
        <w:rPr>
          <w:del w:id="5711" w:author="Peter Simpson" w:date="2018-10-04T09:37:00Z"/>
        </w:rPr>
      </w:pPr>
      <w:del w:id="5712" w:author="Peter Simpson" w:date="2018-10-04T09:37:00Z">
        <w:r w:rsidDel="00F32B98">
          <w:delText>Initially there will be one remote client in each device type</w:delText>
        </w:r>
        <w:r w:rsidR="00936468" w:rsidDel="00F32B98">
          <w:delText>,</w:delText>
        </w:r>
        <w:r w:rsidDel="00F32B98">
          <w:delText xml:space="preserve"> but you can configure the number of clients </w:delText>
        </w:r>
        <w:r w:rsidR="00E21544" w:rsidDel="00F32B98">
          <w:delText xml:space="preserve">in each device type through </w:delText>
        </w:r>
        <w:r w:rsidDel="00F32B98">
          <w:delText xml:space="preserve">the “Remote Client Configuration” utility </w:delText>
        </w:r>
        <w:r w:rsidR="00E21544" w:rsidDel="00F32B98">
          <w:delText xml:space="preserve">that will be found </w:delText>
        </w:r>
        <w:r w:rsidDel="00F32B98">
          <w:delText>in your Start / ASCOM Remote folder</w:delText>
        </w:r>
        <w:r w:rsidR="00936468" w:rsidDel="00F32B98">
          <w:delText>.</w:delText>
        </w:r>
        <w:r w:rsidR="00F93555" w:rsidDel="00F32B98">
          <w:delText xml:space="preserve"> This is to support complex configurations where there may be multiple devices of same type, such as cameras, focusers and filter wheels.</w:delText>
        </w:r>
        <w:bookmarkStart w:id="5713" w:name="_Toc526409307"/>
        <w:bookmarkEnd w:id="5713"/>
      </w:del>
    </w:p>
    <w:p w14:paraId="12C34529" w14:textId="77777777" w:rsidR="00936468" w:rsidDel="00F32B98" w:rsidRDefault="00936468" w:rsidP="00E21544">
      <w:pPr>
        <w:keepNext/>
        <w:jc w:val="center"/>
        <w:rPr>
          <w:del w:id="5714" w:author="Peter Simpson" w:date="2018-10-04T09:37:00Z"/>
        </w:rPr>
      </w:pPr>
      <w:del w:id="5715" w:author="Peter Simpson" w:date="2018-10-04T09:37:00Z">
        <w:r w:rsidDel="00F32B98">
          <w:rPr>
            <w:noProof/>
            <w:lang w:val="en-US" w:eastAsia="en-US"/>
          </w:rPr>
          <w:drawing>
            <wp:inline distT="0" distB="0" distL="0" distR="0" wp14:anchorId="52254F3F" wp14:editId="7C5E0C1C">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95725" cy="3781425"/>
                      </a:xfrm>
                      <a:prstGeom prst="rect">
                        <a:avLst/>
                      </a:prstGeom>
                    </pic:spPr>
                  </pic:pic>
                </a:graphicData>
              </a:graphic>
            </wp:inline>
          </w:drawing>
        </w:r>
        <w:bookmarkStart w:id="5716" w:name="_Toc526409308"/>
        <w:bookmarkEnd w:id="5716"/>
      </w:del>
    </w:p>
    <w:p w14:paraId="6840EC11" w14:textId="77777777" w:rsidR="00936468" w:rsidDel="00F32B98" w:rsidRDefault="00936468" w:rsidP="00936468">
      <w:pPr>
        <w:pStyle w:val="Caption"/>
        <w:rPr>
          <w:del w:id="5717" w:author="Peter Simpson" w:date="2018-10-04T09:37:00Z"/>
          <w:noProof/>
        </w:rPr>
      </w:pPr>
      <w:del w:id="5718"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719" w:author="Peter Simpson" w:date="2018-10-03T11:45:00Z">
        <w:r w:rsidR="00E075C1" w:rsidDel="002152E8">
          <w:rPr>
            <w:noProof/>
          </w:rPr>
          <w:delText>4</w:delText>
        </w:r>
      </w:del>
      <w:del w:id="5720" w:author="Peter Simpson" w:date="2018-10-04T09:37:00Z">
        <w:r w:rsidR="00D150C3" w:rsidDel="00F32B98">
          <w:fldChar w:fldCharType="end"/>
        </w:r>
        <w:r w:rsidDel="00F32B98">
          <w:rPr>
            <w:noProof/>
          </w:rPr>
          <w:delText xml:space="preserve"> - Utility to configure the number of drivers of each device type</w:delText>
        </w:r>
        <w:bookmarkStart w:id="5721" w:name="_Toc526409309"/>
        <w:bookmarkEnd w:id="5721"/>
      </w:del>
    </w:p>
    <w:p w14:paraId="1DAD2E88" w14:textId="77777777" w:rsidR="00C37132" w:rsidDel="00F32B98" w:rsidRDefault="00C37132" w:rsidP="00C37132">
      <w:pPr>
        <w:keepNext/>
        <w:rPr>
          <w:del w:id="5722" w:author="Peter Simpson" w:date="2018-10-04T09:37:00Z"/>
        </w:rPr>
      </w:pPr>
      <w:del w:id="5723" w:author="Peter Simpson" w:date="2018-10-04T09:37:00Z">
        <w:r w:rsidDel="00F32B98">
          <w:rPr>
            <w:noProof/>
            <w:lang w:val="en-US" w:eastAsia="en-US"/>
          </w:rPr>
          <w:drawing>
            <wp:inline distT="0" distB="0" distL="0" distR="0" wp14:anchorId="3F038169" wp14:editId="04888113">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716655"/>
                      </a:xfrm>
                      <a:prstGeom prst="rect">
                        <a:avLst/>
                      </a:prstGeom>
                    </pic:spPr>
                  </pic:pic>
                </a:graphicData>
              </a:graphic>
            </wp:inline>
          </w:drawing>
        </w:r>
        <w:bookmarkStart w:id="5724" w:name="_Toc526409310"/>
        <w:bookmarkEnd w:id="5724"/>
      </w:del>
    </w:p>
    <w:p w14:paraId="17DECF88" w14:textId="77777777" w:rsidR="00C37132" w:rsidRPr="00C37132" w:rsidDel="00F32B98" w:rsidRDefault="00C37132" w:rsidP="00C37132">
      <w:pPr>
        <w:pStyle w:val="Caption"/>
        <w:rPr>
          <w:del w:id="5725" w:author="Peter Simpson" w:date="2018-10-04T09:37:00Z"/>
        </w:rPr>
      </w:pPr>
      <w:del w:id="5726"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727" w:author="Peter Simpson" w:date="2018-10-03T11:45:00Z">
        <w:r w:rsidR="00E075C1" w:rsidDel="002152E8">
          <w:rPr>
            <w:noProof/>
          </w:rPr>
          <w:delText>5</w:delText>
        </w:r>
      </w:del>
      <w:del w:id="5728" w:author="Peter Simpson" w:date="2018-10-04T09:37:00Z">
        <w:r w:rsidR="00D150C3" w:rsidDel="00F32B98">
          <w:fldChar w:fldCharType="end"/>
        </w:r>
        <w:r w:rsidDel="00F32B98">
          <w:rPr>
            <w:noProof/>
          </w:rPr>
          <w:delText xml:space="preserve"> - Remote client configuration form</w:delText>
        </w:r>
        <w:bookmarkStart w:id="5729" w:name="_Toc526409311"/>
        <w:bookmarkEnd w:id="5729"/>
      </w:del>
    </w:p>
    <w:p w14:paraId="59CC49C1" w14:textId="77777777" w:rsidR="00F00FE3" w:rsidDel="00F32B98" w:rsidRDefault="00496B8F">
      <w:pPr>
        <w:pStyle w:val="Heading3"/>
        <w:rPr>
          <w:del w:id="5730" w:author="Peter Simpson" w:date="2018-10-04T09:37:00Z"/>
        </w:rPr>
        <w:pPrChange w:id="5731" w:author="Peter Simpson" w:date="2018-10-03T12:30:00Z">
          <w:pPr>
            <w:pStyle w:val="Heading4"/>
          </w:pPr>
        </w:pPrChange>
      </w:pPr>
      <w:del w:id="5732" w:author="Peter Simpson" w:date="2018-10-04T09:37:00Z">
        <w:r w:rsidDel="00F32B98">
          <w:delText>Communication with the Remote Server</w:delText>
        </w:r>
        <w:bookmarkStart w:id="5733" w:name="_Toc526409312"/>
        <w:bookmarkEnd w:id="5733"/>
      </w:del>
    </w:p>
    <w:p w14:paraId="0D36578B" w14:textId="77777777" w:rsidR="00B831A7" w:rsidDel="00F32B98" w:rsidRDefault="00E44BC4" w:rsidP="00B831A7">
      <w:pPr>
        <w:rPr>
          <w:del w:id="5734" w:author="Peter Simpson" w:date="2018-10-04T09:37:00Z"/>
        </w:rPr>
      </w:pPr>
      <w:del w:id="5735" w:author="Peter Simpson" w:date="2018-10-04T09:37:00Z">
        <w:r w:rsidDel="00F32B98">
          <w:delText>The service type</w:delText>
        </w:r>
        <w:r w:rsidR="00B831A7" w:rsidDel="00F32B98">
          <w:delText xml:space="preserve"> (HTTP/HTTPS)</w:delText>
        </w:r>
        <w:r w:rsidDel="00F32B98">
          <w:delText xml:space="preserve">, IP address and port </w:delText>
        </w:r>
        <w:r w:rsidR="00C37132" w:rsidDel="00F32B98">
          <w:delText xml:space="preserve">set on the configuration form must </w:delText>
        </w:r>
        <w:r w:rsidDel="00F32B98">
          <w:delText>match the values used when configuring the Remote Server.</w:delText>
        </w:r>
        <w:r w:rsidR="001F606D" w:rsidDel="00F32B98">
          <w:delText xml:space="preserve"> </w:delText>
        </w:r>
        <w:bookmarkStart w:id="5736" w:name="_Toc526409313"/>
        <w:bookmarkEnd w:id="5736"/>
      </w:del>
    </w:p>
    <w:p w14:paraId="78C92E95" w14:textId="77777777" w:rsidR="00B831A7" w:rsidDel="00F32B98" w:rsidRDefault="00B831A7" w:rsidP="00B831A7">
      <w:pPr>
        <w:rPr>
          <w:del w:id="5737" w:author="Peter Simpson" w:date="2018-10-04T09:37:00Z"/>
        </w:rPr>
      </w:pPr>
      <w:del w:id="5738" w:author="Peter Simpson" w:date="2018-10-04T09:37:00Z">
        <w:r w:rsidDel="00F32B98">
          <w:delText>Notes</w:delText>
        </w:r>
        <w:bookmarkStart w:id="5739" w:name="_Toc526409314"/>
        <w:bookmarkEnd w:id="5739"/>
      </w:del>
    </w:p>
    <w:p w14:paraId="590D0815" w14:textId="77777777" w:rsidR="00B831A7" w:rsidDel="00F32B98" w:rsidRDefault="00B831A7" w:rsidP="00E44BC4">
      <w:pPr>
        <w:pStyle w:val="ListParagraph"/>
        <w:numPr>
          <w:ilvl w:val="0"/>
          <w:numId w:val="21"/>
        </w:numPr>
        <w:rPr>
          <w:del w:id="5740" w:author="Peter Simpson" w:date="2018-10-04T09:37:00Z"/>
        </w:rPr>
      </w:pPr>
      <w:del w:id="5741" w:author="Peter Simpson" w:date="2018-10-04T09:37:00Z">
        <w:r w:rsidDel="00F32B98">
          <w:delText>T</w:delText>
        </w:r>
        <w:r w:rsidR="001F606D" w:rsidRPr="00E44BC4" w:rsidDel="00F32B98">
          <w:delText xml:space="preserve">he remote server itself only supports </w:delText>
        </w:r>
        <w:r w:rsidDel="00F32B98">
          <w:delText>HTTP</w:delText>
        </w:r>
        <w:r w:rsidR="00F00FE3" w:rsidRPr="00E44BC4" w:rsidDel="00F32B98">
          <w:delText xml:space="preserve">, see </w:delText>
        </w:r>
        <w:r w:rsidDel="00F32B98">
          <w:delText>S</w:delText>
        </w:r>
        <w:r w:rsidR="00F00FE3" w:rsidRPr="00E44BC4" w:rsidDel="00F32B98">
          <w:delText xml:space="preserve">ection </w:delText>
        </w:r>
        <w:r w:rsidR="00D150C3" w:rsidRPr="00E44BC4" w:rsidDel="00F32B98">
          <w:fldChar w:fldCharType="begin"/>
        </w:r>
        <w:r w:rsidR="00F00FE3" w:rsidRPr="00E44BC4" w:rsidDel="00F32B98">
          <w:delInstrText xml:space="preserve"> REF _Ref525215886 \r \h </w:delInstrText>
        </w:r>
        <w:r w:rsidR="00D150C3" w:rsidRPr="00E44BC4" w:rsidDel="00F32B98">
          <w:fldChar w:fldCharType="separate"/>
        </w:r>
      </w:del>
      <w:del w:id="5742" w:author="Peter Simpson" w:date="2018-10-03T22:09:00Z">
        <w:r w:rsidR="00E075C1" w:rsidDel="00412CC2">
          <w:delText>2.3</w:delText>
        </w:r>
      </w:del>
      <w:del w:id="5743" w:author="Peter Simpson" w:date="2018-10-04T09:37:00Z">
        <w:r w:rsidR="00D150C3" w:rsidRPr="00E44BC4" w:rsidDel="00F32B98">
          <w:fldChar w:fldCharType="end"/>
        </w:r>
        <w:r w:rsidDel="00F32B98">
          <w:delText xml:space="preserve"> </w:delText>
        </w:r>
        <w:r w:rsidR="00D150C3" w:rsidDel="00F32B98">
          <w:fldChar w:fldCharType="begin"/>
        </w:r>
        <w:r w:rsidDel="00F32B98">
          <w:delInstrText xml:space="preserve"> REF _Ref525225108 \h </w:delInstrText>
        </w:r>
      </w:del>
      <w:del w:id="5744" w:author="Peter Simpson" w:date="2018-10-03T22:09:00Z">
        <w:r w:rsidR="00D150C3" w:rsidDel="00F32B98">
          <w:fldChar w:fldCharType="separate"/>
        </w:r>
        <w:r w:rsidR="00E075C1" w:rsidDel="00412CC2">
          <w:delText>Security and the Real World</w:delText>
        </w:r>
      </w:del>
      <w:del w:id="5745" w:author="Peter Simpson" w:date="2018-10-04T09:37:00Z">
        <w:r w:rsidR="00D150C3" w:rsidDel="00F32B98">
          <w:fldChar w:fldCharType="end"/>
        </w:r>
        <w:bookmarkStart w:id="5746" w:name="_Toc526409315"/>
        <w:bookmarkEnd w:id="5746"/>
      </w:del>
    </w:p>
    <w:p w14:paraId="63FBF481" w14:textId="77777777" w:rsidR="001F606D" w:rsidRPr="001F606D" w:rsidDel="00F32B98" w:rsidRDefault="001F606D" w:rsidP="00E44BC4">
      <w:pPr>
        <w:pStyle w:val="ListParagraph"/>
        <w:numPr>
          <w:ilvl w:val="0"/>
          <w:numId w:val="21"/>
        </w:numPr>
        <w:rPr>
          <w:del w:id="5747" w:author="Peter Simpson" w:date="2018-10-04T09:37:00Z"/>
        </w:rPr>
      </w:pPr>
      <w:del w:id="5748" w:author="Peter Simpson" w:date="2018-10-04T09:37:00Z">
        <w:r w:rsidRPr="001F606D" w:rsidDel="00F32B98">
          <w:delText xml:space="preserve">For testing its fine to run the driver and the remote server on the same PC and </w:delText>
        </w:r>
        <w:r w:rsidR="00E44BC4" w:rsidDel="00F32B98">
          <w:delText xml:space="preserve">to use </w:delText>
        </w:r>
        <w:r w:rsidRPr="001F606D" w:rsidDel="00F32B98">
          <w:delText xml:space="preserve">localhost </w:delText>
        </w:r>
        <w:r w:rsidR="00E44BC4" w:rsidDel="00F32B98">
          <w:delText xml:space="preserve">as the IP </w:delText>
        </w:r>
        <w:r w:rsidRPr="001F606D" w:rsidDel="00F32B98">
          <w:delText xml:space="preserve">address </w:delText>
        </w:r>
        <w:r w:rsidR="00E44BC4" w:rsidDel="00F32B98">
          <w:delText>for both clients and server</w:delText>
        </w:r>
        <w:bookmarkStart w:id="5749" w:name="_Toc526409316"/>
        <w:bookmarkEnd w:id="5749"/>
      </w:del>
    </w:p>
    <w:p w14:paraId="53DFE1C3" w14:textId="77777777" w:rsidR="001F606D" w:rsidDel="00F32B98" w:rsidRDefault="00B831A7" w:rsidP="00E44BC4">
      <w:pPr>
        <w:rPr>
          <w:del w:id="5750" w:author="Peter Simpson" w:date="2018-10-04T09:37:00Z"/>
        </w:rPr>
      </w:pPr>
      <w:del w:id="5751" w:author="Peter Simpson" w:date="2018-10-04T09:37:00Z">
        <w:r w:rsidDel="00F32B98">
          <w:delText xml:space="preserve">There are two communication timeouts, one for standard </w:delText>
        </w:r>
        <w:r w:rsidR="001F606D" w:rsidDel="00F32B98">
          <w:delText xml:space="preserve">response commands such as CanXXX properties and </w:delText>
        </w:r>
        <w:r w:rsidDel="00F32B98">
          <w:delText xml:space="preserve">one for </w:delText>
        </w:r>
        <w:r w:rsidR="001F606D" w:rsidDel="00F32B98">
          <w:delText xml:space="preserve">slow response commands such as </w:delText>
        </w:r>
        <w:r w:rsidDel="00F32B98">
          <w:delText>Telescope.</w:delText>
        </w:r>
        <w:r w:rsidR="001F606D" w:rsidDel="00F32B98">
          <w:delText>SlewToCoordinates.</w:delText>
        </w:r>
        <w:r w:rsidDel="00F32B98">
          <w:delText xml:space="preserve"> The standard response timeout default should suit most </w:delText>
        </w:r>
        <w:r w:rsidR="00CC39D1" w:rsidDel="00F32B98">
          <w:delText>requirements,</w:delText>
        </w:r>
        <w:r w:rsidDel="00F32B98">
          <w:delText xml:space="preserve"> but you may need to increase the slow response timeout depending on the longest command completion time expected under normal circumstances for your remote device.</w:delText>
        </w:r>
        <w:bookmarkStart w:id="5752" w:name="_Toc526409317"/>
        <w:bookmarkEnd w:id="5752"/>
      </w:del>
    </w:p>
    <w:p w14:paraId="4EE4DB11" w14:textId="77777777" w:rsidR="00C37132" w:rsidDel="00F32B98" w:rsidRDefault="00C37132">
      <w:pPr>
        <w:pStyle w:val="Heading3"/>
        <w:rPr>
          <w:del w:id="5753" w:author="Peter Simpson" w:date="2018-10-04T09:37:00Z"/>
        </w:rPr>
        <w:pPrChange w:id="5754" w:author="Peter Simpson" w:date="2018-10-03T12:30:00Z">
          <w:pPr>
            <w:pStyle w:val="Heading4"/>
          </w:pPr>
        </w:pPrChange>
      </w:pPr>
      <w:del w:id="5755" w:author="Peter Simpson" w:date="2018-10-04T09:37:00Z">
        <w:r w:rsidDel="00F32B98">
          <w:delText>Authentication</w:delText>
        </w:r>
        <w:bookmarkStart w:id="5756" w:name="_Toc526409318"/>
        <w:bookmarkEnd w:id="5756"/>
      </w:del>
    </w:p>
    <w:p w14:paraId="3CB5043A" w14:textId="77777777" w:rsidR="00311B10" w:rsidDel="00311B10" w:rsidRDefault="00C37132" w:rsidP="00C26D9E">
      <w:pPr>
        <w:rPr>
          <w:del w:id="5757" w:author="Peter Simpson" w:date="2018-10-03T13:17:00Z"/>
        </w:rPr>
      </w:pPr>
      <w:del w:id="5758" w:author="Peter Simpson" w:date="2018-10-04T09:37:00Z">
        <w:r w:rsidDel="00F32B98">
          <w:delText xml:space="preserve">The </w:delText>
        </w:r>
        <w:r w:rsidR="00FE27CD" w:rsidDel="00F32B98">
          <w:delText xml:space="preserve">username and password </w:delText>
        </w:r>
        <w:r w:rsidDel="00F32B98">
          <w:delText xml:space="preserve">fields allow </w:delText>
        </w:r>
        <w:r w:rsidR="00FE27CD" w:rsidDel="00F32B98">
          <w:delText xml:space="preserve">authentication </w:delText>
        </w:r>
        <w:r w:rsidDel="00F32B98">
          <w:delText>credentials for the remote server to be configured. Any values entered are encrypted before being persisted in the Profile. These fields are o</w:delText>
        </w:r>
        <w:r w:rsidR="00FE27CD" w:rsidRPr="00FE27CD" w:rsidDel="00F32B98">
          <w:delText xml:space="preserve">nly required if Apache or some other web server is used to proxy incoming </w:delText>
        </w:r>
        <w:r w:rsidR="00FE27CD" w:rsidDel="00F32B98">
          <w:delText xml:space="preserve">remote device server </w:delText>
        </w:r>
        <w:r w:rsidR="00FE27CD" w:rsidRPr="00FE27CD" w:rsidDel="00F32B98">
          <w:delText>connections</w:delText>
        </w:r>
        <w:r w:rsidR="001C3B77" w:rsidDel="00F32B98">
          <w:delText xml:space="preserve"> and </w:delText>
        </w:r>
        <w:r w:rsidDel="00F32B98">
          <w:delText xml:space="preserve">it </w:delText>
        </w:r>
        <w:r w:rsidR="001C3B77" w:rsidDel="00F32B98">
          <w:delText xml:space="preserve">has been configured to require a password to access the </w:delText>
        </w:r>
        <w:r w:rsidDel="00F32B98">
          <w:delText xml:space="preserve">remote server </w:delText>
        </w:r>
        <w:r w:rsidR="001C3B77" w:rsidDel="00F32B98">
          <w:delText>URIs.</w:delText>
        </w:r>
      </w:del>
      <w:bookmarkStart w:id="5759" w:name="_Toc526336530"/>
      <w:bookmarkStart w:id="5760" w:name="_Toc526336699"/>
      <w:bookmarkStart w:id="5761" w:name="_Toc526336869"/>
      <w:bookmarkStart w:id="5762" w:name="_Toc526337039"/>
      <w:bookmarkStart w:id="5763" w:name="_Toc526337205"/>
      <w:bookmarkStart w:id="5764" w:name="_Toc526360997"/>
      <w:bookmarkStart w:id="5765" w:name="_Toc526362103"/>
      <w:bookmarkStart w:id="5766" w:name="_Toc526362190"/>
      <w:bookmarkStart w:id="5767" w:name="_Toc526367948"/>
      <w:bookmarkStart w:id="5768" w:name="_Toc526408330"/>
      <w:bookmarkStart w:id="5769" w:name="_Toc526408475"/>
      <w:bookmarkStart w:id="5770" w:name="_Toc526408562"/>
      <w:bookmarkStart w:id="5771" w:name="_Toc526408649"/>
      <w:bookmarkStart w:id="5772" w:name="_Toc526409319"/>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p>
    <w:p w14:paraId="076FF1E0" w14:textId="77777777" w:rsidR="00CC7CAD" w:rsidDel="00ED4678" w:rsidRDefault="00CC7CAD">
      <w:pPr>
        <w:pStyle w:val="Heading1"/>
        <w:rPr>
          <w:del w:id="5773" w:author="Peter Simpson" w:date="2018-10-03T09:45:00Z"/>
        </w:rPr>
        <w:pPrChange w:id="5774" w:author="Peter Simpson" w:date="2018-10-03T13:03:00Z">
          <w:pPr>
            <w:pStyle w:val="Heading2"/>
          </w:pPr>
        </w:pPrChange>
      </w:pPr>
      <w:del w:id="5775" w:author="Peter Simpson" w:date="2018-10-03T09:45:00Z">
        <w:r w:rsidDel="00ED4678">
          <w:delText>API Documentation</w:delText>
        </w:r>
        <w:bookmarkStart w:id="5776" w:name="_Toc526332310"/>
        <w:bookmarkStart w:id="5777" w:name="_Toc526332475"/>
        <w:bookmarkStart w:id="5778" w:name="_Toc526332639"/>
        <w:bookmarkStart w:id="5779" w:name="_Toc526332803"/>
        <w:bookmarkStart w:id="5780" w:name="_Toc526332973"/>
        <w:bookmarkStart w:id="5781" w:name="_Toc526333143"/>
        <w:bookmarkStart w:id="5782" w:name="_Toc526333307"/>
        <w:bookmarkStart w:id="5783" w:name="_Toc526333477"/>
        <w:bookmarkStart w:id="5784" w:name="_Toc526333642"/>
        <w:bookmarkStart w:id="5785" w:name="_Toc526333805"/>
        <w:bookmarkStart w:id="5786" w:name="_Toc526333968"/>
        <w:bookmarkStart w:id="5787" w:name="_Toc526334131"/>
        <w:bookmarkStart w:id="5788" w:name="_Toc526334295"/>
        <w:bookmarkStart w:id="5789" w:name="_Toc526334458"/>
        <w:bookmarkStart w:id="5790" w:name="_Toc526334621"/>
        <w:bookmarkStart w:id="5791" w:name="_Toc526334785"/>
        <w:bookmarkStart w:id="5792" w:name="_Toc526334949"/>
        <w:bookmarkStart w:id="5793" w:name="_Toc526335115"/>
        <w:bookmarkStart w:id="5794" w:name="_Toc526335280"/>
        <w:bookmarkStart w:id="5795" w:name="_Toc526335443"/>
        <w:bookmarkStart w:id="5796" w:name="_Toc526335605"/>
        <w:bookmarkStart w:id="5797" w:name="_Toc526335768"/>
        <w:bookmarkStart w:id="5798" w:name="_Toc526335930"/>
        <w:bookmarkStart w:id="5799" w:name="_Toc526336073"/>
        <w:bookmarkStart w:id="5800" w:name="_Toc526336217"/>
        <w:bookmarkStart w:id="5801" w:name="_Toc526336360"/>
        <w:bookmarkStart w:id="5802" w:name="_Toc526336531"/>
        <w:bookmarkStart w:id="5803" w:name="_Toc526336700"/>
        <w:bookmarkStart w:id="5804" w:name="_Toc526336870"/>
        <w:bookmarkStart w:id="5805" w:name="_Toc526337040"/>
        <w:bookmarkStart w:id="5806" w:name="_Toc526337206"/>
        <w:bookmarkStart w:id="5807" w:name="_Toc526360998"/>
        <w:bookmarkStart w:id="5808" w:name="_Toc526362104"/>
        <w:bookmarkStart w:id="5809" w:name="_Toc526362191"/>
        <w:bookmarkStart w:id="5810" w:name="_Toc526367949"/>
        <w:bookmarkStart w:id="5811" w:name="_Toc526408331"/>
        <w:bookmarkStart w:id="5812" w:name="_Toc526408476"/>
        <w:bookmarkStart w:id="5813" w:name="_Toc526408563"/>
        <w:bookmarkStart w:id="5814" w:name="_Toc526408650"/>
        <w:bookmarkStart w:id="5815" w:name="_Toc526409320"/>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del>
    </w:p>
    <w:p w14:paraId="6C9ED8D1" w14:textId="77777777" w:rsidR="00CC7CAD" w:rsidDel="00ED4678" w:rsidRDefault="00CC7CAD">
      <w:pPr>
        <w:pStyle w:val="Heading1"/>
        <w:rPr>
          <w:del w:id="5816" w:author="Peter Simpson" w:date="2018-10-03T09:45:00Z"/>
        </w:rPr>
        <w:pPrChange w:id="5817" w:author="Peter Simpson" w:date="2018-10-03T13:03:00Z">
          <w:pPr/>
        </w:pPrChange>
      </w:pPr>
      <w:del w:id="5818" w:author="Peter Simpson" w:date="2018-10-03T09:45:00Z">
        <w:r w:rsidDel="00ED4678">
          <w:delText>The Remote Server APIs are documented using the Swagger toolset and are available through URLs on the ASCOM Standards web site. The device access API is documented here:</w:delText>
        </w:r>
        <w:bookmarkStart w:id="5819" w:name="_Toc526332311"/>
        <w:bookmarkStart w:id="5820" w:name="_Toc526332476"/>
        <w:bookmarkStart w:id="5821" w:name="_Toc526332640"/>
        <w:bookmarkStart w:id="5822" w:name="_Toc526332804"/>
        <w:bookmarkStart w:id="5823" w:name="_Toc526332974"/>
        <w:bookmarkStart w:id="5824" w:name="_Toc526333144"/>
        <w:bookmarkStart w:id="5825" w:name="_Toc526333308"/>
        <w:bookmarkStart w:id="5826" w:name="_Toc526333478"/>
        <w:bookmarkStart w:id="5827" w:name="_Toc526333643"/>
        <w:bookmarkStart w:id="5828" w:name="_Toc526333806"/>
        <w:bookmarkStart w:id="5829" w:name="_Toc526333969"/>
        <w:bookmarkStart w:id="5830" w:name="_Toc526334132"/>
        <w:bookmarkStart w:id="5831" w:name="_Toc526334296"/>
        <w:bookmarkStart w:id="5832" w:name="_Toc526334459"/>
        <w:bookmarkStart w:id="5833" w:name="_Toc526334622"/>
        <w:bookmarkStart w:id="5834" w:name="_Toc526334786"/>
        <w:bookmarkStart w:id="5835" w:name="_Toc526334950"/>
        <w:bookmarkStart w:id="5836" w:name="_Toc526335116"/>
        <w:bookmarkStart w:id="5837" w:name="_Toc526335281"/>
        <w:bookmarkStart w:id="5838" w:name="_Toc526335444"/>
        <w:bookmarkStart w:id="5839" w:name="_Toc526335606"/>
        <w:bookmarkStart w:id="5840" w:name="_Toc526335769"/>
        <w:bookmarkStart w:id="5841" w:name="_Toc526335931"/>
        <w:bookmarkStart w:id="5842" w:name="_Toc526336074"/>
        <w:bookmarkStart w:id="5843" w:name="_Toc526336218"/>
        <w:bookmarkStart w:id="5844" w:name="_Toc526336361"/>
        <w:bookmarkStart w:id="5845" w:name="_Toc526336532"/>
        <w:bookmarkStart w:id="5846" w:name="_Toc526336701"/>
        <w:bookmarkStart w:id="5847" w:name="_Toc526336871"/>
        <w:bookmarkStart w:id="5848" w:name="_Toc526337041"/>
        <w:bookmarkStart w:id="5849" w:name="_Toc526337207"/>
        <w:bookmarkStart w:id="5850" w:name="_Toc526360999"/>
        <w:bookmarkStart w:id="5851" w:name="_Toc526362105"/>
        <w:bookmarkStart w:id="5852" w:name="_Toc526362192"/>
        <w:bookmarkStart w:id="5853" w:name="_Toc526367950"/>
        <w:bookmarkStart w:id="5854" w:name="_Toc526408332"/>
        <w:bookmarkStart w:id="5855" w:name="_Toc526408477"/>
        <w:bookmarkStart w:id="5856" w:name="_Toc526408564"/>
        <w:bookmarkStart w:id="5857" w:name="_Toc526408651"/>
        <w:bookmarkStart w:id="5858" w:name="_Toc526409321"/>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del>
    </w:p>
    <w:p w14:paraId="24F0BDD8" w14:textId="77777777" w:rsidR="00CC7CAD" w:rsidDel="00ED4678" w:rsidRDefault="00463C06">
      <w:pPr>
        <w:pStyle w:val="Heading1"/>
        <w:rPr>
          <w:del w:id="5859" w:author="Peter Simpson" w:date="2018-10-03T09:45:00Z"/>
        </w:rPr>
        <w:pPrChange w:id="5860" w:author="Peter Simpson" w:date="2018-10-03T13:03:00Z">
          <w:pPr>
            <w:jc w:val="center"/>
          </w:pPr>
        </w:pPrChange>
      </w:pPr>
      <w:del w:id="5861" w:author="Peter Simpson" w:date="2018-10-03T09:45:00Z">
        <w:r w:rsidDel="00ED4678">
          <w:rPr>
            <w:rStyle w:val="Hyperlink"/>
          </w:rPr>
          <w:fldChar w:fldCharType="begin"/>
        </w:r>
        <w:r w:rsidDel="00ED4678">
          <w:rPr>
            <w:rStyle w:val="Hyperlink"/>
          </w:rPr>
          <w:delInstrText xml:space="preserve"> HYPERLINK "https://www.ascom-standards.org/api" </w:delInstrText>
        </w:r>
        <w:r w:rsidDel="00ED4678">
          <w:rPr>
            <w:rStyle w:val="Hyperlink"/>
          </w:rPr>
          <w:fldChar w:fldCharType="separate"/>
        </w:r>
        <w:r w:rsidR="00CC7CAD" w:rsidDel="00ED4678">
          <w:rPr>
            <w:rStyle w:val="Hyperlink"/>
          </w:rPr>
          <w:delText>https://www.ascom-standards.org/api</w:delText>
        </w:r>
        <w:r w:rsidDel="00ED4678">
          <w:rPr>
            <w:rStyle w:val="Hyperlink"/>
          </w:rPr>
          <w:fldChar w:fldCharType="end"/>
        </w:r>
        <w:bookmarkStart w:id="5862" w:name="_Toc526332312"/>
        <w:bookmarkStart w:id="5863" w:name="_Toc526332477"/>
        <w:bookmarkStart w:id="5864" w:name="_Toc526332641"/>
        <w:bookmarkStart w:id="5865" w:name="_Toc526332805"/>
        <w:bookmarkStart w:id="5866" w:name="_Toc526332975"/>
        <w:bookmarkStart w:id="5867" w:name="_Toc526333145"/>
        <w:bookmarkStart w:id="5868" w:name="_Toc526333309"/>
        <w:bookmarkStart w:id="5869" w:name="_Toc526333479"/>
        <w:bookmarkStart w:id="5870" w:name="_Toc526333644"/>
        <w:bookmarkStart w:id="5871" w:name="_Toc526333807"/>
        <w:bookmarkStart w:id="5872" w:name="_Toc526333970"/>
        <w:bookmarkStart w:id="5873" w:name="_Toc526334133"/>
        <w:bookmarkStart w:id="5874" w:name="_Toc526334297"/>
        <w:bookmarkStart w:id="5875" w:name="_Toc526334460"/>
        <w:bookmarkStart w:id="5876" w:name="_Toc526334623"/>
        <w:bookmarkStart w:id="5877" w:name="_Toc526334787"/>
        <w:bookmarkStart w:id="5878" w:name="_Toc526334951"/>
        <w:bookmarkStart w:id="5879" w:name="_Toc526335117"/>
        <w:bookmarkStart w:id="5880" w:name="_Toc526335282"/>
        <w:bookmarkStart w:id="5881" w:name="_Toc526335445"/>
        <w:bookmarkStart w:id="5882" w:name="_Toc526335607"/>
        <w:bookmarkStart w:id="5883" w:name="_Toc526335770"/>
        <w:bookmarkStart w:id="5884" w:name="_Toc526335932"/>
        <w:bookmarkStart w:id="5885" w:name="_Toc526336075"/>
        <w:bookmarkStart w:id="5886" w:name="_Toc526336219"/>
        <w:bookmarkStart w:id="5887" w:name="_Toc526336362"/>
        <w:bookmarkStart w:id="5888" w:name="_Toc526336533"/>
        <w:bookmarkStart w:id="5889" w:name="_Toc526336702"/>
        <w:bookmarkStart w:id="5890" w:name="_Toc526336872"/>
        <w:bookmarkStart w:id="5891" w:name="_Toc526337042"/>
        <w:bookmarkStart w:id="5892" w:name="_Toc526337208"/>
        <w:bookmarkStart w:id="5893" w:name="_Toc526361000"/>
        <w:bookmarkStart w:id="5894" w:name="_Toc526362106"/>
        <w:bookmarkStart w:id="5895" w:name="_Toc526362193"/>
        <w:bookmarkStart w:id="5896" w:name="_Toc526367951"/>
        <w:bookmarkStart w:id="5897" w:name="_Toc526408333"/>
        <w:bookmarkStart w:id="5898" w:name="_Toc526408478"/>
        <w:bookmarkStart w:id="5899" w:name="_Toc526408565"/>
        <w:bookmarkStart w:id="5900" w:name="_Toc526408652"/>
        <w:bookmarkStart w:id="5901" w:name="_Toc526409322"/>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del>
    </w:p>
    <w:p w14:paraId="42AFBAF2" w14:textId="77777777" w:rsidR="00CC7CAD" w:rsidDel="00ED4678" w:rsidRDefault="00CC7CAD">
      <w:pPr>
        <w:pStyle w:val="Heading1"/>
        <w:rPr>
          <w:del w:id="5902" w:author="Peter Simpson" w:date="2018-10-03T09:45:00Z"/>
        </w:rPr>
        <w:pPrChange w:id="5903" w:author="Peter Simpson" w:date="2018-10-03T13:03:00Z">
          <w:pPr/>
        </w:pPrChange>
      </w:pPr>
      <w:del w:id="5904" w:author="Peter Simpson" w:date="2018-10-03T09:45:00Z">
        <w:r w:rsidDel="00ED4678">
          <w:delText>and the server management API is documented here:</w:delText>
        </w:r>
        <w:bookmarkStart w:id="5905" w:name="_Toc526332313"/>
        <w:bookmarkStart w:id="5906" w:name="_Toc526332478"/>
        <w:bookmarkStart w:id="5907" w:name="_Toc526332642"/>
        <w:bookmarkStart w:id="5908" w:name="_Toc526332806"/>
        <w:bookmarkStart w:id="5909" w:name="_Toc526332976"/>
        <w:bookmarkStart w:id="5910" w:name="_Toc526333146"/>
        <w:bookmarkStart w:id="5911" w:name="_Toc526333310"/>
        <w:bookmarkStart w:id="5912" w:name="_Toc526333480"/>
        <w:bookmarkStart w:id="5913" w:name="_Toc526333645"/>
        <w:bookmarkStart w:id="5914" w:name="_Toc526333808"/>
        <w:bookmarkStart w:id="5915" w:name="_Toc526333971"/>
        <w:bookmarkStart w:id="5916" w:name="_Toc526334134"/>
        <w:bookmarkStart w:id="5917" w:name="_Toc526334298"/>
        <w:bookmarkStart w:id="5918" w:name="_Toc526334461"/>
        <w:bookmarkStart w:id="5919" w:name="_Toc526334624"/>
        <w:bookmarkStart w:id="5920" w:name="_Toc526334788"/>
        <w:bookmarkStart w:id="5921" w:name="_Toc526334952"/>
        <w:bookmarkStart w:id="5922" w:name="_Toc526335118"/>
        <w:bookmarkStart w:id="5923" w:name="_Toc526335283"/>
        <w:bookmarkStart w:id="5924" w:name="_Toc526335446"/>
        <w:bookmarkStart w:id="5925" w:name="_Toc526335608"/>
        <w:bookmarkStart w:id="5926" w:name="_Toc526335771"/>
        <w:bookmarkStart w:id="5927" w:name="_Toc526335933"/>
        <w:bookmarkStart w:id="5928" w:name="_Toc526336076"/>
        <w:bookmarkStart w:id="5929" w:name="_Toc526336220"/>
        <w:bookmarkStart w:id="5930" w:name="_Toc526336363"/>
        <w:bookmarkStart w:id="5931" w:name="_Toc526336534"/>
        <w:bookmarkStart w:id="5932" w:name="_Toc526336703"/>
        <w:bookmarkStart w:id="5933" w:name="_Toc526336873"/>
        <w:bookmarkStart w:id="5934" w:name="_Toc526337043"/>
        <w:bookmarkStart w:id="5935" w:name="_Toc526337209"/>
        <w:bookmarkStart w:id="5936" w:name="_Toc526361001"/>
        <w:bookmarkStart w:id="5937" w:name="_Toc526362107"/>
        <w:bookmarkStart w:id="5938" w:name="_Toc526362194"/>
        <w:bookmarkStart w:id="5939" w:name="_Toc526367952"/>
        <w:bookmarkStart w:id="5940" w:name="_Toc526408334"/>
        <w:bookmarkStart w:id="5941" w:name="_Toc526408479"/>
        <w:bookmarkStart w:id="5942" w:name="_Toc526408566"/>
        <w:bookmarkStart w:id="5943" w:name="_Toc526408653"/>
        <w:bookmarkStart w:id="5944" w:name="_Toc526409323"/>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del>
    </w:p>
    <w:p w14:paraId="6AA3A795" w14:textId="77777777" w:rsidR="00CC7CAD" w:rsidDel="00ED4678" w:rsidRDefault="00463C06">
      <w:pPr>
        <w:pStyle w:val="Heading1"/>
        <w:rPr>
          <w:del w:id="5945" w:author="Peter Simpson" w:date="2018-10-03T09:45:00Z"/>
        </w:rPr>
        <w:pPrChange w:id="5946" w:author="Peter Simpson" w:date="2018-10-03T13:03:00Z">
          <w:pPr>
            <w:jc w:val="center"/>
          </w:pPr>
        </w:pPrChange>
      </w:pPr>
      <w:del w:id="5947" w:author="Peter Simpson" w:date="2018-10-03T09:45:00Z">
        <w:r w:rsidDel="00ED4678">
          <w:rPr>
            <w:rStyle w:val="Hyperlink"/>
          </w:rPr>
          <w:fldChar w:fldCharType="begin"/>
        </w:r>
        <w:r w:rsidDel="00ED4678">
          <w:rPr>
            <w:rStyle w:val="Hyperlink"/>
          </w:rPr>
          <w:delInstrText xml:space="preserve"> HYPERLINK "https://www.ascom-standards.org/api/server.html" </w:delInstrText>
        </w:r>
        <w:r w:rsidDel="00ED4678">
          <w:rPr>
            <w:rStyle w:val="Hyperlink"/>
          </w:rPr>
          <w:fldChar w:fldCharType="separate"/>
        </w:r>
        <w:r w:rsidR="00CC7CAD" w:rsidDel="00ED4678">
          <w:rPr>
            <w:rStyle w:val="Hyperlink"/>
          </w:rPr>
          <w:delText>https://www.ascom-standards.org/api/server.html</w:delText>
        </w:r>
        <w:r w:rsidDel="00ED4678">
          <w:rPr>
            <w:rStyle w:val="Hyperlink"/>
          </w:rPr>
          <w:fldChar w:fldCharType="end"/>
        </w:r>
        <w:bookmarkStart w:id="5948" w:name="_Toc526332314"/>
        <w:bookmarkStart w:id="5949" w:name="_Toc526332479"/>
        <w:bookmarkStart w:id="5950" w:name="_Toc526332643"/>
        <w:bookmarkStart w:id="5951" w:name="_Toc526332807"/>
        <w:bookmarkStart w:id="5952" w:name="_Toc526332977"/>
        <w:bookmarkStart w:id="5953" w:name="_Toc526333147"/>
        <w:bookmarkStart w:id="5954" w:name="_Toc526333311"/>
        <w:bookmarkStart w:id="5955" w:name="_Toc526333481"/>
        <w:bookmarkStart w:id="5956" w:name="_Toc526333646"/>
        <w:bookmarkStart w:id="5957" w:name="_Toc526333809"/>
        <w:bookmarkStart w:id="5958" w:name="_Toc526333972"/>
        <w:bookmarkStart w:id="5959" w:name="_Toc526334135"/>
        <w:bookmarkStart w:id="5960" w:name="_Toc526334299"/>
        <w:bookmarkStart w:id="5961" w:name="_Toc526334462"/>
        <w:bookmarkStart w:id="5962" w:name="_Toc526334625"/>
        <w:bookmarkStart w:id="5963" w:name="_Toc526334789"/>
        <w:bookmarkStart w:id="5964" w:name="_Toc526334953"/>
        <w:bookmarkStart w:id="5965" w:name="_Toc526335119"/>
        <w:bookmarkStart w:id="5966" w:name="_Toc526335284"/>
        <w:bookmarkStart w:id="5967" w:name="_Toc526335447"/>
        <w:bookmarkStart w:id="5968" w:name="_Toc526335609"/>
        <w:bookmarkStart w:id="5969" w:name="_Toc526335772"/>
        <w:bookmarkStart w:id="5970" w:name="_Toc526335934"/>
        <w:bookmarkStart w:id="5971" w:name="_Toc526336077"/>
        <w:bookmarkStart w:id="5972" w:name="_Toc526336221"/>
        <w:bookmarkStart w:id="5973" w:name="_Toc526336364"/>
        <w:bookmarkStart w:id="5974" w:name="_Toc526336535"/>
        <w:bookmarkStart w:id="5975" w:name="_Toc526336704"/>
        <w:bookmarkStart w:id="5976" w:name="_Toc526336874"/>
        <w:bookmarkStart w:id="5977" w:name="_Toc526337044"/>
        <w:bookmarkStart w:id="5978" w:name="_Toc526337210"/>
        <w:bookmarkStart w:id="5979" w:name="_Toc526361002"/>
        <w:bookmarkStart w:id="5980" w:name="_Toc526362108"/>
        <w:bookmarkStart w:id="5981" w:name="_Toc526362195"/>
        <w:bookmarkStart w:id="5982" w:name="_Toc526367953"/>
        <w:bookmarkStart w:id="5983" w:name="_Toc526408335"/>
        <w:bookmarkStart w:id="5984" w:name="_Toc526408480"/>
        <w:bookmarkStart w:id="5985" w:name="_Toc526408567"/>
        <w:bookmarkStart w:id="5986" w:name="_Toc526408654"/>
        <w:bookmarkStart w:id="5987" w:name="_Toc526409324"/>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del>
    </w:p>
    <w:p w14:paraId="2360FEE2" w14:textId="77777777" w:rsidR="00CC7CAD" w:rsidDel="00ED4678" w:rsidRDefault="00CC7CAD">
      <w:pPr>
        <w:pStyle w:val="Heading1"/>
        <w:rPr>
          <w:del w:id="5988" w:author="Peter Simpson" w:date="2018-10-03T09:45:00Z"/>
        </w:rPr>
        <w:pPrChange w:id="5989" w:author="Peter Simpson" w:date="2018-10-03T13:03:00Z">
          <w:pPr/>
        </w:pPrChange>
      </w:pPr>
      <w:del w:id="5990"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5991" w:name="_Toc526332315"/>
        <w:bookmarkStart w:id="5992" w:name="_Toc526332480"/>
        <w:bookmarkStart w:id="5993" w:name="_Toc526332644"/>
        <w:bookmarkStart w:id="5994" w:name="_Toc526332808"/>
        <w:bookmarkStart w:id="5995" w:name="_Toc526332978"/>
        <w:bookmarkStart w:id="5996" w:name="_Toc526333148"/>
        <w:bookmarkStart w:id="5997" w:name="_Toc526333312"/>
        <w:bookmarkStart w:id="5998" w:name="_Toc526333482"/>
        <w:bookmarkStart w:id="5999" w:name="_Toc526333647"/>
        <w:bookmarkStart w:id="6000" w:name="_Toc526333810"/>
        <w:bookmarkStart w:id="6001" w:name="_Toc526333973"/>
        <w:bookmarkStart w:id="6002" w:name="_Toc526334136"/>
        <w:bookmarkStart w:id="6003" w:name="_Toc526334300"/>
        <w:bookmarkStart w:id="6004" w:name="_Toc526334463"/>
        <w:bookmarkStart w:id="6005" w:name="_Toc526334626"/>
        <w:bookmarkStart w:id="6006" w:name="_Toc526334790"/>
        <w:bookmarkStart w:id="6007" w:name="_Toc526334954"/>
        <w:bookmarkStart w:id="6008" w:name="_Toc526335120"/>
        <w:bookmarkStart w:id="6009" w:name="_Toc526335285"/>
        <w:bookmarkStart w:id="6010" w:name="_Toc526335448"/>
        <w:bookmarkStart w:id="6011" w:name="_Toc526335610"/>
        <w:bookmarkStart w:id="6012" w:name="_Toc526335773"/>
        <w:bookmarkStart w:id="6013" w:name="_Toc526335935"/>
        <w:bookmarkStart w:id="6014" w:name="_Toc526336078"/>
        <w:bookmarkStart w:id="6015" w:name="_Toc526336222"/>
        <w:bookmarkStart w:id="6016" w:name="_Toc526336365"/>
        <w:bookmarkStart w:id="6017" w:name="_Toc526336536"/>
        <w:bookmarkStart w:id="6018" w:name="_Toc526336705"/>
        <w:bookmarkStart w:id="6019" w:name="_Toc526336875"/>
        <w:bookmarkStart w:id="6020" w:name="_Toc526337045"/>
        <w:bookmarkStart w:id="6021" w:name="_Toc526337211"/>
        <w:bookmarkStart w:id="6022" w:name="_Toc526361003"/>
        <w:bookmarkStart w:id="6023" w:name="_Toc526362109"/>
        <w:bookmarkStart w:id="6024" w:name="_Toc526362196"/>
        <w:bookmarkStart w:id="6025" w:name="_Toc526367954"/>
        <w:bookmarkStart w:id="6026" w:name="_Toc526408336"/>
        <w:bookmarkStart w:id="6027" w:name="_Toc526408481"/>
        <w:bookmarkStart w:id="6028" w:name="_Toc526408568"/>
        <w:bookmarkStart w:id="6029" w:name="_Toc526408655"/>
        <w:bookmarkStart w:id="6030" w:name="_Toc526409325"/>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del>
    </w:p>
    <w:p w14:paraId="5B1EF253" w14:textId="77777777" w:rsidR="00CC7CAD" w:rsidDel="00ED4678" w:rsidRDefault="00CC7CAD">
      <w:pPr>
        <w:pStyle w:val="Heading1"/>
        <w:rPr>
          <w:del w:id="6031" w:author="Peter Simpson" w:date="2018-10-03T09:45:00Z"/>
        </w:rPr>
        <w:pPrChange w:id="6032" w:author="Peter Simpson" w:date="2018-10-03T13:03:00Z">
          <w:pPr/>
        </w:pPrChange>
      </w:pPr>
      <w:bookmarkStart w:id="6033" w:name="_Toc526332316"/>
      <w:bookmarkStart w:id="6034" w:name="_Toc526332481"/>
      <w:bookmarkStart w:id="6035" w:name="_Toc526332645"/>
      <w:bookmarkStart w:id="6036" w:name="_Toc526332809"/>
      <w:bookmarkStart w:id="6037" w:name="_Toc526332979"/>
      <w:bookmarkStart w:id="6038" w:name="_Toc526333149"/>
      <w:bookmarkStart w:id="6039" w:name="_Toc526333313"/>
      <w:bookmarkStart w:id="6040" w:name="_Toc526333483"/>
      <w:bookmarkStart w:id="6041" w:name="_Toc526333648"/>
      <w:bookmarkStart w:id="6042" w:name="_Toc526333811"/>
      <w:bookmarkStart w:id="6043" w:name="_Toc526333974"/>
      <w:bookmarkStart w:id="6044" w:name="_Toc526334137"/>
      <w:bookmarkStart w:id="6045" w:name="_Toc526334301"/>
      <w:bookmarkStart w:id="6046" w:name="_Toc526334464"/>
      <w:bookmarkStart w:id="6047" w:name="_Toc526334627"/>
      <w:bookmarkStart w:id="6048" w:name="_Toc526334791"/>
      <w:bookmarkStart w:id="6049" w:name="_Toc526334955"/>
      <w:bookmarkStart w:id="6050" w:name="_Toc526335121"/>
      <w:bookmarkStart w:id="6051" w:name="_Toc526335286"/>
      <w:bookmarkStart w:id="6052" w:name="_Toc526335449"/>
      <w:bookmarkStart w:id="6053" w:name="_Toc526335611"/>
      <w:bookmarkStart w:id="6054" w:name="_Toc526335774"/>
      <w:bookmarkStart w:id="6055" w:name="_Toc526335936"/>
      <w:bookmarkStart w:id="6056" w:name="_Toc526336079"/>
      <w:bookmarkStart w:id="6057" w:name="_Toc526336223"/>
      <w:bookmarkStart w:id="6058" w:name="_Toc526336366"/>
      <w:bookmarkStart w:id="6059" w:name="_Toc526336537"/>
      <w:bookmarkStart w:id="6060" w:name="_Toc526336706"/>
      <w:bookmarkStart w:id="6061" w:name="_Toc526336876"/>
      <w:bookmarkStart w:id="6062" w:name="_Toc526337046"/>
      <w:bookmarkStart w:id="6063" w:name="_Toc526337212"/>
      <w:bookmarkStart w:id="6064" w:name="_Toc526361004"/>
      <w:bookmarkStart w:id="6065" w:name="_Toc526362110"/>
      <w:bookmarkStart w:id="6066" w:name="_Toc526362197"/>
      <w:bookmarkStart w:id="6067" w:name="_Toc526367955"/>
      <w:bookmarkStart w:id="6068" w:name="_Toc526408337"/>
      <w:bookmarkStart w:id="6069" w:name="_Toc526408482"/>
      <w:bookmarkStart w:id="6070" w:name="_Toc526408569"/>
      <w:bookmarkStart w:id="6071" w:name="_Toc526408656"/>
      <w:bookmarkStart w:id="6072" w:name="_Toc526409326"/>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p>
    <w:p w14:paraId="4D434C45" w14:textId="77777777" w:rsidR="00CC7CAD" w:rsidDel="00ED4678" w:rsidRDefault="00CC7CAD">
      <w:pPr>
        <w:pStyle w:val="Heading1"/>
        <w:rPr>
          <w:del w:id="6073" w:author="Peter Simpson" w:date="2018-10-03T09:45:00Z"/>
        </w:rPr>
        <w:pPrChange w:id="6074" w:author="Peter Simpson" w:date="2018-10-03T13:03:00Z">
          <w:pPr>
            <w:keepNext/>
          </w:pPr>
        </w:pPrChange>
      </w:pPr>
      <w:del w:id="6075" w:author="Peter Simpson" w:date="2018-10-03T09:45:00Z">
        <w:r w:rsidDel="00ED4678">
          <w:rPr>
            <w:noProof/>
            <w:lang w:val="en-US" w:eastAsia="en-US"/>
          </w:rPr>
          <w:drawing>
            <wp:inline distT="0" distB="0" distL="0" distR="0" wp14:anchorId="03CC66E9" wp14:editId="5394A42D">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4040505"/>
                      </a:xfrm>
                      <a:prstGeom prst="rect">
                        <a:avLst/>
                      </a:prstGeom>
                    </pic:spPr>
                  </pic:pic>
                </a:graphicData>
              </a:graphic>
            </wp:inline>
          </w:drawing>
        </w:r>
        <w:bookmarkStart w:id="6076" w:name="_Toc526332317"/>
        <w:bookmarkStart w:id="6077" w:name="_Toc526332482"/>
        <w:bookmarkStart w:id="6078" w:name="_Toc526332646"/>
        <w:bookmarkStart w:id="6079" w:name="_Toc526332810"/>
        <w:bookmarkStart w:id="6080" w:name="_Toc526332980"/>
        <w:bookmarkStart w:id="6081" w:name="_Toc526333150"/>
        <w:bookmarkStart w:id="6082" w:name="_Toc526333314"/>
        <w:bookmarkStart w:id="6083" w:name="_Toc526333484"/>
        <w:bookmarkStart w:id="6084" w:name="_Toc526333649"/>
        <w:bookmarkStart w:id="6085" w:name="_Toc526333812"/>
        <w:bookmarkStart w:id="6086" w:name="_Toc526333975"/>
        <w:bookmarkStart w:id="6087" w:name="_Toc526334138"/>
        <w:bookmarkStart w:id="6088" w:name="_Toc526334302"/>
        <w:bookmarkStart w:id="6089" w:name="_Toc526334465"/>
        <w:bookmarkStart w:id="6090" w:name="_Toc526334628"/>
        <w:bookmarkStart w:id="6091" w:name="_Toc526334792"/>
        <w:bookmarkStart w:id="6092" w:name="_Toc526334956"/>
        <w:bookmarkStart w:id="6093" w:name="_Toc526335122"/>
        <w:bookmarkStart w:id="6094" w:name="_Toc526335287"/>
        <w:bookmarkStart w:id="6095" w:name="_Toc526335450"/>
        <w:bookmarkStart w:id="6096" w:name="_Toc526335612"/>
        <w:bookmarkStart w:id="6097" w:name="_Toc526335775"/>
        <w:bookmarkStart w:id="6098" w:name="_Toc526335937"/>
        <w:bookmarkStart w:id="6099" w:name="_Toc526336080"/>
        <w:bookmarkStart w:id="6100" w:name="_Toc526336224"/>
        <w:bookmarkStart w:id="6101" w:name="_Toc526336367"/>
        <w:bookmarkStart w:id="6102" w:name="_Toc526336538"/>
        <w:bookmarkStart w:id="6103" w:name="_Toc526336707"/>
        <w:bookmarkStart w:id="6104" w:name="_Toc526336877"/>
        <w:bookmarkStart w:id="6105" w:name="_Toc526337047"/>
        <w:bookmarkStart w:id="6106" w:name="_Toc526337213"/>
        <w:bookmarkStart w:id="6107" w:name="_Toc526361005"/>
        <w:bookmarkStart w:id="6108" w:name="_Toc526362111"/>
        <w:bookmarkStart w:id="6109" w:name="_Toc526362198"/>
        <w:bookmarkStart w:id="6110" w:name="_Toc526367956"/>
        <w:bookmarkStart w:id="6111" w:name="_Toc526408338"/>
        <w:bookmarkStart w:id="6112" w:name="_Toc526408483"/>
        <w:bookmarkStart w:id="6113" w:name="_Toc526408570"/>
        <w:bookmarkStart w:id="6114" w:name="_Toc526408657"/>
        <w:bookmarkStart w:id="6115" w:name="_Toc526409327"/>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del>
    </w:p>
    <w:p w14:paraId="29D1BF0C" w14:textId="77777777" w:rsidR="00CC7CAD" w:rsidDel="00ED4678" w:rsidRDefault="00CC7CAD">
      <w:pPr>
        <w:pStyle w:val="Heading1"/>
        <w:rPr>
          <w:del w:id="6116" w:author="Peter Simpson" w:date="2018-10-03T09:45:00Z"/>
        </w:rPr>
        <w:pPrChange w:id="6117" w:author="Peter Simpson" w:date="2018-10-03T13:03:00Z">
          <w:pPr>
            <w:pStyle w:val="Caption"/>
          </w:pPr>
        </w:pPrChange>
      </w:pPr>
      <w:del w:id="6118" w:author="Peter Simpson" w:date="2018-10-03T09:45:00Z">
        <w:r w:rsidDel="00ED4678">
          <w:delText xml:space="preserve">Figure </w:delText>
        </w:r>
        <w:r w:rsidR="00A15ED9" w:rsidDel="00ED4678">
          <w:rPr>
            <w:noProof/>
          </w:rPr>
          <w:fldChar w:fldCharType="begin"/>
        </w:r>
        <w:r w:rsidR="00A15ED9" w:rsidDel="00ED4678">
          <w:rPr>
            <w:noProof/>
          </w:rPr>
          <w:delInstrText xml:space="preserve"> SEQ Figure \* ARABIC </w:delInstrText>
        </w:r>
        <w:r w:rsidR="00A15ED9" w:rsidDel="00ED4678">
          <w:rPr>
            <w:noProof/>
          </w:rPr>
          <w:fldChar w:fldCharType="separate"/>
        </w:r>
        <w:r w:rsidR="00E075C1" w:rsidDel="00ED4678">
          <w:rPr>
            <w:noProof/>
          </w:rPr>
          <w:delText>6</w:delText>
        </w:r>
        <w:r w:rsidR="00A15ED9" w:rsidDel="00ED4678">
          <w:rPr>
            <w:noProof/>
          </w:rPr>
          <w:fldChar w:fldCharType="end"/>
        </w:r>
        <w:r w:rsidDel="00ED4678">
          <w:delText xml:space="preserve"> - Swagger Documentation - Summary level</w:delText>
        </w:r>
        <w:bookmarkStart w:id="6119" w:name="_Toc526332318"/>
        <w:bookmarkStart w:id="6120" w:name="_Toc526332483"/>
        <w:bookmarkStart w:id="6121" w:name="_Toc526332647"/>
        <w:bookmarkStart w:id="6122" w:name="_Toc526332811"/>
        <w:bookmarkStart w:id="6123" w:name="_Toc526332981"/>
        <w:bookmarkStart w:id="6124" w:name="_Toc526333151"/>
        <w:bookmarkStart w:id="6125" w:name="_Toc526333315"/>
        <w:bookmarkStart w:id="6126" w:name="_Toc526333485"/>
        <w:bookmarkStart w:id="6127" w:name="_Toc526333650"/>
        <w:bookmarkStart w:id="6128" w:name="_Toc526333813"/>
        <w:bookmarkStart w:id="6129" w:name="_Toc526333976"/>
        <w:bookmarkStart w:id="6130" w:name="_Toc526334139"/>
        <w:bookmarkStart w:id="6131" w:name="_Toc526334303"/>
        <w:bookmarkStart w:id="6132" w:name="_Toc526334466"/>
        <w:bookmarkStart w:id="6133" w:name="_Toc526334629"/>
        <w:bookmarkStart w:id="6134" w:name="_Toc526334793"/>
        <w:bookmarkStart w:id="6135" w:name="_Toc526334957"/>
        <w:bookmarkStart w:id="6136" w:name="_Toc526335123"/>
        <w:bookmarkStart w:id="6137" w:name="_Toc526335288"/>
        <w:bookmarkStart w:id="6138" w:name="_Toc526335451"/>
        <w:bookmarkStart w:id="6139" w:name="_Toc526335613"/>
        <w:bookmarkStart w:id="6140" w:name="_Toc526335776"/>
        <w:bookmarkStart w:id="6141" w:name="_Toc526335938"/>
        <w:bookmarkStart w:id="6142" w:name="_Toc526336081"/>
        <w:bookmarkStart w:id="6143" w:name="_Toc526336225"/>
        <w:bookmarkStart w:id="6144" w:name="_Toc526336368"/>
        <w:bookmarkStart w:id="6145" w:name="_Toc526336539"/>
        <w:bookmarkStart w:id="6146" w:name="_Toc526336708"/>
        <w:bookmarkStart w:id="6147" w:name="_Toc526336878"/>
        <w:bookmarkStart w:id="6148" w:name="_Toc526337048"/>
        <w:bookmarkStart w:id="6149" w:name="_Toc526337214"/>
        <w:bookmarkStart w:id="6150" w:name="_Toc526361006"/>
        <w:bookmarkStart w:id="6151" w:name="_Toc526362112"/>
        <w:bookmarkStart w:id="6152" w:name="_Toc526362199"/>
        <w:bookmarkStart w:id="6153" w:name="_Toc526367957"/>
        <w:bookmarkStart w:id="6154" w:name="_Toc526408339"/>
        <w:bookmarkStart w:id="6155" w:name="_Toc526408484"/>
        <w:bookmarkStart w:id="6156" w:name="_Toc526408571"/>
        <w:bookmarkStart w:id="6157" w:name="_Toc526408658"/>
        <w:bookmarkStart w:id="6158" w:name="_Toc52640932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del>
    </w:p>
    <w:p w14:paraId="6E9AE9E0" w14:textId="77777777" w:rsidR="00CC7CAD" w:rsidDel="00ED4678" w:rsidRDefault="00CC7CAD">
      <w:pPr>
        <w:pStyle w:val="Heading1"/>
        <w:rPr>
          <w:del w:id="6159" w:author="Peter Simpson" w:date="2018-10-03T09:45:00Z"/>
        </w:rPr>
        <w:pPrChange w:id="6160" w:author="Peter Simpson" w:date="2018-10-03T13:03:00Z">
          <w:pPr>
            <w:keepNext/>
          </w:pPr>
        </w:pPrChange>
      </w:pPr>
      <w:del w:id="6161" w:author="Peter Simpson" w:date="2018-10-03T09:45:00Z">
        <w:r w:rsidDel="00ED4678">
          <w:rPr>
            <w:noProof/>
            <w:lang w:val="en-US" w:eastAsia="en-US"/>
          </w:rPr>
          <w:drawing>
            <wp:inline distT="0" distB="0" distL="0" distR="0" wp14:anchorId="086B40A5" wp14:editId="159BBBCE">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6004560"/>
                      </a:xfrm>
                      <a:prstGeom prst="rect">
                        <a:avLst/>
                      </a:prstGeom>
                    </pic:spPr>
                  </pic:pic>
                </a:graphicData>
              </a:graphic>
            </wp:inline>
          </w:drawing>
        </w:r>
        <w:bookmarkStart w:id="6162" w:name="_Toc526332319"/>
        <w:bookmarkStart w:id="6163" w:name="_Toc526332484"/>
        <w:bookmarkStart w:id="6164" w:name="_Toc526332648"/>
        <w:bookmarkStart w:id="6165" w:name="_Toc526332812"/>
        <w:bookmarkStart w:id="6166" w:name="_Toc526332982"/>
        <w:bookmarkStart w:id="6167" w:name="_Toc526333152"/>
        <w:bookmarkStart w:id="6168" w:name="_Toc526333316"/>
        <w:bookmarkStart w:id="6169" w:name="_Toc526333486"/>
        <w:bookmarkStart w:id="6170" w:name="_Toc526333651"/>
        <w:bookmarkStart w:id="6171" w:name="_Toc526333814"/>
        <w:bookmarkStart w:id="6172" w:name="_Toc526333977"/>
        <w:bookmarkStart w:id="6173" w:name="_Toc526334140"/>
        <w:bookmarkStart w:id="6174" w:name="_Toc526334304"/>
        <w:bookmarkStart w:id="6175" w:name="_Toc526334467"/>
        <w:bookmarkStart w:id="6176" w:name="_Toc526334630"/>
        <w:bookmarkStart w:id="6177" w:name="_Toc526334794"/>
        <w:bookmarkStart w:id="6178" w:name="_Toc526334958"/>
        <w:bookmarkStart w:id="6179" w:name="_Toc526335124"/>
        <w:bookmarkStart w:id="6180" w:name="_Toc526335289"/>
        <w:bookmarkStart w:id="6181" w:name="_Toc526335452"/>
        <w:bookmarkStart w:id="6182" w:name="_Toc526335614"/>
        <w:bookmarkStart w:id="6183" w:name="_Toc526335777"/>
        <w:bookmarkStart w:id="6184" w:name="_Toc526335939"/>
        <w:bookmarkStart w:id="6185" w:name="_Toc526336082"/>
        <w:bookmarkStart w:id="6186" w:name="_Toc526336226"/>
        <w:bookmarkStart w:id="6187" w:name="_Toc526336369"/>
        <w:bookmarkStart w:id="6188" w:name="_Toc526336540"/>
        <w:bookmarkStart w:id="6189" w:name="_Toc526336709"/>
        <w:bookmarkStart w:id="6190" w:name="_Toc526336879"/>
        <w:bookmarkStart w:id="6191" w:name="_Toc526337049"/>
        <w:bookmarkStart w:id="6192" w:name="_Toc526337215"/>
        <w:bookmarkStart w:id="6193" w:name="_Toc526361007"/>
        <w:bookmarkStart w:id="6194" w:name="_Toc526362113"/>
        <w:bookmarkStart w:id="6195" w:name="_Toc526362200"/>
        <w:bookmarkStart w:id="6196" w:name="_Toc526367958"/>
        <w:bookmarkStart w:id="6197" w:name="_Toc526408340"/>
        <w:bookmarkStart w:id="6198" w:name="_Toc526408485"/>
        <w:bookmarkStart w:id="6199" w:name="_Toc526408572"/>
        <w:bookmarkStart w:id="6200" w:name="_Toc526408659"/>
        <w:bookmarkStart w:id="6201" w:name="_Toc526409329"/>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del>
    </w:p>
    <w:p w14:paraId="480B3142" w14:textId="77777777" w:rsidR="00CC7CAD" w:rsidDel="002152E8" w:rsidRDefault="00CC7CAD">
      <w:pPr>
        <w:pStyle w:val="Heading1"/>
        <w:rPr>
          <w:del w:id="6202" w:author="Peter Simpson" w:date="2018-10-03T11:44:00Z"/>
        </w:rPr>
        <w:pPrChange w:id="6203" w:author="Peter Simpson" w:date="2018-10-03T13:03:00Z">
          <w:pPr>
            <w:pStyle w:val="Caption"/>
          </w:pPr>
        </w:pPrChange>
      </w:pPr>
      <w:del w:id="6204" w:author="Peter Simpson" w:date="2018-10-03T11:44:00Z">
        <w:r w:rsidDel="002152E8">
          <w:delText xml:space="preserve">Figure </w:delText>
        </w:r>
        <w:r w:rsidR="00A15ED9" w:rsidDel="002152E8">
          <w:rPr>
            <w:noProof/>
          </w:rPr>
          <w:fldChar w:fldCharType="begin"/>
        </w:r>
        <w:r w:rsidR="00A15ED9" w:rsidDel="002152E8">
          <w:rPr>
            <w:noProof/>
          </w:rPr>
          <w:delInstrText xml:space="preserve"> SEQ Figure \* ARABIC </w:delInstrText>
        </w:r>
        <w:r w:rsidR="00A15ED9" w:rsidDel="002152E8">
          <w:rPr>
            <w:noProof/>
          </w:rPr>
          <w:fldChar w:fldCharType="separate"/>
        </w:r>
        <w:r w:rsidR="00E075C1" w:rsidDel="002152E8">
          <w:rPr>
            <w:noProof/>
          </w:rPr>
          <w:delText>7</w:delText>
        </w:r>
        <w:r w:rsidR="00A15ED9" w:rsidDel="002152E8">
          <w:rPr>
            <w:noProof/>
          </w:rPr>
          <w:fldChar w:fldCharType="end"/>
        </w:r>
        <w:r w:rsidDel="002152E8">
          <w:delText xml:space="preserve"> - Swagger Documentation - Method detail</w:delText>
        </w:r>
        <w:bookmarkStart w:id="6205" w:name="_Toc526332320"/>
        <w:bookmarkStart w:id="6206" w:name="_Toc526332485"/>
        <w:bookmarkStart w:id="6207" w:name="_Toc526332649"/>
        <w:bookmarkStart w:id="6208" w:name="_Toc526332813"/>
        <w:bookmarkStart w:id="6209" w:name="_Toc526332983"/>
        <w:bookmarkStart w:id="6210" w:name="_Toc526333153"/>
        <w:bookmarkStart w:id="6211" w:name="_Toc526333317"/>
        <w:bookmarkStart w:id="6212" w:name="_Toc526333487"/>
        <w:bookmarkStart w:id="6213" w:name="_Toc526333652"/>
        <w:bookmarkStart w:id="6214" w:name="_Toc526333815"/>
        <w:bookmarkStart w:id="6215" w:name="_Toc526333978"/>
        <w:bookmarkStart w:id="6216" w:name="_Toc526334141"/>
        <w:bookmarkStart w:id="6217" w:name="_Toc526334305"/>
        <w:bookmarkStart w:id="6218" w:name="_Toc526334468"/>
        <w:bookmarkStart w:id="6219" w:name="_Toc526334631"/>
        <w:bookmarkStart w:id="6220" w:name="_Toc526334795"/>
        <w:bookmarkStart w:id="6221" w:name="_Toc526334959"/>
        <w:bookmarkStart w:id="6222" w:name="_Toc526335125"/>
        <w:bookmarkStart w:id="6223" w:name="_Toc526335290"/>
        <w:bookmarkStart w:id="6224" w:name="_Toc526335453"/>
        <w:bookmarkStart w:id="6225" w:name="_Toc526335615"/>
        <w:bookmarkStart w:id="6226" w:name="_Toc526335778"/>
        <w:bookmarkStart w:id="6227" w:name="_Toc526335940"/>
        <w:bookmarkStart w:id="6228" w:name="_Toc526336083"/>
        <w:bookmarkStart w:id="6229" w:name="_Toc526336227"/>
        <w:bookmarkStart w:id="6230" w:name="_Toc526336370"/>
        <w:bookmarkStart w:id="6231" w:name="_Toc526336541"/>
        <w:bookmarkStart w:id="6232" w:name="_Toc526336710"/>
        <w:bookmarkStart w:id="6233" w:name="_Toc526336880"/>
        <w:bookmarkStart w:id="6234" w:name="_Toc526337050"/>
        <w:bookmarkStart w:id="6235" w:name="_Toc526337216"/>
        <w:bookmarkStart w:id="6236" w:name="_Toc526361008"/>
        <w:bookmarkStart w:id="6237" w:name="_Toc526362114"/>
        <w:bookmarkStart w:id="6238" w:name="_Toc526362201"/>
        <w:bookmarkStart w:id="6239" w:name="_Toc526367959"/>
        <w:bookmarkStart w:id="6240" w:name="_Toc526408341"/>
        <w:bookmarkStart w:id="6241" w:name="_Toc526408486"/>
        <w:bookmarkStart w:id="6242" w:name="_Toc526408573"/>
        <w:bookmarkStart w:id="6243" w:name="_Toc526408660"/>
        <w:bookmarkStart w:id="6244" w:name="_Toc526409330"/>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del>
    </w:p>
    <w:p w14:paraId="706D869E" w14:textId="77777777" w:rsidR="00CC7CAD" w:rsidDel="002152E8" w:rsidRDefault="00CC7CAD">
      <w:pPr>
        <w:pStyle w:val="Heading1"/>
        <w:rPr>
          <w:del w:id="6245" w:author="Peter Simpson" w:date="2018-10-03T11:44:00Z"/>
        </w:rPr>
        <w:pPrChange w:id="6246" w:author="Peter Simpson" w:date="2018-10-03T13:03:00Z">
          <w:pPr/>
        </w:pPrChange>
      </w:pPr>
      <w:del w:id="6247" w:author="Peter Simpson" w:date="2018-10-03T11:44:00Z">
        <w:r w:rsidDel="002152E8">
          <w:delText>The “Try it out!” button is not functional at present because the content needs to be hosted from a server running Windows and the ASCOM Remote Device Server.</w:delText>
        </w:r>
        <w:bookmarkStart w:id="6248" w:name="_Toc526332321"/>
        <w:bookmarkStart w:id="6249" w:name="_Toc526332486"/>
        <w:bookmarkStart w:id="6250" w:name="_Toc526332650"/>
        <w:bookmarkStart w:id="6251" w:name="_Toc526332814"/>
        <w:bookmarkStart w:id="6252" w:name="_Toc526332984"/>
        <w:bookmarkStart w:id="6253" w:name="_Toc526333154"/>
        <w:bookmarkStart w:id="6254" w:name="_Toc526333318"/>
        <w:bookmarkStart w:id="6255" w:name="_Toc526333488"/>
        <w:bookmarkStart w:id="6256" w:name="_Toc526333653"/>
        <w:bookmarkStart w:id="6257" w:name="_Toc526333816"/>
        <w:bookmarkStart w:id="6258" w:name="_Toc526333979"/>
        <w:bookmarkStart w:id="6259" w:name="_Toc526334142"/>
        <w:bookmarkStart w:id="6260" w:name="_Toc526334306"/>
        <w:bookmarkStart w:id="6261" w:name="_Toc526334469"/>
        <w:bookmarkStart w:id="6262" w:name="_Toc526334632"/>
        <w:bookmarkStart w:id="6263" w:name="_Toc526334796"/>
        <w:bookmarkStart w:id="6264" w:name="_Toc526334960"/>
        <w:bookmarkStart w:id="6265" w:name="_Toc526335126"/>
        <w:bookmarkStart w:id="6266" w:name="_Toc526335291"/>
        <w:bookmarkStart w:id="6267" w:name="_Toc526335454"/>
        <w:bookmarkStart w:id="6268" w:name="_Toc526335616"/>
        <w:bookmarkStart w:id="6269" w:name="_Toc526335779"/>
        <w:bookmarkStart w:id="6270" w:name="_Toc526335941"/>
        <w:bookmarkStart w:id="6271" w:name="_Toc526336084"/>
        <w:bookmarkStart w:id="6272" w:name="_Toc526336228"/>
        <w:bookmarkStart w:id="6273" w:name="_Toc526336371"/>
        <w:bookmarkStart w:id="6274" w:name="_Toc526336542"/>
        <w:bookmarkStart w:id="6275" w:name="_Toc526336711"/>
        <w:bookmarkStart w:id="6276" w:name="_Toc526336881"/>
        <w:bookmarkStart w:id="6277" w:name="_Toc526337051"/>
        <w:bookmarkStart w:id="6278" w:name="_Toc526337217"/>
        <w:bookmarkStart w:id="6279" w:name="_Toc526361009"/>
        <w:bookmarkStart w:id="6280" w:name="_Toc526362115"/>
        <w:bookmarkStart w:id="6281" w:name="_Toc526362202"/>
        <w:bookmarkStart w:id="6282" w:name="_Toc526367960"/>
        <w:bookmarkStart w:id="6283" w:name="_Toc526408342"/>
        <w:bookmarkStart w:id="6284" w:name="_Toc526408487"/>
        <w:bookmarkStart w:id="6285" w:name="_Toc526408574"/>
        <w:bookmarkStart w:id="6286" w:name="_Toc526408661"/>
        <w:bookmarkStart w:id="6287" w:name="_Toc526409331"/>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del>
    </w:p>
    <w:p w14:paraId="34D24CD7" w14:textId="77777777" w:rsidR="00B61780" w:rsidDel="00311B10" w:rsidRDefault="00EC471F">
      <w:pPr>
        <w:pStyle w:val="Heading1"/>
        <w:rPr>
          <w:del w:id="6288" w:author="Peter Simpson" w:date="2018-10-03T13:19:00Z"/>
          <w:moveTo w:id="6289" w:author="Peter Simpson" w:date="2018-10-03T12:12:00Z"/>
        </w:rPr>
        <w:pPrChange w:id="6290" w:author="Peter Simpson" w:date="2018-10-04T12:06:00Z">
          <w:pPr>
            <w:pStyle w:val="Heading2"/>
          </w:pPr>
        </w:pPrChange>
      </w:pPr>
      <w:del w:id="6291" w:author="Peter Simpson" w:date="2018-10-03T13:17:00Z">
        <w:r w:rsidRPr="00311B10" w:rsidDel="00311B10">
          <w:rPr>
            <w:b w:val="0"/>
            <w:bCs w:val="0"/>
          </w:rPr>
          <w:br w:type="page"/>
        </w:r>
      </w:del>
      <w:bookmarkStart w:id="6292" w:name="_Ref525981771"/>
      <w:del w:id="6293" w:author="Peter Simpson" w:date="2018-10-02T20:11:00Z">
        <w:r w:rsidRPr="00311B10" w:rsidDel="002E7394">
          <w:rPr>
            <w:b w:val="0"/>
            <w:bCs w:val="0"/>
          </w:rPr>
          <w:delText xml:space="preserve">Part </w:delText>
        </w:r>
        <w:r w:rsidR="00A15ED9" w:rsidRPr="00311B10" w:rsidDel="002E7394">
          <w:rPr>
            <w:sz w:val="32"/>
            <w:szCs w:val="32"/>
            <w:rPrChange w:id="6294" w:author="Peter Simpson" w:date="2018-10-03T13:18:00Z">
              <w:rPr/>
            </w:rPrChange>
          </w:rPr>
          <w:fldChar w:fldCharType="begin"/>
        </w:r>
        <w:r w:rsidR="00A15ED9" w:rsidRPr="00311B10" w:rsidDel="002E7394">
          <w:rPr>
            <w:b w:val="0"/>
            <w:bCs w:val="0"/>
          </w:rPr>
          <w:delInstrText xml:space="preserve"> REF _Ref525981771 \n </w:delInstrText>
        </w:r>
        <w:r w:rsidR="00A15ED9" w:rsidRPr="00311B10" w:rsidDel="002E7394">
          <w:rPr>
            <w:sz w:val="32"/>
            <w:szCs w:val="32"/>
            <w:rPrChange w:id="6295" w:author="Peter Simpson" w:date="2018-10-03T13:18:00Z">
              <w:rPr/>
            </w:rPrChange>
          </w:rPr>
          <w:fldChar w:fldCharType="separate"/>
        </w:r>
        <w:r w:rsidR="00E075C1" w:rsidRPr="00311B10" w:rsidDel="002E7394">
          <w:rPr>
            <w:b w:val="0"/>
            <w:bCs w:val="0"/>
          </w:rPr>
          <w:delText>3</w:delText>
        </w:r>
        <w:r w:rsidR="00A15ED9" w:rsidRPr="00311B10" w:rsidDel="002E7394">
          <w:rPr>
            <w:sz w:val="32"/>
            <w:szCs w:val="32"/>
            <w:rPrChange w:id="6296" w:author="Peter Simpson" w:date="2018-10-03T13:18:00Z">
              <w:rPr/>
            </w:rPrChange>
          </w:rPr>
          <w:fldChar w:fldCharType="end"/>
        </w:r>
        <w:r w:rsidRPr="00311B10" w:rsidDel="002E7394">
          <w:rPr>
            <w:b w:val="0"/>
            <w:bCs w:val="0"/>
          </w:rPr>
          <w:delText xml:space="preserve"> - </w:delText>
        </w:r>
      </w:del>
      <w:del w:id="6297" w:author="Peter Simpson" w:date="2018-10-03T13:18:00Z">
        <w:r w:rsidRPr="00311B10" w:rsidDel="00311B10">
          <w:rPr>
            <w:b w:val="0"/>
            <w:bCs w:val="0"/>
          </w:rPr>
          <w:delText>Appendices and References</w:delText>
        </w:r>
      </w:del>
      <w:bookmarkStart w:id="6298" w:name="_Ref526277770"/>
      <w:bookmarkEnd w:id="6292"/>
      <w:moveToRangeStart w:id="6299" w:author="Peter Simpson" w:date="2018-10-03T12:12:00Z" w:name="move526332089"/>
      <w:moveTo w:id="6300" w:author="Peter Simpson" w:date="2018-10-03T12:12:00Z">
        <w:del w:id="6301" w:author="Peter Simpson" w:date="2018-10-03T13:19:00Z">
          <w:r w:rsidR="00B61780" w:rsidRPr="00311B10" w:rsidDel="00311B10">
            <w:rPr>
              <w:b w:val="0"/>
              <w:bCs w:val="0"/>
            </w:rPr>
            <w:delText>API</w:delText>
          </w:r>
          <w:r w:rsidR="00B61780" w:rsidDel="00311B10">
            <w:delText xml:space="preserve"> Contract </w:delText>
          </w:r>
        </w:del>
      </w:moveTo>
    </w:p>
    <w:p w14:paraId="02DAAE40" w14:textId="77777777" w:rsidR="00B61780" w:rsidDel="00C351BE" w:rsidRDefault="00B61780">
      <w:pPr>
        <w:pStyle w:val="Heading1"/>
        <w:rPr>
          <w:del w:id="6302" w:author="Peter Simpson" w:date="2018-10-04T09:51:00Z"/>
          <w:moveTo w:id="6303" w:author="Peter Simpson" w:date="2018-10-03T12:12:00Z"/>
        </w:rPr>
        <w:pPrChange w:id="6304" w:author="Peter Simpson" w:date="2018-10-04T12:06:00Z">
          <w:pPr>
            <w:pStyle w:val="Heading3"/>
          </w:pPr>
        </w:pPrChange>
      </w:pPr>
      <w:moveTo w:id="6305" w:author="Peter Simpson" w:date="2018-10-03T12:12:00Z">
        <w:del w:id="6306" w:author="Peter Simpson" w:date="2018-10-04T09:51:00Z">
          <w:r w:rsidDel="00C351BE">
            <w:delText>API Format</w:delText>
          </w:r>
        </w:del>
      </w:moveTo>
    </w:p>
    <w:p w14:paraId="1A5B6E12" w14:textId="77777777" w:rsidR="00B61780" w:rsidDel="00EE2A43" w:rsidRDefault="00B61780">
      <w:pPr>
        <w:pStyle w:val="Heading1"/>
        <w:rPr>
          <w:del w:id="6307" w:author="Peter Simpson" w:date="2018-10-04T12:06:00Z"/>
          <w:moveTo w:id="6308" w:author="Peter Simpson" w:date="2018-10-03T12:12:00Z"/>
        </w:rPr>
        <w:pPrChange w:id="6309" w:author="Peter Simpson" w:date="2018-10-04T12:06:00Z">
          <w:pPr/>
        </w:pPrChange>
      </w:pPr>
      <w:moveTo w:id="6310" w:author="Peter Simpson" w:date="2018-10-03T12:12:00Z">
        <w:del w:id="6311" w:author="Peter Simpson" w:date="2018-10-04T12:06:00Z">
          <w:r w:rsidDel="00EE2A43">
            <w:delText>The standard API format (fixed text is black and variable elements are red) will be:</w:delText>
          </w:r>
        </w:del>
      </w:moveTo>
    </w:p>
    <w:p w14:paraId="409A7172" w14:textId="77777777" w:rsidR="00B61780" w:rsidDel="00EE2A43" w:rsidRDefault="00B61780">
      <w:pPr>
        <w:pStyle w:val="Heading1"/>
        <w:rPr>
          <w:del w:id="6312" w:author="Peter Simpson" w:date="2018-10-04T12:06:00Z"/>
          <w:moveTo w:id="6313" w:author="Peter Simpson" w:date="2018-10-03T12:12:00Z"/>
          <w:color w:val="FF0000"/>
        </w:rPr>
        <w:pPrChange w:id="6314" w:author="Peter Simpson" w:date="2018-10-04T12:06:00Z">
          <w:pPr/>
        </w:pPrChange>
      </w:pPr>
      <w:moveTo w:id="6315" w:author="Peter Simpson" w:date="2018-10-03T12:12:00Z">
        <w:del w:id="6316" w:author="Peter Simpson" w:date="2018-10-04T12:06:00Z">
          <w:r w:rsidDel="00EE2A43">
            <w:delText>http://</w:delText>
          </w:r>
          <w:r w:rsidRPr="00B958A1" w:rsidDel="00EE2A43">
            <w:rPr>
              <w:color w:val="FF0000"/>
            </w:rPr>
            <w:delText>host</w:delText>
          </w:r>
          <w:r w:rsidDel="00EE2A43">
            <w:delText>/API/</w:delText>
          </w:r>
          <w:r w:rsidRPr="00B958A1" w:rsidDel="00EE2A43">
            <w:rPr>
              <w:color w:val="FF0000"/>
            </w:rPr>
            <w:delText>devicetype</w:delText>
          </w:r>
          <w:r w:rsidDel="00EE2A43">
            <w:delText>/V</w:delText>
          </w:r>
          <w:r w:rsidDel="00EE2A43">
            <w:rPr>
              <w:color w:val="FF0000"/>
            </w:rPr>
            <w:delText>Ve</w:delText>
          </w:r>
          <w:r w:rsidRPr="00B958A1" w:rsidDel="00EE2A43">
            <w:rPr>
              <w:color w:val="FF0000"/>
            </w:rPr>
            <w:delText>rsion</w:delText>
          </w:r>
          <w:r w:rsidDel="00EE2A43">
            <w:rPr>
              <w:color w:val="FF0000"/>
            </w:rPr>
            <w:delText>Number</w:delText>
          </w:r>
          <w:r w:rsidDel="00EE2A43">
            <w:delText>/</w:delText>
          </w:r>
          <w:r w:rsidRPr="00B958A1" w:rsidDel="00EE2A43">
            <w:rPr>
              <w:color w:val="FF0000"/>
            </w:rPr>
            <w:delText>resource</w:delText>
          </w:r>
          <w:r w:rsidDel="00EE2A43">
            <w:delText>?</w:delText>
          </w:r>
          <w:r w:rsidRPr="00B958A1" w:rsidDel="00EE2A43">
            <w:rPr>
              <w:color w:val="FF0000"/>
            </w:rPr>
            <w:delText>parameters</w:delText>
          </w:r>
        </w:del>
      </w:moveTo>
    </w:p>
    <w:p w14:paraId="7FFF0923" w14:textId="77777777" w:rsidR="00B61780" w:rsidDel="00EE2A43" w:rsidRDefault="00B61780">
      <w:pPr>
        <w:pStyle w:val="Heading1"/>
        <w:rPr>
          <w:del w:id="6317" w:author="Peter Simpson" w:date="2018-10-04T12:06:00Z"/>
          <w:moveTo w:id="6318" w:author="Peter Simpson" w:date="2018-10-03T12:12:00Z"/>
        </w:rPr>
        <w:pPrChange w:id="6319" w:author="Peter Simpson" w:date="2018-10-04T12:06:00Z">
          <w:pPr/>
        </w:pPrChange>
      </w:pPr>
      <w:moveTo w:id="6320" w:author="Peter Simpson" w:date="2018-10-03T12:12:00Z">
        <w:del w:id="6321" w:author="Peter Simpson" w:date="2018-10-04T12:06:00Z">
          <w:r w:rsidDel="00EE2A43">
            <w:delText xml:space="preserve">e.g.: </w:delText>
          </w:r>
          <w:r w:rsidDel="00EE2A43">
            <w:rPr>
              <w:rStyle w:val="Hyperlink"/>
              <w:b w:val="0"/>
              <w:bCs w:val="0"/>
            </w:rPr>
            <w:fldChar w:fldCharType="begin"/>
          </w:r>
          <w:r w:rsidDel="00EE2A43">
            <w:rPr>
              <w:rStyle w:val="Hyperlink"/>
            </w:rPr>
            <w:delInstrText xml:space="preserve"> HYPERLINK "http://api.peakobservatory.com/API/Telescope/V1/AxisRates?Axis=0" </w:delInstrText>
          </w:r>
          <w:r w:rsidDel="00EE2A43">
            <w:rPr>
              <w:rStyle w:val="Hyperlink"/>
              <w:b w:val="0"/>
              <w:bCs w:val="0"/>
            </w:rPr>
            <w:fldChar w:fldCharType="separate"/>
          </w:r>
          <w:r w:rsidRPr="001F6638" w:rsidDel="00EE2A43">
            <w:rPr>
              <w:rStyle w:val="Hyperlink"/>
            </w:rPr>
            <w:delText>http://api.peakobservatory.com/API/Telescope/V1/AxisRates?Axis=0</w:delText>
          </w:r>
          <w:r w:rsidDel="00EE2A43">
            <w:rPr>
              <w:rStyle w:val="Hyperlink"/>
              <w:b w:val="0"/>
              <w:bCs w:val="0"/>
            </w:rPr>
            <w:fldChar w:fldCharType="end"/>
          </w:r>
        </w:del>
      </w:moveTo>
    </w:p>
    <w:p w14:paraId="760E850A" w14:textId="77777777" w:rsidR="00B61780" w:rsidDel="00EE2A43" w:rsidRDefault="00B61780">
      <w:pPr>
        <w:pStyle w:val="Heading1"/>
        <w:rPr>
          <w:del w:id="6322" w:author="Peter Simpson" w:date="2018-10-04T12:06:00Z"/>
          <w:moveTo w:id="6323" w:author="Peter Simpson" w:date="2018-10-03T12:12:00Z"/>
        </w:rPr>
        <w:pPrChange w:id="6324" w:author="Peter Simpson" w:date="2018-10-04T12:06:00Z">
          <w:pPr/>
        </w:pPrChange>
      </w:pPr>
      <w:moveTo w:id="6325" w:author="Peter Simpson" w:date="2018-10-03T12:12:00Z">
        <w:del w:id="6326" w:author="Peter Simpson" w:date="2018-10-04T12:06:00Z">
          <w:r w:rsidDel="00EE2A43">
            <w:delText xml:space="preserve">e.g.: </w:delText>
          </w:r>
          <w:r w:rsidRPr="00212907" w:rsidDel="00EE2A43">
            <w:rPr>
              <w:rStyle w:val="Hyperlink"/>
            </w:rPr>
            <w:delText>http://api.peakobservatory.com/API/Telescope/V1/CanSlew</w:delText>
          </w:r>
        </w:del>
      </w:moveTo>
    </w:p>
    <w:p w14:paraId="2612BE41" w14:textId="77777777" w:rsidR="00B61780" w:rsidDel="00EE2A43" w:rsidRDefault="00B61780">
      <w:pPr>
        <w:pStyle w:val="Heading1"/>
        <w:rPr>
          <w:del w:id="6327" w:author="Peter Simpson" w:date="2018-10-04T12:06:00Z"/>
          <w:moveTo w:id="6328" w:author="Peter Simpson" w:date="2018-10-03T12:12:00Z"/>
        </w:rPr>
        <w:pPrChange w:id="6329" w:author="Peter Simpson" w:date="2018-10-04T12:06:00Z">
          <w:pPr/>
        </w:pPrChange>
      </w:pPr>
      <w:moveTo w:id="6330" w:author="Peter Simpson" w:date="2018-10-03T12:12:00Z">
        <w:del w:id="6331" w:author="Peter Simpson" w:date="2018-10-04T12:06:00Z">
          <w:r w:rsidDel="00EE2A43">
            <w:delText>The remote server URI handler is not case sensitive, so the first example above could also be sent as:</w:delText>
          </w:r>
        </w:del>
      </w:moveTo>
    </w:p>
    <w:p w14:paraId="38199390" w14:textId="77777777" w:rsidR="00B61780" w:rsidDel="00EE2A43" w:rsidRDefault="00B61780">
      <w:pPr>
        <w:pStyle w:val="Heading1"/>
        <w:rPr>
          <w:del w:id="6332" w:author="Peter Simpson" w:date="2018-10-04T12:06:00Z"/>
          <w:moveTo w:id="6333" w:author="Peter Simpson" w:date="2018-10-03T12:12:00Z"/>
        </w:rPr>
        <w:pPrChange w:id="6334" w:author="Peter Simpson" w:date="2018-10-04T12:06:00Z">
          <w:pPr/>
        </w:pPrChange>
      </w:pPr>
      <w:moveTo w:id="6335" w:author="Peter Simpson" w:date="2018-10-03T12:12:00Z">
        <w:del w:id="6336" w:author="Peter Simpson" w:date="2018-10-04T12:06:00Z">
          <w:r w:rsidDel="00EE2A43">
            <w:delText xml:space="preserve"> </w:delText>
          </w:r>
          <w:r w:rsidDel="00EE2A43">
            <w:rPr>
              <w:rStyle w:val="Hyperlink"/>
              <w:b w:val="0"/>
              <w:bCs w:val="0"/>
            </w:rPr>
            <w:fldChar w:fldCharType="begin"/>
          </w:r>
          <w:r w:rsidDel="00EE2A43">
            <w:rPr>
              <w:rStyle w:val="Hyperlink"/>
            </w:rPr>
            <w:delInstrText xml:space="preserve"> HYPERLINK "http://api.peakobservatory.com/api/telescope/v1/axisrates?axis=0" </w:delInstrText>
          </w:r>
          <w:r w:rsidDel="00EE2A43">
            <w:rPr>
              <w:rStyle w:val="Hyperlink"/>
              <w:b w:val="0"/>
              <w:bCs w:val="0"/>
            </w:rPr>
            <w:fldChar w:fldCharType="separate"/>
          </w:r>
          <w:r w:rsidRPr="001F6638" w:rsidDel="00EE2A43">
            <w:rPr>
              <w:rStyle w:val="Hyperlink"/>
            </w:rPr>
            <w:delText>http://api.peakobservatory.com/api/telescope/v1/axisrates?axis=0</w:delText>
          </w:r>
          <w:r w:rsidDel="00EE2A43">
            <w:rPr>
              <w:rStyle w:val="Hyperlink"/>
              <w:b w:val="0"/>
              <w:bCs w:val="0"/>
            </w:rPr>
            <w:fldChar w:fldCharType="end"/>
          </w:r>
        </w:del>
      </w:moveTo>
    </w:p>
    <w:p w14:paraId="483ECDE2" w14:textId="77777777" w:rsidR="00B61780" w:rsidDel="00EE2A43" w:rsidRDefault="00B61780">
      <w:pPr>
        <w:pStyle w:val="Heading1"/>
        <w:rPr>
          <w:del w:id="6337" w:author="Peter Simpson" w:date="2018-10-04T12:06:00Z"/>
          <w:moveTo w:id="6338" w:author="Peter Simpson" w:date="2018-10-03T12:12:00Z"/>
        </w:rPr>
        <w:pPrChange w:id="6339" w:author="Peter Simpson" w:date="2018-10-04T12:06:00Z">
          <w:pPr/>
        </w:pPrChange>
      </w:pPr>
      <w:moveTo w:id="6340" w:author="Peter Simpson" w:date="2018-10-03T12:12:00Z">
        <w:del w:id="6341" w:author="Peter Simpson" w:date="2018-10-04T12:06:00Z">
          <w:r w:rsidDel="00EE2A43">
            <w:delText>Clients may optionally supply a client ID number and a transaction ID number to identify themselves and this particular transaction. The transaction ID will be returned in the remote server JSON response along with any output from the driver.</w:delText>
          </w:r>
        </w:del>
      </w:moveTo>
    </w:p>
    <w:p w14:paraId="2C6D3763" w14:textId="77777777" w:rsidR="00B61780" w:rsidDel="00EE2A43" w:rsidRDefault="00B61780">
      <w:pPr>
        <w:pStyle w:val="Heading1"/>
        <w:rPr>
          <w:del w:id="6342" w:author="Peter Simpson" w:date="2018-10-04T12:06:00Z"/>
          <w:moveTo w:id="6343" w:author="Peter Simpson" w:date="2018-10-03T12:12:00Z"/>
        </w:rPr>
        <w:pPrChange w:id="6344" w:author="Peter Simpson" w:date="2018-10-04T12:06:00Z">
          <w:pPr>
            <w:pStyle w:val="Heading3"/>
          </w:pPr>
        </w:pPrChange>
      </w:pPr>
      <w:moveTo w:id="6345" w:author="Peter Simpson" w:date="2018-10-03T12:12:00Z">
        <w:del w:id="6346" w:author="Peter Simpson" w:date="2018-10-04T12:06:00Z">
          <w:r w:rsidDel="00EE2A43">
            <w:delText>Http Verbs</w:delText>
          </w:r>
        </w:del>
      </w:moveTo>
    </w:p>
    <w:tbl>
      <w:tblPr>
        <w:tblStyle w:val="TableGrid"/>
        <w:tblW w:w="0" w:type="auto"/>
        <w:tblLook w:val="04A0" w:firstRow="1" w:lastRow="0" w:firstColumn="1" w:lastColumn="0" w:noHBand="0" w:noVBand="1"/>
      </w:tblPr>
      <w:tblGrid>
        <w:gridCol w:w="1271"/>
        <w:gridCol w:w="8079"/>
      </w:tblGrid>
      <w:tr w:rsidR="00B61780" w:rsidDel="00EE2A43" w14:paraId="40D169D2" w14:textId="77777777" w:rsidTr="00285B84">
        <w:trPr>
          <w:del w:id="6347" w:author="Peter Simpson" w:date="2018-10-04T12:06:00Z"/>
        </w:trPr>
        <w:tc>
          <w:tcPr>
            <w:tcW w:w="1271" w:type="dxa"/>
            <w:vAlign w:val="center"/>
          </w:tcPr>
          <w:p w14:paraId="74F29419" w14:textId="77777777" w:rsidR="00B61780" w:rsidRPr="00A77CC6" w:rsidDel="00EE2A43" w:rsidRDefault="00B61780">
            <w:pPr>
              <w:pStyle w:val="Heading1"/>
              <w:rPr>
                <w:del w:id="6348" w:author="Peter Simpson" w:date="2018-10-04T12:06:00Z"/>
                <w:moveTo w:id="6349" w:author="Peter Simpson" w:date="2018-10-03T12:12:00Z"/>
              </w:rPr>
              <w:pPrChange w:id="6350" w:author="Peter Simpson" w:date="2018-10-04T12:06:00Z">
                <w:pPr>
                  <w:keepNext/>
                  <w:keepLines/>
                  <w:jc w:val="center"/>
                </w:pPr>
              </w:pPrChange>
            </w:pPr>
            <w:moveTo w:id="6351" w:author="Peter Simpson" w:date="2018-10-03T12:12:00Z">
              <w:del w:id="6352" w:author="Peter Simpson" w:date="2018-10-04T12:06:00Z">
                <w:r w:rsidRPr="00A77CC6" w:rsidDel="00EE2A43">
                  <w:delText>GET</w:delText>
                </w:r>
              </w:del>
            </w:moveTo>
          </w:p>
        </w:tc>
        <w:tc>
          <w:tcPr>
            <w:tcW w:w="8079" w:type="dxa"/>
          </w:tcPr>
          <w:p w14:paraId="192879B2" w14:textId="77777777" w:rsidR="00B61780" w:rsidDel="00EE2A43" w:rsidRDefault="00B61780">
            <w:pPr>
              <w:pStyle w:val="Heading1"/>
              <w:rPr>
                <w:del w:id="6353" w:author="Peter Simpson" w:date="2018-10-04T12:06:00Z"/>
                <w:moveTo w:id="6354" w:author="Peter Simpson" w:date="2018-10-03T12:12:00Z"/>
              </w:rPr>
              <w:pPrChange w:id="6355" w:author="Peter Simpson" w:date="2018-10-04T12:06:00Z">
                <w:pPr>
                  <w:keepNext/>
                  <w:keepLines/>
                </w:pPr>
              </w:pPrChange>
            </w:pPr>
            <w:moveTo w:id="6356" w:author="Peter Simpson" w:date="2018-10-03T12:12:00Z">
              <w:del w:id="6357" w:author="Peter Simpson" w:date="2018-10-04T12:06:00Z">
                <w:r w:rsidDel="00EE2A43">
                  <w:delText>Used for all information retrieval where the device state is not changed, e.g. most properties and a few functions such as Telescope. AxisRates(Axis).</w:delText>
                </w:r>
              </w:del>
            </w:moveTo>
          </w:p>
        </w:tc>
      </w:tr>
      <w:tr w:rsidR="00B61780" w:rsidDel="00EE2A43" w14:paraId="0FBA7D45" w14:textId="77777777" w:rsidTr="00285B84">
        <w:trPr>
          <w:del w:id="6358" w:author="Peter Simpson" w:date="2018-10-04T12:06:00Z"/>
        </w:trPr>
        <w:tc>
          <w:tcPr>
            <w:tcW w:w="1271" w:type="dxa"/>
            <w:vAlign w:val="center"/>
          </w:tcPr>
          <w:p w14:paraId="3CD5740E" w14:textId="77777777" w:rsidR="00B61780" w:rsidRPr="00A77CC6" w:rsidDel="00EE2A43" w:rsidRDefault="00B61780">
            <w:pPr>
              <w:pStyle w:val="Heading1"/>
              <w:rPr>
                <w:del w:id="6359" w:author="Peter Simpson" w:date="2018-10-04T12:06:00Z"/>
                <w:moveTo w:id="6360" w:author="Peter Simpson" w:date="2018-10-03T12:12:00Z"/>
              </w:rPr>
              <w:pPrChange w:id="6361" w:author="Peter Simpson" w:date="2018-10-04T12:06:00Z">
                <w:pPr>
                  <w:keepNext/>
                  <w:keepLines/>
                  <w:jc w:val="center"/>
                </w:pPr>
              </w:pPrChange>
            </w:pPr>
            <w:moveTo w:id="6362" w:author="Peter Simpson" w:date="2018-10-03T12:12:00Z">
              <w:del w:id="6363" w:author="Peter Simpson" w:date="2018-10-04T12:06:00Z">
                <w:r w:rsidRPr="00A77CC6" w:rsidDel="00EE2A43">
                  <w:delText>PUT</w:delText>
                </w:r>
              </w:del>
            </w:moveTo>
          </w:p>
        </w:tc>
        <w:tc>
          <w:tcPr>
            <w:tcW w:w="8079" w:type="dxa"/>
          </w:tcPr>
          <w:p w14:paraId="63D223F6" w14:textId="77777777" w:rsidR="00B61780" w:rsidDel="00EE2A43" w:rsidRDefault="00B61780">
            <w:pPr>
              <w:pStyle w:val="Heading1"/>
              <w:rPr>
                <w:del w:id="6364" w:author="Peter Simpson" w:date="2018-10-04T12:06:00Z"/>
                <w:moveTo w:id="6365" w:author="Peter Simpson" w:date="2018-10-03T12:12:00Z"/>
              </w:rPr>
              <w:pPrChange w:id="6366" w:author="Peter Simpson" w:date="2018-10-04T12:06:00Z">
                <w:pPr>
                  <w:keepNext/>
                  <w:keepLines/>
                </w:pPr>
              </w:pPrChange>
            </w:pPr>
            <w:moveTo w:id="6367" w:author="Peter Simpson" w:date="2018-10-03T12:12:00Z">
              <w:del w:id="6368" w:author="Peter Simpson" w:date="2018-10-04T12:06:00Z">
                <w:r w:rsidDel="00EE2A43">
                  <w:delText>is used for all other commands i.e. those which change the state of the device regardless of whether they are properties or methods e.g. setting Telescope.SideOfPier and Telescope.SlewToCoordinates.</w:delText>
                </w:r>
              </w:del>
            </w:moveTo>
          </w:p>
        </w:tc>
      </w:tr>
    </w:tbl>
    <w:p w14:paraId="00647EEF" w14:textId="77777777" w:rsidR="00B61780" w:rsidRPr="00A77CC6" w:rsidDel="00EE2A43" w:rsidRDefault="00B61780">
      <w:pPr>
        <w:pStyle w:val="Heading1"/>
        <w:rPr>
          <w:del w:id="6369" w:author="Peter Simpson" w:date="2018-10-04T12:06:00Z"/>
          <w:moveTo w:id="6370" w:author="Peter Simpson" w:date="2018-10-03T12:12:00Z"/>
        </w:rPr>
        <w:pPrChange w:id="6371" w:author="Peter Simpson" w:date="2018-10-04T12:06:00Z">
          <w:pPr/>
        </w:pPrChange>
      </w:pPr>
    </w:p>
    <w:p w14:paraId="2A665983" w14:textId="77777777" w:rsidR="00B61780" w:rsidDel="00EE2A43" w:rsidRDefault="00B61780">
      <w:pPr>
        <w:pStyle w:val="Heading1"/>
        <w:rPr>
          <w:del w:id="6372" w:author="Peter Simpson" w:date="2018-10-04T12:06:00Z"/>
          <w:moveTo w:id="6373" w:author="Peter Simpson" w:date="2018-10-03T12:12:00Z"/>
        </w:rPr>
        <w:pPrChange w:id="6374" w:author="Peter Simpson" w:date="2018-10-04T12:06:00Z">
          <w:pPr>
            <w:pStyle w:val="Heading3"/>
          </w:pPr>
        </w:pPrChange>
      </w:pPr>
      <w:moveTo w:id="6375" w:author="Peter Simpson" w:date="2018-10-03T12:12:00Z">
        <w:del w:id="6376" w:author="Peter Simpson" w:date="2018-10-04T12:06:00Z">
          <w:r w:rsidDel="00EE2A43">
            <w:delText>JSON Responses</w:delText>
          </w:r>
        </w:del>
      </w:moveTo>
    </w:p>
    <w:p w14:paraId="3384C365" w14:textId="77777777" w:rsidR="00B61780" w:rsidDel="00EE2A43" w:rsidRDefault="00B61780">
      <w:pPr>
        <w:pStyle w:val="Heading1"/>
        <w:rPr>
          <w:del w:id="6377" w:author="Peter Simpson" w:date="2018-10-04T12:06:00Z"/>
          <w:moveTo w:id="6378" w:author="Peter Simpson" w:date="2018-10-03T12:12:00Z"/>
        </w:rPr>
        <w:pPrChange w:id="6379" w:author="Peter Simpson" w:date="2018-10-04T12:06:00Z">
          <w:pPr/>
        </w:pPrChange>
      </w:pPr>
      <w:moveTo w:id="6380" w:author="Peter Simpson" w:date="2018-10-03T12:12:00Z">
        <w:del w:id="6381" w:author="Peter Simpson" w:date="2018-10-04T12:06:00Z">
          <w:r w:rsidDel="00EE2A43">
            <w:delText>The outcome of the command is returned as a JSON encoded class. The following information is returned for every transaction:</w:delText>
          </w:r>
        </w:del>
      </w:moveTo>
    </w:p>
    <w:tbl>
      <w:tblPr>
        <w:tblStyle w:val="ListTable6Colorful-Accent21"/>
        <w:tblW w:w="0" w:type="auto"/>
        <w:tblLook w:val="04A0" w:firstRow="1" w:lastRow="0" w:firstColumn="1" w:lastColumn="0" w:noHBand="0" w:noVBand="1"/>
      </w:tblPr>
      <w:tblGrid>
        <w:gridCol w:w="2263"/>
        <w:gridCol w:w="1843"/>
        <w:gridCol w:w="5244"/>
      </w:tblGrid>
      <w:tr w:rsidR="00B61780" w:rsidDel="00EE2A43" w14:paraId="2C487F3B" w14:textId="77777777" w:rsidTr="00285B84">
        <w:trPr>
          <w:cnfStyle w:val="100000000000" w:firstRow="1" w:lastRow="0" w:firstColumn="0" w:lastColumn="0" w:oddVBand="0" w:evenVBand="0" w:oddHBand="0" w:evenHBand="0" w:firstRowFirstColumn="0" w:firstRowLastColumn="0" w:lastRowFirstColumn="0" w:lastRowLastColumn="0"/>
          <w:del w:id="6382"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0748C287" w14:textId="77777777" w:rsidR="00B61780" w:rsidDel="00EE2A43" w:rsidRDefault="00B61780">
            <w:pPr>
              <w:pStyle w:val="Heading1"/>
              <w:rPr>
                <w:del w:id="6383" w:author="Peter Simpson" w:date="2018-10-04T12:06:00Z"/>
                <w:moveTo w:id="6384" w:author="Peter Simpson" w:date="2018-10-03T12:12:00Z"/>
              </w:rPr>
              <w:pPrChange w:id="6385" w:author="Peter Simpson" w:date="2018-10-04T12:06:00Z">
                <w:pPr/>
              </w:pPrChange>
            </w:pPr>
            <w:moveTo w:id="6386" w:author="Peter Simpson" w:date="2018-10-03T12:12:00Z">
              <w:del w:id="6387" w:author="Peter Simpson" w:date="2018-10-04T12:06:00Z">
                <w:r w:rsidDel="00EE2A43">
                  <w:delText>Item</w:delText>
                </w:r>
              </w:del>
            </w:moveTo>
          </w:p>
        </w:tc>
        <w:tc>
          <w:tcPr>
            <w:tcW w:w="1843" w:type="dxa"/>
          </w:tcPr>
          <w:p w14:paraId="0D5B5770" w14:textId="77777777" w:rsidR="00B61780" w:rsidDel="00EE2A43" w:rsidRDefault="00B61780">
            <w:pPr>
              <w:pStyle w:val="Heading1"/>
              <w:cnfStyle w:val="100000000000" w:firstRow="1" w:lastRow="0" w:firstColumn="0" w:lastColumn="0" w:oddVBand="0" w:evenVBand="0" w:oddHBand="0" w:evenHBand="0" w:firstRowFirstColumn="0" w:firstRowLastColumn="0" w:lastRowFirstColumn="0" w:lastRowLastColumn="0"/>
              <w:rPr>
                <w:del w:id="6388" w:author="Peter Simpson" w:date="2018-10-04T12:06:00Z"/>
                <w:moveTo w:id="6389" w:author="Peter Simpson" w:date="2018-10-03T12:12:00Z"/>
              </w:rPr>
              <w:pPrChange w:id="6390" w:author="Peter Simpson" w:date="2018-10-04T12:06:00Z">
                <w:pPr>
                  <w:cnfStyle w:val="100000000000" w:firstRow="1" w:lastRow="0" w:firstColumn="0" w:lastColumn="0" w:oddVBand="0" w:evenVBand="0" w:oddHBand="0" w:evenHBand="0" w:firstRowFirstColumn="0" w:firstRowLastColumn="0" w:lastRowFirstColumn="0" w:lastRowLastColumn="0"/>
                </w:pPr>
              </w:pPrChange>
            </w:pPr>
            <w:moveTo w:id="6391" w:author="Peter Simpson" w:date="2018-10-03T12:12:00Z">
              <w:del w:id="6392" w:author="Peter Simpson" w:date="2018-10-04T12:06:00Z">
                <w:r w:rsidDel="00EE2A43">
                  <w:delText>Type</w:delText>
                </w:r>
              </w:del>
            </w:moveTo>
          </w:p>
        </w:tc>
        <w:tc>
          <w:tcPr>
            <w:tcW w:w="5244" w:type="dxa"/>
          </w:tcPr>
          <w:p w14:paraId="0436257B" w14:textId="77777777" w:rsidR="00B61780" w:rsidDel="00EE2A43" w:rsidRDefault="00B61780">
            <w:pPr>
              <w:pStyle w:val="Heading1"/>
              <w:cnfStyle w:val="100000000000" w:firstRow="1" w:lastRow="0" w:firstColumn="0" w:lastColumn="0" w:oddVBand="0" w:evenVBand="0" w:oddHBand="0" w:evenHBand="0" w:firstRowFirstColumn="0" w:firstRowLastColumn="0" w:lastRowFirstColumn="0" w:lastRowLastColumn="0"/>
              <w:rPr>
                <w:del w:id="6393" w:author="Peter Simpson" w:date="2018-10-04T12:06:00Z"/>
                <w:moveTo w:id="6394" w:author="Peter Simpson" w:date="2018-10-03T12:12:00Z"/>
              </w:rPr>
              <w:pPrChange w:id="6395" w:author="Peter Simpson" w:date="2018-10-04T12:06:00Z">
                <w:pPr>
                  <w:cnfStyle w:val="100000000000" w:firstRow="1" w:lastRow="0" w:firstColumn="0" w:lastColumn="0" w:oddVBand="0" w:evenVBand="0" w:oddHBand="0" w:evenHBand="0" w:firstRowFirstColumn="0" w:firstRowLastColumn="0" w:lastRowFirstColumn="0" w:lastRowLastColumn="0"/>
                </w:pPr>
              </w:pPrChange>
            </w:pPr>
            <w:moveTo w:id="6396" w:author="Peter Simpson" w:date="2018-10-03T12:12:00Z">
              <w:del w:id="6397" w:author="Peter Simpson" w:date="2018-10-04T12:06:00Z">
                <w:r w:rsidDel="00EE2A43">
                  <w:delText>Contents</w:delText>
                </w:r>
              </w:del>
            </w:moveTo>
          </w:p>
        </w:tc>
      </w:tr>
      <w:tr w:rsidR="00B61780" w:rsidDel="00EE2A43" w14:paraId="694D09E3" w14:textId="77777777" w:rsidTr="00285B84">
        <w:trPr>
          <w:cnfStyle w:val="000000100000" w:firstRow="0" w:lastRow="0" w:firstColumn="0" w:lastColumn="0" w:oddVBand="0" w:evenVBand="0" w:oddHBand="1" w:evenHBand="0" w:firstRowFirstColumn="0" w:firstRowLastColumn="0" w:lastRowFirstColumn="0" w:lastRowLastColumn="0"/>
          <w:del w:id="6398"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7445BFF7" w14:textId="77777777" w:rsidR="00B61780" w:rsidDel="00EE2A43" w:rsidRDefault="00B61780">
            <w:pPr>
              <w:pStyle w:val="Heading1"/>
              <w:rPr>
                <w:del w:id="6399" w:author="Peter Simpson" w:date="2018-10-04T12:06:00Z"/>
                <w:moveTo w:id="6400" w:author="Peter Simpson" w:date="2018-10-03T12:12:00Z"/>
              </w:rPr>
              <w:pPrChange w:id="6401" w:author="Peter Simpson" w:date="2018-10-04T12:06:00Z">
                <w:pPr/>
              </w:pPrChange>
            </w:pPr>
            <w:moveTo w:id="6402" w:author="Peter Simpson" w:date="2018-10-03T12:12:00Z">
              <w:del w:id="6403" w:author="Peter Simpson" w:date="2018-10-04T12:06:00Z">
                <w:r w:rsidRPr="00FF3B64" w:rsidDel="00EE2A43">
                  <w:delText>ClientTransactionID</w:delText>
                </w:r>
              </w:del>
            </w:moveTo>
          </w:p>
        </w:tc>
        <w:tc>
          <w:tcPr>
            <w:tcW w:w="1843" w:type="dxa"/>
          </w:tcPr>
          <w:p w14:paraId="32E25626"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04" w:author="Peter Simpson" w:date="2018-10-04T12:06:00Z"/>
                <w:moveTo w:id="6405" w:author="Peter Simpson" w:date="2018-10-03T12:12:00Z"/>
              </w:rPr>
              <w:pPrChange w:id="6406"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07" w:author="Peter Simpson" w:date="2018-10-03T12:12:00Z">
              <w:del w:id="6408" w:author="Peter Simpson" w:date="2018-10-04T12:06:00Z">
                <w:r w:rsidDel="00EE2A43">
                  <w:delText>Long</w:delText>
                </w:r>
              </w:del>
            </w:moveTo>
          </w:p>
        </w:tc>
        <w:tc>
          <w:tcPr>
            <w:tcW w:w="5244" w:type="dxa"/>
          </w:tcPr>
          <w:p w14:paraId="300FCD8B"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09" w:author="Peter Simpson" w:date="2018-10-04T12:06:00Z"/>
                <w:moveTo w:id="6410" w:author="Peter Simpson" w:date="2018-10-03T12:12:00Z"/>
              </w:rPr>
              <w:pPrChange w:id="6411"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12" w:author="Peter Simpson" w:date="2018-10-03T12:12:00Z">
              <w:del w:id="6413" w:author="Peter Simpson" w:date="2018-10-04T12:06:00Z">
                <w:r w:rsidDel="00EE2A43">
                  <w:delText>Transaction ID supplied by the client in its request</w:delText>
                </w:r>
              </w:del>
            </w:moveTo>
          </w:p>
        </w:tc>
      </w:tr>
      <w:tr w:rsidR="00B61780" w:rsidDel="00EE2A43" w14:paraId="1BFA65E5" w14:textId="77777777" w:rsidTr="00285B84">
        <w:trPr>
          <w:del w:id="6414"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4B8132BD" w14:textId="77777777" w:rsidR="00B61780" w:rsidRPr="00FF3B64" w:rsidDel="00EE2A43" w:rsidRDefault="00B61780">
            <w:pPr>
              <w:pStyle w:val="Heading1"/>
              <w:rPr>
                <w:del w:id="6415" w:author="Peter Simpson" w:date="2018-10-04T12:06:00Z"/>
                <w:moveTo w:id="6416" w:author="Peter Simpson" w:date="2018-10-03T12:12:00Z"/>
              </w:rPr>
              <w:pPrChange w:id="6417" w:author="Peter Simpson" w:date="2018-10-04T12:06:00Z">
                <w:pPr/>
              </w:pPrChange>
            </w:pPr>
            <w:moveTo w:id="6418" w:author="Peter Simpson" w:date="2018-10-03T12:12:00Z">
              <w:del w:id="6419" w:author="Peter Simpson" w:date="2018-10-04T12:06:00Z">
                <w:r w:rsidRPr="00FF3B64" w:rsidDel="00EE2A43">
                  <w:delText>ServerTransactionID</w:delText>
                </w:r>
              </w:del>
            </w:moveTo>
          </w:p>
        </w:tc>
        <w:tc>
          <w:tcPr>
            <w:tcW w:w="1843" w:type="dxa"/>
          </w:tcPr>
          <w:p w14:paraId="36845E5E"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20" w:author="Peter Simpson" w:date="2018-10-04T12:06:00Z"/>
                <w:moveTo w:id="6421" w:author="Peter Simpson" w:date="2018-10-03T12:12:00Z"/>
              </w:rPr>
              <w:pPrChange w:id="6422"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23" w:author="Peter Simpson" w:date="2018-10-03T12:12:00Z">
              <w:del w:id="6424" w:author="Peter Simpson" w:date="2018-10-04T12:06:00Z">
                <w:r w:rsidDel="00EE2A43">
                  <w:delText>Long</w:delText>
                </w:r>
              </w:del>
            </w:moveTo>
          </w:p>
        </w:tc>
        <w:tc>
          <w:tcPr>
            <w:tcW w:w="5244" w:type="dxa"/>
          </w:tcPr>
          <w:p w14:paraId="0F251099"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25" w:author="Peter Simpson" w:date="2018-10-04T12:06:00Z"/>
                <w:moveTo w:id="6426" w:author="Peter Simpson" w:date="2018-10-03T12:12:00Z"/>
              </w:rPr>
              <w:pPrChange w:id="6427"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28" w:author="Peter Simpson" w:date="2018-10-03T12:12:00Z">
              <w:del w:id="6429" w:author="Peter Simpson" w:date="2018-10-04T12:06:00Z">
                <w:r w:rsidDel="00EE2A43">
                  <w:delText>The server’s transaction number. This increments by 1 on each call to the server.</w:delText>
                </w:r>
              </w:del>
            </w:moveTo>
          </w:p>
        </w:tc>
      </w:tr>
      <w:tr w:rsidR="00B61780" w:rsidDel="00EE2A43" w14:paraId="710A4AF6" w14:textId="77777777" w:rsidTr="00285B84">
        <w:trPr>
          <w:cnfStyle w:val="000000100000" w:firstRow="0" w:lastRow="0" w:firstColumn="0" w:lastColumn="0" w:oddVBand="0" w:evenVBand="0" w:oddHBand="1" w:evenHBand="0" w:firstRowFirstColumn="0" w:firstRowLastColumn="0" w:lastRowFirstColumn="0" w:lastRowLastColumn="0"/>
          <w:del w:id="6430"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7023D163" w14:textId="77777777" w:rsidR="00B61780" w:rsidRPr="00FF3B64" w:rsidDel="00EE2A43" w:rsidRDefault="00B61780">
            <w:pPr>
              <w:pStyle w:val="Heading1"/>
              <w:rPr>
                <w:del w:id="6431" w:author="Peter Simpson" w:date="2018-10-04T12:06:00Z"/>
                <w:moveTo w:id="6432" w:author="Peter Simpson" w:date="2018-10-03T12:12:00Z"/>
              </w:rPr>
              <w:pPrChange w:id="6433" w:author="Peter Simpson" w:date="2018-10-04T12:06:00Z">
                <w:pPr/>
              </w:pPrChange>
            </w:pPr>
            <w:moveTo w:id="6434" w:author="Peter Simpson" w:date="2018-10-03T12:12:00Z">
              <w:del w:id="6435" w:author="Peter Simpson" w:date="2018-10-04T12:06:00Z">
                <w:r w:rsidDel="00EE2A43">
                  <w:delText>Method</w:delText>
                </w:r>
              </w:del>
            </w:moveTo>
          </w:p>
        </w:tc>
        <w:tc>
          <w:tcPr>
            <w:tcW w:w="1843" w:type="dxa"/>
          </w:tcPr>
          <w:p w14:paraId="2924C2F2"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36" w:author="Peter Simpson" w:date="2018-10-04T12:06:00Z"/>
                <w:moveTo w:id="6437" w:author="Peter Simpson" w:date="2018-10-03T12:12:00Z"/>
              </w:rPr>
              <w:pPrChange w:id="6438"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39" w:author="Peter Simpson" w:date="2018-10-03T12:12:00Z">
              <w:del w:id="6440" w:author="Peter Simpson" w:date="2018-10-04T12:06:00Z">
                <w:r w:rsidDel="00EE2A43">
                  <w:delText>String</w:delText>
                </w:r>
              </w:del>
            </w:moveTo>
          </w:p>
        </w:tc>
        <w:tc>
          <w:tcPr>
            <w:tcW w:w="5244" w:type="dxa"/>
          </w:tcPr>
          <w:p w14:paraId="02577AAF"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41" w:author="Peter Simpson" w:date="2018-10-04T12:06:00Z"/>
                <w:moveTo w:id="6442" w:author="Peter Simpson" w:date="2018-10-03T12:12:00Z"/>
              </w:rPr>
              <w:pPrChange w:id="6443"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44" w:author="Peter Simpson" w:date="2018-10-03T12:12:00Z">
              <w:del w:id="6445" w:author="Peter Simpson" w:date="2018-10-04T12:06:00Z">
                <w:r w:rsidDel="00EE2A43">
                  <w:delText>The name of the method called by the client</w:delText>
                </w:r>
              </w:del>
            </w:moveTo>
          </w:p>
        </w:tc>
      </w:tr>
      <w:tr w:rsidR="00B61780" w:rsidDel="00EE2A43" w14:paraId="0586C392" w14:textId="77777777" w:rsidTr="00285B84">
        <w:trPr>
          <w:del w:id="6446"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32EAB2D6" w14:textId="77777777" w:rsidR="00B61780" w:rsidDel="00EE2A43" w:rsidRDefault="00B61780">
            <w:pPr>
              <w:pStyle w:val="Heading1"/>
              <w:rPr>
                <w:del w:id="6447" w:author="Peter Simpson" w:date="2018-10-04T12:06:00Z"/>
                <w:moveTo w:id="6448" w:author="Peter Simpson" w:date="2018-10-03T12:12:00Z"/>
              </w:rPr>
              <w:pPrChange w:id="6449" w:author="Peter Simpson" w:date="2018-10-04T12:06:00Z">
                <w:pPr/>
              </w:pPrChange>
            </w:pPr>
            <w:moveTo w:id="6450" w:author="Peter Simpson" w:date="2018-10-03T12:12:00Z">
              <w:del w:id="6451" w:author="Peter Simpson" w:date="2018-10-04T12:06:00Z">
                <w:r w:rsidDel="00EE2A43">
                  <w:delText>ErrorNumber</w:delText>
                </w:r>
              </w:del>
            </w:moveTo>
          </w:p>
        </w:tc>
        <w:tc>
          <w:tcPr>
            <w:tcW w:w="1843" w:type="dxa"/>
          </w:tcPr>
          <w:p w14:paraId="70DB82B2"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52" w:author="Peter Simpson" w:date="2018-10-04T12:06:00Z"/>
                <w:moveTo w:id="6453" w:author="Peter Simpson" w:date="2018-10-03T12:12:00Z"/>
              </w:rPr>
              <w:pPrChange w:id="6454"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55" w:author="Peter Simpson" w:date="2018-10-03T12:12:00Z">
              <w:del w:id="6456" w:author="Peter Simpson" w:date="2018-10-04T12:06:00Z">
                <w:r w:rsidDel="00EE2A43">
                  <w:delText>Int</w:delText>
                </w:r>
              </w:del>
            </w:moveTo>
          </w:p>
        </w:tc>
        <w:tc>
          <w:tcPr>
            <w:tcW w:w="5244" w:type="dxa"/>
          </w:tcPr>
          <w:p w14:paraId="3031E764"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57" w:author="Peter Simpson" w:date="2018-10-04T12:06:00Z"/>
                <w:moveTo w:id="6458" w:author="Peter Simpson" w:date="2018-10-03T12:12:00Z"/>
              </w:rPr>
              <w:pPrChange w:id="6459"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60" w:author="Peter Simpson" w:date="2018-10-03T12:12:00Z">
              <w:del w:id="6461" w:author="Peter Simpson" w:date="2018-10-04T12:06:00Z">
                <w:r w:rsidDel="00EE2A43">
                  <w:delText>If the driver throws an exception, its number appears here, otherwise the value 0 is returned. This will be of value to non .NET clients, in order to determine what has occurred since they have no use for a .NET exception structure.</w:delText>
                </w:r>
              </w:del>
            </w:moveTo>
          </w:p>
        </w:tc>
      </w:tr>
      <w:tr w:rsidR="00B61780" w:rsidDel="00EE2A43" w14:paraId="720B3B9C" w14:textId="77777777" w:rsidTr="00285B84">
        <w:trPr>
          <w:cnfStyle w:val="000000100000" w:firstRow="0" w:lastRow="0" w:firstColumn="0" w:lastColumn="0" w:oddVBand="0" w:evenVBand="0" w:oddHBand="1" w:evenHBand="0" w:firstRowFirstColumn="0" w:firstRowLastColumn="0" w:lastRowFirstColumn="0" w:lastRowLastColumn="0"/>
          <w:del w:id="6462"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1E095C28" w14:textId="77777777" w:rsidR="00B61780" w:rsidDel="00EE2A43" w:rsidRDefault="00B61780">
            <w:pPr>
              <w:pStyle w:val="Heading1"/>
              <w:rPr>
                <w:del w:id="6463" w:author="Peter Simpson" w:date="2018-10-04T12:06:00Z"/>
                <w:moveTo w:id="6464" w:author="Peter Simpson" w:date="2018-10-03T12:12:00Z"/>
              </w:rPr>
              <w:pPrChange w:id="6465" w:author="Peter Simpson" w:date="2018-10-04T12:06:00Z">
                <w:pPr/>
              </w:pPrChange>
            </w:pPr>
            <w:moveTo w:id="6466" w:author="Peter Simpson" w:date="2018-10-03T12:12:00Z">
              <w:del w:id="6467" w:author="Peter Simpson" w:date="2018-10-04T12:06:00Z">
                <w:r w:rsidDel="00EE2A43">
                  <w:delText>ErrorMessage</w:delText>
                </w:r>
              </w:del>
            </w:moveTo>
          </w:p>
        </w:tc>
        <w:tc>
          <w:tcPr>
            <w:tcW w:w="1843" w:type="dxa"/>
          </w:tcPr>
          <w:p w14:paraId="68213322"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68" w:author="Peter Simpson" w:date="2018-10-04T12:06:00Z"/>
                <w:moveTo w:id="6469" w:author="Peter Simpson" w:date="2018-10-03T12:12:00Z"/>
              </w:rPr>
              <w:pPrChange w:id="6470"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71" w:author="Peter Simpson" w:date="2018-10-03T12:12:00Z">
              <w:del w:id="6472" w:author="Peter Simpson" w:date="2018-10-04T12:06:00Z">
                <w:r w:rsidDel="00EE2A43">
                  <w:delText>String</w:delText>
                </w:r>
              </w:del>
            </w:moveTo>
          </w:p>
        </w:tc>
        <w:tc>
          <w:tcPr>
            <w:tcW w:w="5244" w:type="dxa"/>
          </w:tcPr>
          <w:p w14:paraId="5CB39FED"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473" w:author="Peter Simpson" w:date="2018-10-04T12:06:00Z"/>
                <w:moveTo w:id="6474" w:author="Peter Simpson" w:date="2018-10-03T12:12:00Z"/>
              </w:rPr>
              <w:pPrChange w:id="6475"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76" w:author="Peter Simpson" w:date="2018-10-03T12:12:00Z">
              <w:del w:id="6477" w:author="Peter Simpson" w:date="2018-10-04T12:06:00Z">
                <w:r w:rsidDel="00EE2A43">
                  <w:delText>If the driver throws an exception, its message appears here, otherwise an empty string is returned.</w:delText>
                </w:r>
              </w:del>
            </w:moveTo>
          </w:p>
        </w:tc>
      </w:tr>
      <w:tr w:rsidR="00B61780" w:rsidDel="00EE2A43" w14:paraId="5FE315C7" w14:textId="77777777" w:rsidTr="00285B84">
        <w:trPr>
          <w:del w:id="6478"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14:paraId="33FABAD2" w14:textId="77777777" w:rsidR="00B61780" w:rsidDel="00EE2A43" w:rsidRDefault="00B61780">
            <w:pPr>
              <w:pStyle w:val="Heading1"/>
              <w:rPr>
                <w:del w:id="6479" w:author="Peter Simpson" w:date="2018-10-04T12:06:00Z"/>
                <w:moveTo w:id="6480" w:author="Peter Simpson" w:date="2018-10-03T12:12:00Z"/>
              </w:rPr>
              <w:pPrChange w:id="6481" w:author="Peter Simpson" w:date="2018-10-04T12:06:00Z">
                <w:pPr/>
              </w:pPrChange>
            </w:pPr>
            <w:moveTo w:id="6482" w:author="Peter Simpson" w:date="2018-10-03T12:12:00Z">
              <w:del w:id="6483" w:author="Peter Simpson" w:date="2018-10-04T12:06:00Z">
                <w:r w:rsidRPr="00FF3B64" w:rsidDel="00EE2A43">
                  <w:delText>DriverException</w:delText>
                </w:r>
              </w:del>
            </w:moveTo>
          </w:p>
        </w:tc>
        <w:tc>
          <w:tcPr>
            <w:tcW w:w="1843" w:type="dxa"/>
          </w:tcPr>
          <w:p w14:paraId="34DDDA8A"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84" w:author="Peter Simpson" w:date="2018-10-04T12:06:00Z"/>
                <w:moveTo w:id="6485" w:author="Peter Simpson" w:date="2018-10-03T12:12:00Z"/>
              </w:rPr>
              <w:pPrChange w:id="6486"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87" w:author="Peter Simpson" w:date="2018-10-03T12:12:00Z">
              <w:del w:id="6488" w:author="Peter Simpson" w:date="2018-10-04T12:06:00Z">
                <w:r w:rsidDel="00EE2A43">
                  <w:delText>Exception (.NET)</w:delText>
                </w:r>
              </w:del>
            </w:moveTo>
          </w:p>
        </w:tc>
        <w:tc>
          <w:tcPr>
            <w:tcW w:w="5244" w:type="dxa"/>
          </w:tcPr>
          <w:p w14:paraId="3E15A837"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489" w:author="Peter Simpson" w:date="2018-10-04T12:06:00Z"/>
                <w:moveTo w:id="6490" w:author="Peter Simpson" w:date="2018-10-03T12:12:00Z"/>
              </w:rPr>
              <w:pPrChange w:id="6491"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92" w:author="Peter Simpson" w:date="2018-10-03T12:12:00Z">
              <w:del w:id="6493" w:author="Peter Simpson" w:date="2018-10-04T12:06:00Z">
                <w:r w:rsidDel="00EE2A43">
                  <w:delText>If the driver throws an exception, it is returned as a .NET exception structure encoded in JSON form.</w:delText>
                </w:r>
              </w:del>
            </w:moveTo>
          </w:p>
        </w:tc>
      </w:tr>
    </w:tbl>
    <w:p w14:paraId="25C75E4B" w14:textId="77777777" w:rsidR="00B61780" w:rsidDel="00EE2A43" w:rsidRDefault="00B61780">
      <w:pPr>
        <w:pStyle w:val="Heading1"/>
        <w:rPr>
          <w:del w:id="6494" w:author="Peter Simpson" w:date="2018-10-04T12:06:00Z"/>
          <w:moveTo w:id="6495" w:author="Peter Simpson" w:date="2018-10-03T12:12:00Z"/>
        </w:rPr>
        <w:pPrChange w:id="6496" w:author="Peter Simpson" w:date="2018-10-04T12:06:00Z">
          <w:pPr/>
        </w:pPrChange>
      </w:pPr>
    </w:p>
    <w:p w14:paraId="6C792568" w14:textId="77777777" w:rsidR="00B61780" w:rsidDel="00EE2A43" w:rsidRDefault="00B61780">
      <w:pPr>
        <w:pStyle w:val="Heading1"/>
        <w:rPr>
          <w:del w:id="6497" w:author="Peter Simpson" w:date="2018-10-04T12:06:00Z"/>
          <w:moveTo w:id="6498" w:author="Peter Simpson" w:date="2018-10-03T12:12:00Z"/>
        </w:rPr>
        <w:pPrChange w:id="6499" w:author="Peter Simpson" w:date="2018-10-04T12:06:00Z">
          <w:pPr/>
        </w:pPrChange>
      </w:pPr>
      <w:moveTo w:id="6500" w:author="Peter Simpson" w:date="2018-10-03T12:12:00Z">
        <w:del w:id="6501" w:author="Peter Simpson" w:date="2018-10-04T12:06:00Z">
          <w:r w:rsidRPr="006B70B4" w:rsidDel="00EE2A43">
            <w:delText>In addition,</w:delText>
          </w:r>
          <w:r w:rsidDel="00EE2A43">
            <w:delText xml:space="preserve"> the JSON response will include the output from the command (if any) in the “Value” parameter. This example is from the Telescope Simulator SupportedActions property:</w:delText>
          </w:r>
        </w:del>
      </w:moveTo>
    </w:p>
    <w:p w14:paraId="7E9CEF87" w14:textId="77777777" w:rsidR="00B61780" w:rsidRPr="00175F5F" w:rsidDel="00EE2A43" w:rsidRDefault="00B61780">
      <w:pPr>
        <w:pStyle w:val="Heading1"/>
        <w:rPr>
          <w:del w:id="6502" w:author="Peter Simpson" w:date="2018-10-04T12:06:00Z"/>
          <w:moveTo w:id="6503" w:author="Peter Simpson" w:date="2018-10-03T12:12:00Z"/>
          <w:rFonts w:ascii="Courier New" w:hAnsi="Courier New" w:cs="Courier New"/>
          <w:color w:val="0000FF"/>
          <w:sz w:val="20"/>
          <w:szCs w:val="20"/>
          <w:highlight w:val="white"/>
        </w:rPr>
        <w:pPrChange w:id="6504" w:author="Peter Simpson" w:date="2018-10-04T12:06:00Z">
          <w:pPr>
            <w:autoSpaceDE w:val="0"/>
            <w:autoSpaceDN w:val="0"/>
            <w:adjustRightInd w:val="0"/>
            <w:spacing w:after="0" w:line="240" w:lineRule="auto"/>
          </w:pPr>
        </w:pPrChange>
      </w:pPr>
      <w:moveTo w:id="6505" w:author="Peter Simpson" w:date="2018-10-03T12:12:00Z">
        <w:del w:id="6506" w:author="Peter Simpson" w:date="2018-10-04T12:06:00Z">
          <w:r w:rsidRPr="00175F5F" w:rsidDel="00EE2A43">
            <w:rPr>
              <w:rFonts w:ascii="Courier New" w:hAnsi="Courier New" w:cs="Courier New"/>
              <w:color w:val="0000FF"/>
              <w:sz w:val="20"/>
              <w:szCs w:val="20"/>
              <w:highlight w:val="white"/>
            </w:rPr>
            <w:delText>GET /api/v1/Telescope/0/SupportedActio</w:delText>
          </w:r>
          <w:r w:rsidDel="00EE2A43">
            <w:rPr>
              <w:rFonts w:ascii="Courier New" w:hAnsi="Courier New" w:cs="Courier New"/>
              <w:color w:val="0000FF"/>
              <w:sz w:val="20"/>
              <w:szCs w:val="20"/>
              <w:highlight w:val="white"/>
            </w:rPr>
            <w:delText>ns?Client=1&amp;ClientTransaction=6</w:delText>
          </w:r>
        </w:del>
      </w:moveTo>
    </w:p>
    <w:p w14:paraId="659E0BD8" w14:textId="77777777" w:rsidR="00B61780" w:rsidRPr="00175F5F" w:rsidDel="00EE2A43" w:rsidRDefault="00B61780">
      <w:pPr>
        <w:pStyle w:val="Heading1"/>
        <w:rPr>
          <w:del w:id="6507" w:author="Peter Simpson" w:date="2018-10-04T12:06:00Z"/>
          <w:moveTo w:id="6508" w:author="Peter Simpson" w:date="2018-10-03T12:12:00Z"/>
          <w:rStyle w:val="Hyperlink"/>
          <w:color w:val="2683C6" w:themeColor="accent2"/>
          <w:u w:val="none"/>
        </w:rPr>
        <w:pPrChange w:id="6509" w:author="Peter Simpson" w:date="2018-10-04T12:06:00Z">
          <w:pPr/>
        </w:pPrChange>
      </w:pPr>
      <w:moveTo w:id="6510" w:author="Peter Simpson" w:date="2018-10-03T12:12:00Z">
        <w:del w:id="6511" w:author="Peter Simpson" w:date="2018-10-04T12:06:00Z">
          <w:r w:rsidRPr="00294E0E" w:rsidDel="00EE2A43">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del>
      </w:moveTo>
    </w:p>
    <w:p w14:paraId="7B395CC5" w14:textId="77777777" w:rsidR="00B61780" w:rsidDel="00EE2A43" w:rsidRDefault="00B61780">
      <w:pPr>
        <w:pStyle w:val="Heading1"/>
        <w:rPr>
          <w:del w:id="6512" w:author="Peter Simpson" w:date="2018-10-04T12:06:00Z"/>
          <w:moveTo w:id="6513" w:author="Peter Simpson" w:date="2018-10-03T12:12:00Z"/>
        </w:rPr>
        <w:pPrChange w:id="6514" w:author="Peter Simpson" w:date="2018-10-04T12:06:00Z">
          <w:pPr/>
        </w:pPrChange>
      </w:pPr>
      <w:moveTo w:id="6515" w:author="Peter Simpson" w:date="2018-10-03T12:12:00Z">
        <w:del w:id="6516" w:author="Peter Simpson" w:date="2018-10-04T12:06:00Z">
          <w:r w:rsidDel="00EE2A43">
            <w:delText>This example shows the response for:</w:delText>
          </w:r>
        </w:del>
      </w:moveTo>
    </w:p>
    <w:p w14:paraId="62A8E2B5" w14:textId="77777777" w:rsidR="00B61780" w:rsidRPr="00294E0E" w:rsidDel="00EE2A43" w:rsidRDefault="00B61780">
      <w:pPr>
        <w:pStyle w:val="Heading1"/>
        <w:rPr>
          <w:del w:id="6517" w:author="Peter Simpson" w:date="2018-10-04T12:06:00Z"/>
          <w:moveTo w:id="6518" w:author="Peter Simpson" w:date="2018-10-03T12:12:00Z"/>
          <w:rFonts w:ascii="Courier New" w:hAnsi="Courier New" w:cs="Courier New"/>
          <w:color w:val="0000FF"/>
          <w:sz w:val="20"/>
          <w:szCs w:val="20"/>
          <w:highlight w:val="white"/>
        </w:rPr>
        <w:pPrChange w:id="6519" w:author="Peter Simpson" w:date="2018-10-04T12:06:00Z">
          <w:pPr>
            <w:autoSpaceDE w:val="0"/>
            <w:autoSpaceDN w:val="0"/>
            <w:adjustRightInd w:val="0"/>
            <w:spacing w:after="0" w:line="240" w:lineRule="auto"/>
          </w:pPr>
        </w:pPrChange>
      </w:pPr>
      <w:moveTo w:id="6520" w:author="Peter Simpson" w:date="2018-10-03T12:12:00Z">
        <w:del w:id="6521" w:author="Peter Simpson" w:date="2018-10-04T12:06:00Z">
          <w:r w:rsidRPr="00294E0E" w:rsidDel="00EE2A43">
            <w:rPr>
              <w:rFonts w:ascii="Courier New" w:hAnsi="Courier New" w:cs="Courier New"/>
              <w:color w:val="0000FF"/>
              <w:sz w:val="20"/>
              <w:szCs w:val="20"/>
              <w:highlight w:val="white"/>
            </w:rPr>
            <w:delText>GET /api/v1/Telescope/0/CanSlewAsync?Client=1&amp;ClientTransaction=20</w:delText>
          </w:r>
        </w:del>
      </w:moveTo>
    </w:p>
    <w:p w14:paraId="040E1E63" w14:textId="77777777" w:rsidR="00B61780" w:rsidRPr="00294E0E" w:rsidDel="00EE2A43" w:rsidRDefault="00B61780">
      <w:pPr>
        <w:pStyle w:val="Heading1"/>
        <w:rPr>
          <w:del w:id="6522" w:author="Peter Simpson" w:date="2018-10-04T12:06:00Z"/>
          <w:moveTo w:id="6523" w:author="Peter Simpson" w:date="2018-10-03T12:12:00Z"/>
          <w:rStyle w:val="Hyperlink"/>
          <w:color w:val="2683C6" w:themeColor="accent2"/>
          <w:u w:val="none"/>
        </w:rPr>
        <w:pPrChange w:id="6524" w:author="Peter Simpson" w:date="2018-10-04T12:06:00Z">
          <w:pPr/>
        </w:pPrChange>
      </w:pPr>
      <w:moveTo w:id="6525" w:author="Peter Simpson" w:date="2018-10-03T12:12:00Z">
        <w:del w:id="6526" w:author="Peter Simpson" w:date="2018-10-04T12:06:00Z">
          <w:r w:rsidRPr="00294E0E" w:rsidDel="00EE2A43">
            <w:rPr>
              <w:rStyle w:val="Hyperlink"/>
              <w:color w:val="2683C6" w:themeColor="accent2"/>
              <w:u w:val="none"/>
            </w:rPr>
            <w:delText>{"Value":true,"ClientTransactio</w:delText>
          </w:r>
          <w:r w:rsidDel="00EE2A43">
            <w:rPr>
              <w:rStyle w:val="Hyperlink"/>
              <w:color w:val="2683C6" w:themeColor="accent2"/>
              <w:u w:val="none"/>
            </w:rPr>
            <w:delText>nID":20,"ServerTransactionID":168</w:delText>
          </w:r>
          <w:r w:rsidRPr="00294E0E" w:rsidDel="00EE2A43">
            <w:rPr>
              <w:rStyle w:val="Hyperlink"/>
              <w:color w:val="2683C6" w:themeColor="accent2"/>
              <w:u w:val="none"/>
            </w:rPr>
            <w:delText>,"Method":"CanSlewAsync","ErrorNumber":0,"ErrorMessage":"","DriverException":null}</w:delText>
          </w:r>
        </w:del>
      </w:moveTo>
    </w:p>
    <w:p w14:paraId="2CB06D45" w14:textId="77777777" w:rsidR="00B61780" w:rsidDel="00EE2A43" w:rsidRDefault="00B61780">
      <w:pPr>
        <w:pStyle w:val="Heading1"/>
        <w:rPr>
          <w:del w:id="6527" w:author="Peter Simpson" w:date="2018-10-04T12:06:00Z"/>
          <w:moveTo w:id="6528" w:author="Peter Simpson" w:date="2018-10-03T12:12:00Z"/>
        </w:rPr>
        <w:pPrChange w:id="6529" w:author="Peter Simpson" w:date="2018-10-04T12:06:00Z">
          <w:pPr>
            <w:pStyle w:val="Heading3"/>
          </w:pPr>
        </w:pPrChange>
      </w:pPr>
      <w:moveTo w:id="6530" w:author="Peter Simpson" w:date="2018-10-03T12:12:00Z">
        <w:del w:id="6531" w:author="Peter Simpson" w:date="2018-10-04T12:06:00Z">
          <w:r w:rsidDel="00EE2A43">
            <w:delText>Driver Exception Handling</w:delText>
          </w:r>
        </w:del>
      </w:moveTo>
    </w:p>
    <w:p w14:paraId="075CB77A" w14:textId="77777777" w:rsidR="00B61780" w:rsidDel="00EE2A43" w:rsidRDefault="00B61780">
      <w:pPr>
        <w:pStyle w:val="Heading1"/>
        <w:rPr>
          <w:del w:id="6532" w:author="Peter Simpson" w:date="2018-10-04T12:06:00Z"/>
          <w:moveTo w:id="6533" w:author="Peter Simpson" w:date="2018-10-03T12:12:00Z"/>
        </w:rPr>
        <w:pPrChange w:id="6534" w:author="Peter Simpson" w:date="2018-10-04T12:06:00Z">
          <w:pPr/>
        </w:pPrChange>
      </w:pPr>
      <w:moveTo w:id="6535" w:author="Peter Simpson" w:date="2018-10-03T12:12:00Z">
        <w:del w:id="6536" w:author="Peter Simpson" w:date="2018-10-04T12:06:00Z">
          <w:r w:rsidDel="00EE2A43">
            <w:delText>For Windows clients the driver exception is captured by the REST Server and returned in JSON encoded format to the Remote Client, which recreates the original exception and throws it to the client application.</w:delText>
          </w:r>
        </w:del>
      </w:moveTo>
    </w:p>
    <w:p w14:paraId="0AF77AC5" w14:textId="77777777" w:rsidR="00B61780" w:rsidDel="00EE2A43" w:rsidRDefault="00B61780">
      <w:pPr>
        <w:pStyle w:val="Heading1"/>
        <w:rPr>
          <w:del w:id="6537" w:author="Peter Simpson" w:date="2018-10-04T12:06:00Z"/>
          <w:moveTo w:id="6538" w:author="Peter Simpson" w:date="2018-10-03T12:12:00Z"/>
        </w:rPr>
        <w:pPrChange w:id="6539" w:author="Peter Simpson" w:date="2018-10-04T12:06:00Z">
          <w:pPr/>
        </w:pPrChange>
      </w:pPr>
      <w:moveTo w:id="6540" w:author="Peter Simpson" w:date="2018-10-03T12:12:00Z">
        <w:del w:id="6541" w:author="Peter Simpson" w:date="2018-10-04T12:06:00Z">
          <w:r w:rsidDel="00EE2A43">
            <w:delText>This approach is of little value to a non-Windows client so an integer error number and error message string are also returned, which can be used by the client as needed, without having to use the complex .NET exception class structure.</w:delText>
          </w:r>
        </w:del>
      </w:moveTo>
    </w:p>
    <w:p w14:paraId="532D9AED" w14:textId="77777777" w:rsidR="00B61780" w:rsidDel="00EE2A43" w:rsidRDefault="00B61780">
      <w:pPr>
        <w:pStyle w:val="Heading1"/>
        <w:rPr>
          <w:del w:id="6542" w:author="Peter Simpson" w:date="2018-10-04T12:06:00Z"/>
          <w:moveTo w:id="6543" w:author="Peter Simpson" w:date="2018-10-03T12:12:00Z"/>
        </w:rPr>
        <w:pPrChange w:id="6544" w:author="Peter Simpson" w:date="2018-10-04T12:06:00Z">
          <w:pPr/>
        </w:pPrChange>
      </w:pPr>
      <w:moveTo w:id="6545" w:author="Peter Simpson" w:date="2018-10-03T12:12:00Z">
        <w:del w:id="6546" w:author="Peter Simpson" w:date="2018-10-04T12:06:00Z">
          <w:r w:rsidDel="00EE2A43">
            <w:delText xml:space="preserve">The </w:delText>
          </w:r>
          <w:r w:rsidRPr="00175F5F" w:rsidDel="00EE2A43">
            <w:delText xml:space="preserve">example </w:delText>
          </w:r>
          <w:r w:rsidDel="00EE2A43">
            <w:delText xml:space="preserve">below shows </w:delText>
          </w:r>
          <w:r w:rsidRPr="00175F5F" w:rsidDel="00EE2A43">
            <w:delText>a returned exception</w:delText>
          </w:r>
          <w:r w:rsidDel="00EE2A43">
            <w:delText xml:space="preserve"> for an attempt to set the site elevation to -301, which is an illegal value in the ASCOM specification. </w:delText>
          </w:r>
        </w:del>
      </w:moveTo>
    </w:p>
    <w:p w14:paraId="179D5B41" w14:textId="77777777" w:rsidR="00B61780" w:rsidDel="00EE2A43" w:rsidRDefault="00B61780">
      <w:pPr>
        <w:pStyle w:val="Heading1"/>
        <w:rPr>
          <w:del w:id="6547" w:author="Peter Simpson" w:date="2018-10-04T12:06:00Z"/>
          <w:moveTo w:id="6548" w:author="Peter Simpson" w:date="2018-10-03T12:12:00Z"/>
          <w:rFonts w:ascii="Courier New" w:hAnsi="Courier New" w:cs="Courier New"/>
          <w:color w:val="0000FF"/>
          <w:sz w:val="20"/>
          <w:szCs w:val="20"/>
        </w:rPr>
        <w:pPrChange w:id="6549" w:author="Peter Simpson" w:date="2018-10-04T12:06:00Z">
          <w:pPr>
            <w:autoSpaceDE w:val="0"/>
            <w:autoSpaceDN w:val="0"/>
            <w:adjustRightInd w:val="0"/>
            <w:spacing w:after="0" w:line="240" w:lineRule="auto"/>
          </w:pPr>
        </w:pPrChange>
      </w:pPr>
      <w:moveTo w:id="6550" w:author="Peter Simpson" w:date="2018-10-03T12:12:00Z">
        <w:del w:id="6551" w:author="Peter Simpson" w:date="2018-10-04T12:06:00Z">
          <w:r w:rsidRPr="009D3723" w:rsidDel="00EE2A43">
            <w:rPr>
              <w:rFonts w:ascii="Courier New" w:hAnsi="Courier New" w:cs="Courier New"/>
              <w:color w:val="0000FF"/>
              <w:sz w:val="20"/>
              <w:szCs w:val="20"/>
              <w:highlight w:val="white"/>
            </w:rPr>
            <w:delText>PUT /api/v1/Telescope/0/SiteElevation</w:delText>
          </w:r>
          <w:r w:rsidDel="00EE2A43">
            <w:rPr>
              <w:rFonts w:ascii="Courier New" w:hAnsi="Courier New" w:cs="Courier New"/>
              <w:color w:val="0000FF"/>
              <w:sz w:val="20"/>
              <w:szCs w:val="20"/>
              <w:highlight w:val="white"/>
            </w:rPr>
            <w:delText xml:space="preserve"> </w:delText>
          </w:r>
        </w:del>
      </w:moveTo>
    </w:p>
    <w:p w14:paraId="0AC28856" w14:textId="77777777" w:rsidR="00B61780" w:rsidRPr="008603D4" w:rsidDel="00EE2A43" w:rsidRDefault="00B61780">
      <w:pPr>
        <w:pStyle w:val="Heading1"/>
        <w:rPr>
          <w:del w:id="6552" w:author="Peter Simpson" w:date="2018-10-04T12:06:00Z"/>
          <w:moveTo w:id="6553" w:author="Peter Simpson" w:date="2018-10-03T12:12:00Z"/>
          <w:rFonts w:ascii="Courier New" w:hAnsi="Courier New" w:cs="Courier New"/>
          <w:i/>
          <w:color w:val="0000FF"/>
          <w:sz w:val="20"/>
          <w:szCs w:val="20"/>
          <w:highlight w:val="white"/>
        </w:rPr>
        <w:pPrChange w:id="6554" w:author="Peter Simpson" w:date="2018-10-04T12:06:00Z">
          <w:pPr>
            <w:autoSpaceDE w:val="0"/>
            <w:autoSpaceDN w:val="0"/>
            <w:adjustRightInd w:val="0"/>
            <w:spacing w:after="0" w:line="240" w:lineRule="auto"/>
          </w:pPr>
        </w:pPrChange>
      </w:pPr>
      <w:moveTo w:id="6555" w:author="Peter Simpson" w:date="2018-10-03T12:12:00Z">
        <w:del w:id="6556" w:author="Peter Simpson" w:date="2018-10-04T12:06:00Z">
          <w:r w:rsidRPr="008603D4" w:rsidDel="00EE2A43">
            <w:rPr>
              <w:i/>
            </w:rPr>
            <w:delText xml:space="preserve">(parameters for </w:delText>
          </w:r>
          <w:r w:rsidDel="00EE2A43">
            <w:rPr>
              <w:i/>
            </w:rPr>
            <w:delText xml:space="preserve">the </w:delText>
          </w:r>
          <w:r w:rsidRPr="008603D4" w:rsidDel="00EE2A43">
            <w:rPr>
              <w:i/>
            </w:rPr>
            <w:delText xml:space="preserve">PUT verb are placed in the body (not shown here) and do not appear after the URI as they do for </w:delText>
          </w:r>
          <w:r w:rsidDel="00EE2A43">
            <w:rPr>
              <w:i/>
            </w:rPr>
            <w:delText xml:space="preserve">the </w:delText>
          </w:r>
          <w:r w:rsidRPr="008603D4" w:rsidDel="00EE2A43">
            <w:rPr>
              <w:i/>
            </w:rPr>
            <w:delText>GET verb)</w:delText>
          </w:r>
          <w:r w:rsidRPr="008603D4" w:rsidDel="00EE2A43">
            <w:rPr>
              <w:rFonts w:ascii="Courier New" w:hAnsi="Courier New" w:cs="Courier New"/>
              <w:i/>
              <w:color w:val="0000FF"/>
              <w:sz w:val="20"/>
              <w:szCs w:val="20"/>
              <w:highlight w:val="white"/>
            </w:rPr>
            <w:br/>
          </w:r>
        </w:del>
      </w:moveTo>
    </w:p>
    <w:p w14:paraId="63F4F5CD" w14:textId="77777777" w:rsidR="00B61780" w:rsidDel="00EE2A43" w:rsidRDefault="00B61780">
      <w:pPr>
        <w:pStyle w:val="Heading1"/>
        <w:rPr>
          <w:del w:id="6557" w:author="Peter Simpson" w:date="2018-10-04T12:06:00Z"/>
          <w:moveTo w:id="6558" w:author="Peter Simpson" w:date="2018-10-03T12:12:00Z"/>
        </w:rPr>
        <w:pPrChange w:id="6559" w:author="Peter Simpson" w:date="2018-10-04T12:06:00Z">
          <w:pPr/>
        </w:pPrChange>
      </w:pPr>
      <w:moveTo w:id="6560" w:author="Peter Simpson" w:date="2018-10-03T12:12:00Z">
        <w:del w:id="6561" w:author="Peter Simpson" w:date="2018-10-04T12:06:00Z">
          <w:r w:rsidDel="00EE2A43">
            <w:delText>The response contains the error number and message:</w:delText>
          </w:r>
        </w:del>
      </w:moveTo>
    </w:p>
    <w:p w14:paraId="478699E8" w14:textId="77777777" w:rsidR="00B61780" w:rsidDel="00EE2A43" w:rsidRDefault="00B61780">
      <w:pPr>
        <w:pStyle w:val="Heading1"/>
        <w:rPr>
          <w:del w:id="6562" w:author="Peter Simpson" w:date="2018-10-04T12:06:00Z"/>
          <w:moveTo w:id="6563" w:author="Peter Simpson" w:date="2018-10-03T12:12:00Z"/>
        </w:rPr>
        <w:pPrChange w:id="6564" w:author="Peter Simpson" w:date="2018-10-04T12:06:00Z">
          <w:pPr/>
        </w:pPrChange>
      </w:pPr>
      <w:moveTo w:id="6565" w:author="Peter Simpson" w:date="2018-10-03T12:12:00Z">
        <w:del w:id="6566" w:author="Peter Simpson" w:date="2018-10-04T12:06:00Z">
          <w:r w:rsidRPr="008603D4" w:rsidDel="00EE2A43">
            <w:rPr>
              <w:rStyle w:val="Hyperlink"/>
              <w:color w:val="2683C6" w:themeColor="accent2"/>
              <w:u w:val="none"/>
            </w:rPr>
            <w:delText>{"ClientTransactionID":51,"ServerTransactionID":58,"Method":"SiteElevation",</w:delText>
          </w:r>
          <w:r w:rsidDel="00EE2A43">
            <w:rPr>
              <w:rStyle w:val="Hyperlink"/>
              <w:color w:val="2683C6" w:themeColor="accent2"/>
              <w:u w:val="none"/>
            </w:rPr>
            <w:br/>
          </w:r>
          <w:r w:rsidRPr="003B7F65" w:rsidDel="00EE2A43">
            <w:rPr>
              <w:rStyle w:val="Hyperlink"/>
              <w:color w:val="2683C6" w:themeColor="accent2"/>
              <w:u w:val="none"/>
            </w:rPr>
            <w:delText>"ErrorNumber":-2147220479,</w:delText>
          </w:r>
          <w:r w:rsidRPr="003B7F65" w:rsidDel="00EE2A43">
            <w:rPr>
              <w:rStyle w:val="Hyperlink"/>
              <w:color w:val="2683C6" w:themeColor="accent2"/>
              <w:u w:val="none"/>
            </w:rPr>
            <w:br/>
            <w:delText>"ErrorMessage":"SiteElevation set - '-301' is an invalid value. The valid range is: -300 to 10000."</w:delText>
          </w:r>
        </w:del>
      </w:moveTo>
    </w:p>
    <w:p w14:paraId="11CB2A5B" w14:textId="77777777" w:rsidR="00B61780" w:rsidDel="00EE2A43" w:rsidRDefault="00B61780">
      <w:pPr>
        <w:pStyle w:val="Heading1"/>
        <w:rPr>
          <w:del w:id="6567" w:author="Peter Simpson" w:date="2018-10-04T12:06:00Z"/>
          <w:moveTo w:id="6568" w:author="Peter Simpson" w:date="2018-10-03T12:12:00Z"/>
        </w:rPr>
        <w:pPrChange w:id="6569" w:author="Peter Simpson" w:date="2018-10-04T12:06:00Z">
          <w:pPr/>
        </w:pPrChange>
      </w:pPr>
      <w:moveTo w:id="6570" w:author="Peter Simpson" w:date="2018-10-03T12:12:00Z">
        <w:del w:id="6571" w:author="Peter Simpson" w:date="2018-10-04T12:06:00Z">
          <w:r w:rsidDel="00EE2A43">
            <w:delText>As well as the exception itself:</w:delText>
          </w:r>
        </w:del>
      </w:moveTo>
    </w:p>
    <w:p w14:paraId="3A24AD11" w14:textId="77777777" w:rsidR="00B61780" w:rsidRPr="008603D4" w:rsidDel="00EE2A43" w:rsidRDefault="00B61780">
      <w:pPr>
        <w:pStyle w:val="Heading1"/>
        <w:rPr>
          <w:del w:id="6572" w:author="Peter Simpson" w:date="2018-10-04T12:06:00Z"/>
          <w:moveTo w:id="6573" w:author="Peter Simpson" w:date="2018-10-03T12:12:00Z"/>
          <w:rStyle w:val="Hyperlink"/>
          <w:color w:val="2683C6" w:themeColor="accent2"/>
          <w:u w:val="none"/>
        </w:rPr>
        <w:pPrChange w:id="6574" w:author="Peter Simpson" w:date="2018-10-04T12:06:00Z">
          <w:pPr/>
        </w:pPrChange>
      </w:pPr>
      <w:moveTo w:id="6575" w:author="Peter Simpson" w:date="2018-10-03T12:12:00Z">
        <w:del w:id="6576" w:author="Peter Simpson" w:date="2018-10-04T12:06:00Z">
          <w:r w:rsidRPr="008603D4" w:rsidDel="00EE2A43">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del>
      </w:moveTo>
    </w:p>
    <w:p w14:paraId="2C102E02" w14:textId="77777777" w:rsidR="00B61780" w:rsidDel="00EE2A43" w:rsidRDefault="00B61780">
      <w:pPr>
        <w:pStyle w:val="Heading1"/>
        <w:rPr>
          <w:del w:id="6577" w:author="Peter Simpson" w:date="2018-10-04T12:06:00Z"/>
          <w:moveTo w:id="6578" w:author="Peter Simpson" w:date="2018-10-03T12:12:00Z"/>
        </w:rPr>
        <w:pPrChange w:id="6579" w:author="Peter Simpson" w:date="2018-10-04T12:06:00Z">
          <w:pPr>
            <w:pStyle w:val="Heading3"/>
          </w:pPr>
        </w:pPrChange>
      </w:pPr>
      <w:moveTo w:id="6580" w:author="Peter Simpson" w:date="2018-10-03T12:12:00Z">
        <w:del w:id="6581" w:author="Peter Simpson" w:date="2018-10-04T12:06:00Z">
          <w:r w:rsidDel="00EE2A43">
            <w:delText>REST Server Exception Handling</w:delText>
          </w:r>
        </w:del>
      </w:moveTo>
    </w:p>
    <w:p w14:paraId="03C1CB7C" w14:textId="77777777" w:rsidR="00B61780" w:rsidDel="00EE2A43" w:rsidRDefault="00B61780">
      <w:pPr>
        <w:pStyle w:val="Heading1"/>
        <w:rPr>
          <w:del w:id="6582" w:author="Peter Simpson" w:date="2018-10-04T12:06:00Z"/>
          <w:moveTo w:id="6583" w:author="Peter Simpson" w:date="2018-10-03T12:12:00Z"/>
        </w:rPr>
        <w:pPrChange w:id="6584" w:author="Peter Simpson" w:date="2018-10-04T12:06:00Z">
          <w:pPr>
            <w:keepLines/>
          </w:pPr>
        </w:pPrChange>
      </w:pPr>
      <w:moveTo w:id="6585" w:author="Peter Simpson" w:date="2018-10-03T12:12:00Z">
        <w:del w:id="6586" w:author="Peter Simpson" w:date="2018-10-04T12:06:00Z">
          <w:r w:rsidDel="00EE2A43">
            <w:delText>The returned HTTP status code reflects the REST Server’s status as follows:</w:delText>
          </w:r>
        </w:del>
      </w:moveTo>
    </w:p>
    <w:tbl>
      <w:tblPr>
        <w:tblStyle w:val="ListTable6Colorful-Accent21"/>
        <w:tblW w:w="0" w:type="auto"/>
        <w:tblLook w:val="04A0" w:firstRow="1" w:lastRow="0" w:firstColumn="1" w:lastColumn="0" w:noHBand="0" w:noVBand="1"/>
      </w:tblPr>
      <w:tblGrid>
        <w:gridCol w:w="863"/>
        <w:gridCol w:w="2256"/>
        <w:gridCol w:w="6237"/>
      </w:tblGrid>
      <w:tr w:rsidR="00B61780" w:rsidDel="00EE2A43" w14:paraId="3CB7E7F2" w14:textId="77777777" w:rsidTr="00285B84">
        <w:trPr>
          <w:cnfStyle w:val="100000000000" w:firstRow="1" w:lastRow="0" w:firstColumn="0" w:lastColumn="0" w:oddVBand="0" w:evenVBand="0" w:oddHBand="0" w:evenHBand="0" w:firstRowFirstColumn="0" w:firstRowLastColumn="0" w:lastRowFirstColumn="0" w:lastRowLastColumn="0"/>
          <w:del w:id="6587"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14:paraId="3CA815D6" w14:textId="77777777" w:rsidR="00B61780" w:rsidDel="00EE2A43" w:rsidRDefault="00B61780">
            <w:pPr>
              <w:pStyle w:val="Heading1"/>
              <w:rPr>
                <w:del w:id="6588" w:author="Peter Simpson" w:date="2018-10-04T12:06:00Z"/>
                <w:moveTo w:id="6589" w:author="Peter Simpson" w:date="2018-10-03T12:12:00Z"/>
              </w:rPr>
              <w:pPrChange w:id="6590" w:author="Peter Simpson" w:date="2018-10-04T12:06:00Z">
                <w:pPr>
                  <w:keepLines/>
                </w:pPr>
              </w:pPrChange>
            </w:pPr>
            <w:moveTo w:id="6591" w:author="Peter Simpson" w:date="2018-10-03T12:12:00Z">
              <w:del w:id="6592" w:author="Peter Simpson" w:date="2018-10-04T12:06:00Z">
                <w:r w:rsidDel="00EE2A43">
                  <w:delText>Code</w:delText>
                </w:r>
              </w:del>
            </w:moveTo>
          </w:p>
        </w:tc>
        <w:tc>
          <w:tcPr>
            <w:tcW w:w="2256" w:type="dxa"/>
          </w:tcPr>
          <w:p w14:paraId="175A78A7" w14:textId="77777777" w:rsidR="00B61780" w:rsidDel="00EE2A43" w:rsidRDefault="00B61780">
            <w:pPr>
              <w:pStyle w:val="Heading1"/>
              <w:cnfStyle w:val="100000000000" w:firstRow="1" w:lastRow="0" w:firstColumn="0" w:lastColumn="0" w:oddVBand="0" w:evenVBand="0" w:oddHBand="0" w:evenHBand="0" w:firstRowFirstColumn="0" w:firstRowLastColumn="0" w:lastRowFirstColumn="0" w:lastRowLastColumn="0"/>
              <w:rPr>
                <w:del w:id="6593" w:author="Peter Simpson" w:date="2018-10-04T12:06:00Z"/>
                <w:moveTo w:id="6594" w:author="Peter Simpson" w:date="2018-10-03T12:12:00Z"/>
              </w:rPr>
              <w:pPrChange w:id="6595" w:author="Peter Simpson" w:date="2018-10-04T12:06:00Z">
                <w:pPr>
                  <w:keepLines/>
                  <w:cnfStyle w:val="100000000000" w:firstRow="1" w:lastRow="0" w:firstColumn="0" w:lastColumn="0" w:oddVBand="0" w:evenVBand="0" w:oddHBand="0" w:evenHBand="0" w:firstRowFirstColumn="0" w:firstRowLastColumn="0" w:lastRowFirstColumn="0" w:lastRowLastColumn="0"/>
                </w:pPr>
              </w:pPrChange>
            </w:pPr>
            <w:moveTo w:id="6596" w:author="Peter Simpson" w:date="2018-10-03T12:12:00Z">
              <w:del w:id="6597" w:author="Peter Simpson" w:date="2018-10-04T12:06:00Z">
                <w:r w:rsidDel="00EE2A43">
                  <w:delText>Interpretation</w:delText>
                </w:r>
              </w:del>
            </w:moveTo>
          </w:p>
        </w:tc>
        <w:tc>
          <w:tcPr>
            <w:tcW w:w="6237" w:type="dxa"/>
          </w:tcPr>
          <w:p w14:paraId="04D36435" w14:textId="77777777" w:rsidR="00B61780" w:rsidDel="00EE2A43" w:rsidRDefault="00B61780">
            <w:pPr>
              <w:pStyle w:val="Heading1"/>
              <w:cnfStyle w:val="100000000000" w:firstRow="1" w:lastRow="0" w:firstColumn="0" w:lastColumn="0" w:oddVBand="0" w:evenVBand="0" w:oddHBand="0" w:evenHBand="0" w:firstRowFirstColumn="0" w:firstRowLastColumn="0" w:lastRowFirstColumn="0" w:lastRowLastColumn="0"/>
              <w:rPr>
                <w:del w:id="6598" w:author="Peter Simpson" w:date="2018-10-04T12:06:00Z"/>
                <w:moveTo w:id="6599" w:author="Peter Simpson" w:date="2018-10-03T12:12:00Z"/>
              </w:rPr>
              <w:pPrChange w:id="6600" w:author="Peter Simpson" w:date="2018-10-04T12:06:00Z">
                <w:pPr>
                  <w:keepLines/>
                  <w:cnfStyle w:val="100000000000" w:firstRow="1" w:lastRow="0" w:firstColumn="0" w:lastColumn="0" w:oddVBand="0" w:evenVBand="0" w:oddHBand="0" w:evenHBand="0" w:firstRowFirstColumn="0" w:firstRowLastColumn="0" w:lastRowFirstColumn="0" w:lastRowLastColumn="0"/>
                </w:pPr>
              </w:pPrChange>
            </w:pPr>
          </w:p>
        </w:tc>
      </w:tr>
      <w:tr w:rsidR="00B61780" w:rsidDel="00EE2A43" w14:paraId="67C00994" w14:textId="77777777" w:rsidTr="00285B84">
        <w:trPr>
          <w:cnfStyle w:val="000000100000" w:firstRow="0" w:lastRow="0" w:firstColumn="0" w:lastColumn="0" w:oddVBand="0" w:evenVBand="0" w:oddHBand="1" w:evenHBand="0" w:firstRowFirstColumn="0" w:firstRowLastColumn="0" w:lastRowFirstColumn="0" w:lastRowLastColumn="0"/>
          <w:del w:id="6601"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14:paraId="764A0C92" w14:textId="77777777" w:rsidR="00B61780" w:rsidDel="00EE2A43" w:rsidRDefault="00B61780">
            <w:pPr>
              <w:pStyle w:val="Heading1"/>
              <w:rPr>
                <w:del w:id="6602" w:author="Peter Simpson" w:date="2018-10-04T12:06:00Z"/>
                <w:moveTo w:id="6603" w:author="Peter Simpson" w:date="2018-10-03T12:12:00Z"/>
              </w:rPr>
              <w:pPrChange w:id="6604" w:author="Peter Simpson" w:date="2018-10-04T12:06:00Z">
                <w:pPr>
                  <w:keepLines/>
                </w:pPr>
              </w:pPrChange>
            </w:pPr>
            <w:moveTo w:id="6605" w:author="Peter Simpson" w:date="2018-10-03T12:12:00Z">
              <w:del w:id="6606" w:author="Peter Simpson" w:date="2018-10-04T12:06:00Z">
                <w:r w:rsidDel="00EE2A43">
                  <w:delText>200</w:delText>
                </w:r>
              </w:del>
            </w:moveTo>
          </w:p>
        </w:tc>
        <w:tc>
          <w:tcPr>
            <w:tcW w:w="2256" w:type="dxa"/>
          </w:tcPr>
          <w:p w14:paraId="11D13F31"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607" w:author="Peter Simpson" w:date="2018-10-04T12:06:00Z"/>
                <w:moveTo w:id="6608" w:author="Peter Simpson" w:date="2018-10-03T12:12:00Z"/>
              </w:rPr>
              <w:pPrChange w:id="6609"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610" w:author="Peter Simpson" w:date="2018-10-03T12:12:00Z">
              <w:del w:id="6611" w:author="Peter Simpson" w:date="2018-10-04T12:06:00Z">
                <w:r w:rsidRPr="0081516B" w:rsidDel="00EE2A43">
                  <w:delText>OK</w:delText>
                </w:r>
              </w:del>
            </w:moveTo>
          </w:p>
        </w:tc>
        <w:tc>
          <w:tcPr>
            <w:tcW w:w="6237" w:type="dxa"/>
          </w:tcPr>
          <w:p w14:paraId="237201E9" w14:textId="77777777" w:rsidR="00B61780" w:rsidRPr="0081516B"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612" w:author="Peter Simpson" w:date="2018-10-04T12:06:00Z"/>
                <w:moveTo w:id="6613" w:author="Peter Simpson" w:date="2018-10-03T12:12:00Z"/>
              </w:rPr>
              <w:pPrChange w:id="6614"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615" w:author="Peter Simpson" w:date="2018-10-03T12:12:00Z">
              <w:del w:id="6616" w:author="Peter Simpson" w:date="2018-10-04T12:06:00Z">
                <w:r w:rsidDel="00EE2A43">
                  <w:delText>The REST Server successfully processed the GET or PUT command (even if the driver returned an exception)</w:delText>
                </w:r>
              </w:del>
            </w:moveTo>
          </w:p>
        </w:tc>
      </w:tr>
      <w:tr w:rsidR="00B61780" w:rsidDel="00EE2A43" w14:paraId="6CBC2A38" w14:textId="77777777" w:rsidTr="00285B84">
        <w:trPr>
          <w:del w:id="6617"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14:paraId="4D3C6CF9" w14:textId="77777777" w:rsidR="00B61780" w:rsidDel="00EE2A43" w:rsidRDefault="00B61780">
            <w:pPr>
              <w:pStyle w:val="Heading1"/>
              <w:rPr>
                <w:del w:id="6618" w:author="Peter Simpson" w:date="2018-10-04T12:06:00Z"/>
                <w:moveTo w:id="6619" w:author="Peter Simpson" w:date="2018-10-03T12:12:00Z"/>
              </w:rPr>
              <w:pPrChange w:id="6620" w:author="Peter Simpson" w:date="2018-10-04T12:06:00Z">
                <w:pPr>
                  <w:keepLines/>
                </w:pPr>
              </w:pPrChange>
            </w:pPr>
            <w:moveTo w:id="6621" w:author="Peter Simpson" w:date="2018-10-03T12:12:00Z">
              <w:del w:id="6622" w:author="Peter Simpson" w:date="2018-10-04T12:06:00Z">
                <w:r w:rsidDel="00EE2A43">
                  <w:delText>400</w:delText>
                </w:r>
              </w:del>
            </w:moveTo>
          </w:p>
        </w:tc>
        <w:tc>
          <w:tcPr>
            <w:tcW w:w="2256" w:type="dxa"/>
          </w:tcPr>
          <w:p w14:paraId="222D701D" w14:textId="77777777" w:rsidR="00B61780"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623" w:author="Peter Simpson" w:date="2018-10-04T12:06:00Z"/>
                <w:moveTo w:id="6624" w:author="Peter Simpson" w:date="2018-10-03T12:12:00Z"/>
              </w:rPr>
              <w:pPrChange w:id="6625" w:author="Peter Simpson" w:date="2018-10-04T12:06:00Z">
                <w:pPr>
                  <w:keepLines/>
                  <w:cnfStyle w:val="000000000000" w:firstRow="0" w:lastRow="0" w:firstColumn="0" w:lastColumn="0" w:oddVBand="0" w:evenVBand="0" w:oddHBand="0" w:evenHBand="0" w:firstRowFirstColumn="0" w:firstRowLastColumn="0" w:lastRowFirstColumn="0" w:lastRowLastColumn="0"/>
                </w:pPr>
              </w:pPrChange>
            </w:pPr>
            <w:moveTo w:id="6626" w:author="Peter Simpson" w:date="2018-10-03T12:12:00Z">
              <w:del w:id="6627" w:author="Peter Simpson" w:date="2018-10-04T12:06:00Z">
                <w:r w:rsidRPr="0081516B" w:rsidDel="00EE2A43">
                  <w:delText>Bad</w:delText>
                </w:r>
                <w:r w:rsidDel="00EE2A43">
                  <w:delText xml:space="preserve"> </w:delText>
                </w:r>
                <w:r w:rsidRPr="0081516B" w:rsidDel="00EE2A43">
                  <w:delText>request</w:delText>
                </w:r>
                <w:r w:rsidDel="00EE2A43">
                  <w:delText xml:space="preserve"> </w:delText>
                </w:r>
              </w:del>
            </w:moveTo>
          </w:p>
        </w:tc>
        <w:tc>
          <w:tcPr>
            <w:tcW w:w="6237" w:type="dxa"/>
          </w:tcPr>
          <w:p w14:paraId="4432D257" w14:textId="77777777" w:rsidR="00B61780" w:rsidRPr="0081516B" w:rsidDel="00EE2A43" w:rsidRDefault="00B61780">
            <w:pPr>
              <w:pStyle w:val="Heading1"/>
              <w:cnfStyle w:val="000000000000" w:firstRow="0" w:lastRow="0" w:firstColumn="0" w:lastColumn="0" w:oddVBand="0" w:evenVBand="0" w:oddHBand="0" w:evenHBand="0" w:firstRowFirstColumn="0" w:firstRowLastColumn="0" w:lastRowFirstColumn="0" w:lastRowLastColumn="0"/>
              <w:rPr>
                <w:del w:id="6628" w:author="Peter Simpson" w:date="2018-10-04T12:06:00Z"/>
                <w:moveTo w:id="6629" w:author="Peter Simpson" w:date="2018-10-03T12:12:00Z"/>
              </w:rPr>
              <w:pPrChange w:id="6630" w:author="Peter Simpson" w:date="2018-10-04T12:06:00Z">
                <w:pPr>
                  <w:keepLines/>
                  <w:cnfStyle w:val="000000000000" w:firstRow="0" w:lastRow="0" w:firstColumn="0" w:lastColumn="0" w:oddVBand="0" w:evenVBand="0" w:oddHBand="0" w:evenHBand="0" w:firstRowFirstColumn="0" w:firstRowLastColumn="0" w:lastRowFirstColumn="0" w:lastRowLastColumn="0"/>
                </w:pPr>
              </w:pPrChange>
            </w:pPr>
            <w:moveTo w:id="6631" w:author="Peter Simpson" w:date="2018-10-03T12:12:00Z">
              <w:del w:id="6632" w:author="Peter Simpson" w:date="2018-10-04T12:06:00Z">
                <w:r w:rsidDel="00EE2A43">
                  <w:delText>The REST Server cannot process this API request because at least one of the device type, version, resource or parameter values, supplied by the client, are missing or invalid.</w:delText>
                </w:r>
              </w:del>
            </w:moveTo>
          </w:p>
        </w:tc>
      </w:tr>
      <w:tr w:rsidR="00B61780" w:rsidDel="00EE2A43" w14:paraId="04C083CC" w14:textId="77777777" w:rsidTr="00285B84">
        <w:trPr>
          <w:cnfStyle w:val="000000100000" w:firstRow="0" w:lastRow="0" w:firstColumn="0" w:lastColumn="0" w:oddVBand="0" w:evenVBand="0" w:oddHBand="1" w:evenHBand="0" w:firstRowFirstColumn="0" w:firstRowLastColumn="0" w:lastRowFirstColumn="0" w:lastRowLastColumn="0"/>
          <w:del w:id="6633"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14:paraId="09ACA5A7" w14:textId="77777777" w:rsidR="00B61780" w:rsidDel="00EE2A43" w:rsidRDefault="00B61780">
            <w:pPr>
              <w:pStyle w:val="Heading1"/>
              <w:rPr>
                <w:del w:id="6634" w:author="Peter Simpson" w:date="2018-10-04T12:06:00Z"/>
                <w:moveTo w:id="6635" w:author="Peter Simpson" w:date="2018-10-03T12:12:00Z"/>
              </w:rPr>
              <w:pPrChange w:id="6636" w:author="Peter Simpson" w:date="2018-10-04T12:06:00Z">
                <w:pPr>
                  <w:keepLines/>
                </w:pPr>
              </w:pPrChange>
            </w:pPr>
            <w:moveTo w:id="6637" w:author="Peter Simpson" w:date="2018-10-03T12:12:00Z">
              <w:del w:id="6638" w:author="Peter Simpson" w:date="2018-10-04T12:06:00Z">
                <w:r w:rsidDel="00EE2A43">
                  <w:delText>500</w:delText>
                </w:r>
              </w:del>
            </w:moveTo>
          </w:p>
        </w:tc>
        <w:tc>
          <w:tcPr>
            <w:tcW w:w="2256" w:type="dxa"/>
          </w:tcPr>
          <w:p w14:paraId="3F5B9C29" w14:textId="77777777" w:rsidR="00B61780"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639" w:author="Peter Simpson" w:date="2018-10-04T12:06:00Z"/>
                <w:moveTo w:id="6640" w:author="Peter Simpson" w:date="2018-10-03T12:12:00Z"/>
              </w:rPr>
              <w:pPrChange w:id="6641"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642" w:author="Peter Simpson" w:date="2018-10-03T12:12:00Z">
              <w:del w:id="6643" w:author="Peter Simpson" w:date="2018-10-04T12:06:00Z">
                <w:r w:rsidDel="00EE2A43">
                  <w:delText xml:space="preserve">Internal Server Error </w:delText>
                </w:r>
              </w:del>
            </w:moveTo>
          </w:p>
        </w:tc>
        <w:tc>
          <w:tcPr>
            <w:tcW w:w="6237" w:type="dxa"/>
          </w:tcPr>
          <w:p w14:paraId="388295FB" w14:textId="77777777" w:rsidR="00B61780" w:rsidRPr="0081516B" w:rsidDel="00EE2A43" w:rsidRDefault="00B61780">
            <w:pPr>
              <w:pStyle w:val="Heading1"/>
              <w:cnfStyle w:val="000000100000" w:firstRow="0" w:lastRow="0" w:firstColumn="0" w:lastColumn="0" w:oddVBand="0" w:evenVBand="0" w:oddHBand="1" w:evenHBand="0" w:firstRowFirstColumn="0" w:firstRowLastColumn="0" w:lastRowFirstColumn="0" w:lastRowLastColumn="0"/>
              <w:rPr>
                <w:del w:id="6644" w:author="Peter Simpson" w:date="2018-10-04T12:06:00Z"/>
                <w:moveTo w:id="6645" w:author="Peter Simpson" w:date="2018-10-03T12:12:00Z"/>
              </w:rPr>
              <w:pPrChange w:id="6646"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647" w:author="Peter Simpson" w:date="2018-10-03T12:12:00Z">
              <w:del w:id="6648" w:author="Peter Simpson" w:date="2018-10-04T12:06:00Z">
                <w:r w:rsidDel="00EE2A43">
                  <w:delText>An error occurred in the Remote Driver Server itself, which prevented successful processing of the request.</w:delText>
                </w:r>
              </w:del>
            </w:moveTo>
          </w:p>
        </w:tc>
      </w:tr>
      <w:bookmarkEnd w:id="6298"/>
      <w:moveToRangeEnd w:id="6299"/>
    </w:tbl>
    <w:p w14:paraId="688CD2C4" w14:textId="77777777" w:rsidR="007479DA" w:rsidRPr="002C32AD" w:rsidRDefault="007479DA">
      <w:pPr>
        <w:pPrChange w:id="6649" w:author="Peter Simpson" w:date="2018-10-04T12:06:00Z">
          <w:pPr>
            <w:pStyle w:val="Heading1"/>
          </w:pPr>
        </w:pPrChange>
      </w:pPr>
    </w:p>
    <w:sectPr w:rsidR="007479DA" w:rsidRPr="002C32AD" w:rsidSect="00FF3C7E">
      <w:footerReference w:type="default" r:id="rId47"/>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BBF44" w14:textId="77777777" w:rsidR="002F05F1" w:rsidRDefault="002F05F1">
      <w:pPr>
        <w:spacing w:after="0" w:line="240" w:lineRule="auto"/>
      </w:pPr>
      <w:r>
        <w:separator/>
      </w:r>
    </w:p>
  </w:endnote>
  <w:endnote w:type="continuationSeparator" w:id="0">
    <w:p w14:paraId="49B819CF" w14:textId="77777777" w:rsidR="002F05F1" w:rsidRDefault="002F0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E533" w14:textId="77777777" w:rsidR="003C03A9" w:rsidRDefault="003C03A9">
    <w:pPr>
      <w:pStyle w:val="Footer"/>
      <w:tabs>
        <w:tab w:val="clear" w:pos="4513"/>
        <w:tab w:val="clear" w:pos="9026"/>
        <w:tab w:val="center" w:pos="4820"/>
        <w:tab w:val="right" w:pos="9356"/>
      </w:tabs>
      <w:pPrChange w:id="6650"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6651" w:author="Peter Simpson" w:date="2018-10-04T12:07:00Z">
      <w:r w:rsidDel="00EE2A43">
        <w:rPr>
          <w:sz w:val="18"/>
          <w:szCs w:val="18"/>
        </w:rPr>
        <w:delText>??</w:delText>
      </w:r>
    </w:del>
    <w:ins w:id="6652" w:author="Peter Simpson" w:date="2018-10-04T12:07:00Z">
      <w:r w:rsidR="00EE2A43">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67B5E" w14:textId="77777777" w:rsidR="002F05F1" w:rsidRDefault="002F05F1">
      <w:pPr>
        <w:spacing w:after="0" w:line="240" w:lineRule="auto"/>
      </w:pPr>
      <w:r>
        <w:separator/>
      </w:r>
    </w:p>
  </w:footnote>
  <w:footnote w:type="continuationSeparator" w:id="0">
    <w:p w14:paraId="4218DA3E" w14:textId="77777777" w:rsidR="002F05F1" w:rsidRDefault="002F05F1">
      <w:pPr>
        <w:spacing w:after="0" w:line="240" w:lineRule="auto"/>
      </w:pPr>
      <w:r>
        <w:continuationSeparator/>
      </w:r>
    </w:p>
  </w:footnote>
  <w:footnote w:id="1">
    <w:p w14:paraId="7098E277" w14:textId="77777777" w:rsidR="003C03A9" w:rsidRPr="0032182E" w:rsidRDefault="003C03A9" w:rsidP="0032182E">
      <w:pPr>
        <w:pStyle w:val="FootnoteText"/>
        <w:rPr>
          <w:lang w:val="en-US"/>
        </w:rPr>
      </w:pPr>
      <w:r>
        <w:rPr>
          <w:rStyle w:val="FootnoteReference"/>
        </w:rPr>
        <w:footnoteRef/>
      </w:r>
      <w:r>
        <w:t xml:space="preserve"> </w:t>
      </w:r>
      <w:hyperlink r:id="rId1" w:history="1">
        <w:r w:rsidRPr="00273328">
          <w:rPr>
            <w:rStyle w:val="Hyperlink"/>
            <w:lang w:val="en-US"/>
          </w:rPr>
          <w:t>Application Programming Interface</w:t>
        </w:r>
        <w:r>
          <w:rPr>
            <w:rStyle w:val="Hyperlink"/>
            <w:lang w:val="en-US"/>
          </w:rPr>
          <w:t>s (APIs)</w:t>
        </w:r>
      </w:hyperlink>
    </w:p>
  </w:footnote>
  <w:footnote w:id="2">
    <w:p w14:paraId="3434DFC6" w14:textId="77777777" w:rsidR="003C03A9" w:rsidRPr="009C4B6A" w:rsidRDefault="003C03A9">
      <w:pPr>
        <w:pStyle w:val="FootnoteText"/>
        <w:rPr>
          <w:lang w:val="en-US"/>
        </w:rPr>
      </w:pPr>
      <w:r>
        <w:rPr>
          <w:rStyle w:val="FootnoteReference"/>
        </w:rPr>
        <w:footnoteRef/>
      </w:r>
      <w:r>
        <w:t xml:space="preserve"> </w:t>
      </w:r>
      <w:hyperlink r:id="rId2" w:history="1">
        <w:r w:rsidRPr="009C4B6A">
          <w:rPr>
            <w:rStyle w:val="Hyperlink"/>
            <w:lang w:val="en-US"/>
          </w:rPr>
          <w:t>Astronomy Common Object Mode</w:t>
        </w:r>
        <w:r>
          <w:rPr>
            <w:rStyle w:val="Hyperlink"/>
            <w:lang w:val="en-US"/>
          </w:rPr>
          <w:t>l (ASCOM)</w:t>
        </w:r>
      </w:hyperlink>
    </w:p>
  </w:footnote>
  <w:footnote w:id="3">
    <w:p w14:paraId="6B79822C" w14:textId="77777777" w:rsidR="003C03A9" w:rsidRPr="00CC4D97" w:rsidRDefault="003C03A9">
      <w:pPr>
        <w:pStyle w:val="FootnoteText"/>
        <w:rPr>
          <w:lang w:val="en-US"/>
        </w:rPr>
      </w:pPr>
      <w:r>
        <w:rPr>
          <w:rStyle w:val="FootnoteReference"/>
        </w:rPr>
        <w:footnoteRef/>
      </w:r>
      <w:r>
        <w:t xml:space="preserve"> </w:t>
      </w:r>
      <w:hyperlink r:id="rId3" w:history="1">
        <w:r w:rsidRPr="00CC4D97">
          <w:rPr>
            <w:rStyle w:val="Hyperlink"/>
            <w:lang w:val="en-US"/>
          </w:rPr>
          <w:t>OpenAPI Initiative</w:t>
        </w:r>
      </w:hyperlink>
    </w:p>
  </w:footnote>
  <w:footnote w:id="4">
    <w:p w14:paraId="2F83CA9F" w14:textId="77777777" w:rsidR="003C03A9" w:rsidRPr="00CC4D97" w:rsidRDefault="003C03A9">
      <w:pPr>
        <w:pStyle w:val="FootnoteText"/>
        <w:rPr>
          <w:lang w:val="en-US"/>
        </w:rPr>
      </w:pPr>
      <w:r>
        <w:rPr>
          <w:rStyle w:val="FootnoteReference"/>
        </w:rPr>
        <w:footnoteRef/>
      </w:r>
      <w:r>
        <w:t xml:space="preserve"> </w:t>
      </w:r>
      <w:hyperlink r:id="rId4" w:history="1">
        <w:r w:rsidRPr="00CC4D97">
          <w:rPr>
            <w:rStyle w:val="Hyperlink"/>
            <w:lang w:val="en-US"/>
          </w:rPr>
          <w:t>Representational State Transfe</w:t>
        </w:r>
        <w:r>
          <w:rPr>
            <w:rStyle w:val="Hyperlink"/>
            <w:lang w:val="en-US"/>
          </w:rPr>
          <w:t>r (REST)</w:t>
        </w:r>
      </w:hyperlink>
    </w:p>
  </w:footnote>
  <w:footnote w:id="5">
    <w:p w14:paraId="6E00FA52" w14:textId="77777777" w:rsidR="003C03A9" w:rsidRPr="00CC4D97" w:rsidRDefault="003C03A9">
      <w:pPr>
        <w:pStyle w:val="FootnoteText"/>
        <w:rPr>
          <w:lang w:val="en-US"/>
        </w:rPr>
      </w:pPr>
      <w:r>
        <w:rPr>
          <w:rStyle w:val="FootnoteReference"/>
        </w:rPr>
        <w:footnoteRef/>
      </w:r>
      <w:r>
        <w:t xml:space="preserve"> </w:t>
      </w:r>
      <w:hyperlink r:id="rId5" w:history="1">
        <w:proofErr w:type="spellStart"/>
        <w:r w:rsidRPr="00CC4D97">
          <w:rPr>
            <w:rStyle w:val="Hyperlink"/>
            <w:lang w:val="en-US"/>
          </w:rPr>
          <w:t>Javascript</w:t>
        </w:r>
        <w:proofErr w:type="spellEnd"/>
        <w:r w:rsidRPr="00CC4D97">
          <w:rPr>
            <w:rStyle w:val="Hyperlink"/>
            <w:lang w:val="en-US"/>
          </w:rPr>
          <w:t xml:space="preserve"> Object Notation (REST context)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7"/>
  </w:num>
  <w:num w:numId="20">
    <w:abstractNumId w:val="13"/>
  </w:num>
  <w:num w:numId="21">
    <w:abstractNumId w:val="12"/>
  </w:num>
  <w:num w:numId="22">
    <w:abstractNumId w:val="1"/>
  </w:num>
  <w:num w:numId="23">
    <w:abstractNumId w:val="16"/>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B3C3A"/>
    <w:rsid w:val="000C2ECA"/>
    <w:rsid w:val="000C7D87"/>
    <w:rsid w:val="000E3E57"/>
    <w:rsid w:val="000F1359"/>
    <w:rsid w:val="0014656D"/>
    <w:rsid w:val="00153273"/>
    <w:rsid w:val="00163AEF"/>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05F1"/>
    <w:rsid w:val="002F7C77"/>
    <w:rsid w:val="00301300"/>
    <w:rsid w:val="0030562D"/>
    <w:rsid w:val="00311B10"/>
    <w:rsid w:val="00314DE0"/>
    <w:rsid w:val="00316B27"/>
    <w:rsid w:val="0032182E"/>
    <w:rsid w:val="003279BA"/>
    <w:rsid w:val="00332817"/>
    <w:rsid w:val="00340380"/>
    <w:rsid w:val="00341E44"/>
    <w:rsid w:val="003479F0"/>
    <w:rsid w:val="003547E2"/>
    <w:rsid w:val="003675F4"/>
    <w:rsid w:val="00371C4C"/>
    <w:rsid w:val="00380AC6"/>
    <w:rsid w:val="00385225"/>
    <w:rsid w:val="00393574"/>
    <w:rsid w:val="003A50A3"/>
    <w:rsid w:val="003B41C5"/>
    <w:rsid w:val="003B7F65"/>
    <w:rsid w:val="003C03A9"/>
    <w:rsid w:val="003C2353"/>
    <w:rsid w:val="003C3B12"/>
    <w:rsid w:val="003D12D9"/>
    <w:rsid w:val="003D4F56"/>
    <w:rsid w:val="003E10BE"/>
    <w:rsid w:val="003F2AF3"/>
    <w:rsid w:val="00405641"/>
    <w:rsid w:val="00405E28"/>
    <w:rsid w:val="00412CC2"/>
    <w:rsid w:val="00415787"/>
    <w:rsid w:val="004203B2"/>
    <w:rsid w:val="0042245B"/>
    <w:rsid w:val="00431213"/>
    <w:rsid w:val="0043787F"/>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99D"/>
    <w:rsid w:val="005E18E9"/>
    <w:rsid w:val="005E4EC6"/>
    <w:rsid w:val="006261B4"/>
    <w:rsid w:val="006337A3"/>
    <w:rsid w:val="006376EB"/>
    <w:rsid w:val="00651B41"/>
    <w:rsid w:val="00654342"/>
    <w:rsid w:val="00655DFE"/>
    <w:rsid w:val="006610C1"/>
    <w:rsid w:val="00663CF7"/>
    <w:rsid w:val="00666DDA"/>
    <w:rsid w:val="006711E1"/>
    <w:rsid w:val="00683F24"/>
    <w:rsid w:val="006874DF"/>
    <w:rsid w:val="006A7938"/>
    <w:rsid w:val="006B70B4"/>
    <w:rsid w:val="006C15D2"/>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E5A8D"/>
    <w:rsid w:val="00912308"/>
    <w:rsid w:val="009179C7"/>
    <w:rsid w:val="00921400"/>
    <w:rsid w:val="00926B28"/>
    <w:rsid w:val="00936468"/>
    <w:rsid w:val="00963CD1"/>
    <w:rsid w:val="00970334"/>
    <w:rsid w:val="009725C0"/>
    <w:rsid w:val="00977284"/>
    <w:rsid w:val="009777EF"/>
    <w:rsid w:val="00980826"/>
    <w:rsid w:val="0098198E"/>
    <w:rsid w:val="0098606C"/>
    <w:rsid w:val="00992D35"/>
    <w:rsid w:val="009A0014"/>
    <w:rsid w:val="009B3A05"/>
    <w:rsid w:val="009C0E7E"/>
    <w:rsid w:val="009C4B6A"/>
    <w:rsid w:val="009D3723"/>
    <w:rsid w:val="009D6C20"/>
    <w:rsid w:val="009E23F1"/>
    <w:rsid w:val="009E73EF"/>
    <w:rsid w:val="00A00290"/>
    <w:rsid w:val="00A015A0"/>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7483"/>
    <w:rsid w:val="00AB0A7D"/>
    <w:rsid w:val="00AC328A"/>
    <w:rsid w:val="00AC6ADE"/>
    <w:rsid w:val="00AD2BFE"/>
    <w:rsid w:val="00AF1666"/>
    <w:rsid w:val="00B15FD2"/>
    <w:rsid w:val="00B2559F"/>
    <w:rsid w:val="00B26B4F"/>
    <w:rsid w:val="00B3301F"/>
    <w:rsid w:val="00B3556E"/>
    <w:rsid w:val="00B53B6E"/>
    <w:rsid w:val="00B61780"/>
    <w:rsid w:val="00B647FF"/>
    <w:rsid w:val="00B65054"/>
    <w:rsid w:val="00B831A7"/>
    <w:rsid w:val="00B958A1"/>
    <w:rsid w:val="00BA3757"/>
    <w:rsid w:val="00BC23CF"/>
    <w:rsid w:val="00BD1415"/>
    <w:rsid w:val="00BF6CB8"/>
    <w:rsid w:val="00C138FB"/>
    <w:rsid w:val="00C26D9E"/>
    <w:rsid w:val="00C31B2E"/>
    <w:rsid w:val="00C351BE"/>
    <w:rsid w:val="00C3596B"/>
    <w:rsid w:val="00C37132"/>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6D29"/>
    <w:rsid w:val="00E703F5"/>
    <w:rsid w:val="00E73DCF"/>
    <w:rsid w:val="00E73F1A"/>
    <w:rsid w:val="00E90022"/>
    <w:rsid w:val="00E9040C"/>
    <w:rsid w:val="00EA5030"/>
    <w:rsid w:val="00EB61BD"/>
    <w:rsid w:val="00EC124B"/>
    <w:rsid w:val="00EC471F"/>
    <w:rsid w:val="00EC559C"/>
    <w:rsid w:val="00ED4678"/>
    <w:rsid w:val="00EE2A43"/>
    <w:rsid w:val="00EE48FB"/>
    <w:rsid w:val="00EE7B51"/>
    <w:rsid w:val="00F00FE3"/>
    <w:rsid w:val="00F0732D"/>
    <w:rsid w:val="00F24179"/>
    <w:rsid w:val="00F32B98"/>
    <w:rsid w:val="00F451B9"/>
    <w:rsid w:val="00F4641E"/>
    <w:rsid w:val="00F4784F"/>
    <w:rsid w:val="00F57415"/>
    <w:rsid w:val="00F732BE"/>
    <w:rsid w:val="00F75F1F"/>
    <w:rsid w:val="00F9269C"/>
    <w:rsid w:val="00F93555"/>
    <w:rsid w:val="00F96DEC"/>
    <w:rsid w:val="00FA2E60"/>
    <w:rsid w:val="00FB2F8A"/>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80DC"/>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emf"/><Relationship Id="rId39" Type="http://schemas.openxmlformats.org/officeDocument/2006/relationships/package" Target="embeddings/Microsoft_Visio_Drawing6.vsdx"/><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4.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image" Target="media/image19.emf"/><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ascom-standards.org/api" TargetMode="External"/><Relationship Id="rId20" Type="http://schemas.openxmlformats.org/officeDocument/2006/relationships/image" Target="media/image7.png"/><Relationship Id="rId29" Type="http://schemas.openxmlformats.org/officeDocument/2006/relationships/package" Target="embeddings/Microsoft_Visio_Drawing2.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hyperlink" Target="https://swagger.io/tools/swagger-codegen/" TargetMode="Externa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5.vsdx"/><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package" Target="embeddings/Microsoft_Visio_Drawing3.vsdx"/><Relationship Id="rId44"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openapis.org/" TargetMode="External"/><Relationship Id="rId22" Type="http://schemas.openxmlformats.org/officeDocument/2006/relationships/image" Target="media/image9.png"/><Relationship Id="rId27" Type="http://schemas.openxmlformats.org/officeDocument/2006/relationships/package" Target="embeddings/Microsoft_Visio_Drawing1.vsdx"/><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openapis.org/" TargetMode="External"/><Relationship Id="rId2" Type="http://schemas.openxmlformats.org/officeDocument/2006/relationships/hyperlink" Target="https://ascom-standards.org/About/HowWorks.htm" TargetMode="External"/><Relationship Id="rId1" Type="http://schemas.openxmlformats.org/officeDocument/2006/relationships/hyperlink" Target="https://en.wikipedia.org/wiki/Application_programming_interface" TargetMode="External"/><Relationship Id="rId5" Type="http://schemas.openxmlformats.org/officeDocument/2006/relationships/hyperlink" Target="https://restfulapi.net/introduction-to-json/" TargetMode="External"/><Relationship Id="rId4" Type="http://schemas.openxmlformats.org/officeDocument/2006/relationships/hyperlink" Target="https://restfulapi.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 2000, ASCOM brought to astronomy software on the Windows platform a standard way to communicate between programs and devices such as mounts, cameras, etc. The obvious next 
step is to extend ASCOM into the realm of distributed systems on multiple OS platforms while maintaining its language independence. The core element of any distributed system is its interface (API) design. While ASCOMs APIs are today mostly implemented through Windows/COM technology, their real value lies in their maturity, stability, and proven suitability to control most types of astronomical instruments. 
In this paper we describe a new technology, ASCOM REST, which specifies these proven abstract APIs using the Representational State Transfer (REST) concept and TCP/IP communication. We also present the ASCOM Remote set of tools, available today, that enable new REST based clients and drivers to interoperate with the significant existing community of COM based applications and drivers. 
The new tool set proves that the design and implementation work in the real world, and for the first time, removes the limitation that ASCOM clients and drivers must be installed on the same PC.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8532DC99-2FCF-4C29-B94B-0EC8874A4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24</TotalTime>
  <Pages>1</Pages>
  <Words>7288</Words>
  <Characters>41546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ASCOM REST</vt:lpstr>
    </vt:vector>
  </TitlesOfParts>
  <Company/>
  <LinksUpToDate>false</LinksUpToDate>
  <CharactersWithSpaces>48737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REST</dc:title>
  <dc:subject>Concepts and Implementation</dc:subject>
  <dc:creator>Peter Simpson, Bob Denny</dc:creator>
  <cp:keywords/>
  <dc:description/>
  <cp:lastModifiedBy>Peter Simpson</cp:lastModifiedBy>
  <cp:revision>6</cp:revision>
  <cp:lastPrinted>2018-10-23T10:39:00Z</cp:lastPrinted>
  <dcterms:created xsi:type="dcterms:W3CDTF">2018-10-04T08:38:00Z</dcterms:created>
  <dcterms:modified xsi:type="dcterms:W3CDTF">2018-10-23T10:39:00Z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