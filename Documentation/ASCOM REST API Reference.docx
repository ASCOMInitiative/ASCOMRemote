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6" w:name="_GoBack" w:displacedByCustomXml="next"/>
    <w:bookmarkEnd w:id="6" w:displacedByCustomXml="next"/>
    <w:bookmarkStart w:id="7" w:name="_Hlk525226931" w:displacedByCustomXml="next"/>
    <w:bookmarkEnd w:id="7" w:displacedByCustomXml="next"/>
    <w:sdt>
      <w:sdtPr>
        <w:id w:val="1265121381"/>
        <w:docPartObj>
          <w:docPartGallery w:val="Cover Pages"/>
          <w:docPartUnique/>
        </w:docPartObj>
      </w:sdtPr>
      <w:sdtEndPr/>
      <w:sdtContent>
        <w:p w14:paraId="0CF644BE" w14:textId="77777777" w:rsidR="00FF3C7E" w:rsidRDefault="00C952A7">
          <w:r>
            <w:rPr>
              <w:noProof/>
            </w:rPr>
            <mc:AlternateContent>
              <mc:Choice Requires="wpg">
                <w:drawing>
                  <wp:anchor distT="0" distB="0" distL="114300" distR="114300" simplePos="0" relativeHeight="251662336" behindDoc="0" locked="0" layoutInCell="1" allowOverlap="1" wp14:anchorId="01B0C9F3" wp14:editId="76402BE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3930" cy="1203960"/>
                    <wp:effectExtent l="635" t="2540" r="635" b="3175"/>
                    <wp:wrapNone/>
                    <wp:docPr id="1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3930" cy="1203960"/>
                              <a:chOff x="0" y="0"/>
                              <a:chExt cx="73152" cy="12161"/>
                            </a:xfrm>
                          </wpg:grpSpPr>
                          <wps:wsp>
                            <wps:cNvPr id="17"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8" name="Rectangle 151"/>
                            <wps:cNvSpPr>
                              <a:spLocks noChangeArrowheads="1"/>
                            </wps:cNvSpPr>
                            <wps:spPr bwMode="auto">
                              <a:xfrm>
                                <a:off x="0" y="0"/>
                                <a:ext cx="73152" cy="12161"/>
                              </a:xfrm>
                              <a:prstGeom prst="rect">
                                <a:avLst/>
                              </a:prstGeom>
                              <a:blipFill dpi="0" rotWithShape="1">
                                <a:blip r:embed="rId10"/>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07AC7363" id="Group 149" o:spid="_x0000_s1026" style="position:absolute;margin-left:0;margin-top:0;width:575.9pt;height:94.8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" path="m,l7312660,r,1129665l3619500,733425,,1091565,,xe" fillcolor="#1cade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" stroked="f" strokeweight="1pt">
                      <v:fill r:id="rId11" o:title="" recolor="t" rotate="t" type="frame"/>
                    </v:rect>
                    <w10:wrap anchorx="page" anchory="page"/>
                  </v:group>
                </w:pict>
              </mc:Fallback>
            </mc:AlternateContent>
          </w:r>
        </w:p>
        <w:p w14:paraId="5EB7D81B" w14:textId="77777777" w:rsidR="00FF3C7E" w:rsidRDefault="00C952A7">
          <w:pPr>
            <w:rPr>
              <w:rFonts w:asciiTheme="majorHAnsi" w:eastAsiaTheme="majorEastAsia" w:hAnsiTheme="majorHAnsi" w:cstheme="majorBidi"/>
              <w:spacing w:val="-10"/>
              <w:kern w:val="28"/>
              <w:sz w:val="72"/>
              <w:szCs w:val="72"/>
            </w:rPr>
          </w:pPr>
          <w:r>
            <w:rPr>
              <w:noProof/>
            </w:rPr>
            <mc:AlternateContent>
              <mc:Choice Requires="wps">
                <w:drawing>
                  <wp:anchor distT="0" distB="0" distL="114300" distR="114300" simplePos="0" relativeHeight="251661312" behindDoc="0" locked="0" layoutInCell="1" allowOverlap="1" wp14:anchorId="16E0C803" wp14:editId="4865E126">
                    <wp:simplePos x="0" y="0"/>
                    <wp:positionH relativeFrom="page">
                      <wp:posOffset>319405</wp:posOffset>
                    </wp:positionH>
                    <wp:positionV relativeFrom="page">
                      <wp:posOffset>4984115</wp:posOffset>
                    </wp:positionV>
                    <wp:extent cx="7313930" cy="3750310"/>
                    <wp:effectExtent l="0" t="0" r="0" b="0"/>
                    <wp:wrapSquare wrapText="bothSides"/>
                    <wp:docPr id="1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597F90" w14:textId="77777777" w:rsidR="00505771" w:rsidRDefault="00505771">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lang w:val="en-GB"/>
                                  </w:rPr>
                                  <w:alias w:val="Abstract"/>
                                  <w:tag w:val=""/>
                                  <w:id w:val="513812561"/>
                                  <w:dataBinding w:prefixMappings="xmlns:ns0='http://schemas.microsoft.com/office/2006/coverPageProps' " w:xpath="/ns0:CoverPageProperties[1]/ns0:Abstract[1]" w:storeItemID="{55AF091B-3C7A-41E3-B477-F2FDAA23CFDA}"/>
                                  <w:text w:multiLine="1"/>
                                </w:sdtPr>
                                <w:sdtEndPr/>
                                <w:sdtContent>
                                  <w:p w14:paraId="197F75A8" w14:textId="77777777" w:rsidR="00505771" w:rsidRPr="00A17C22" w:rsidRDefault="00505771">
                                    <w:pPr>
                                      <w:pStyle w:val="NoSpacing"/>
                                      <w:jc w:val="right"/>
                                      <w:rPr>
                                        <w:color w:val="595959" w:themeColor="text1" w:themeTint="A6"/>
                                        <w:sz w:val="20"/>
                                        <w:szCs w:val="20"/>
                                        <w:rPrChange w:id="8" w:author="Peter Simpson" w:date="2018-10-04T12:00:00Z">
                                          <w:rPr/>
                                        </w:rPrChange>
                                      </w:rPr>
                                    </w:pPr>
                                    <w:del w:id="9" w:author="Peter Simpson" w:date="2018-10-02T21:51:00Z">
                                      <w:r w:rsidRPr="00360202" w:rsidDel="009B3A05">
                                        <w:rPr>
                                          <w:color w:val="595959" w:themeColor="text1" w:themeTint="A6"/>
                                          <w:sz w:val="20"/>
                                          <w:szCs w:val="20"/>
                                          <w:lang w:val="en-GB"/>
                                          <w:rPrChange w:id="10" w:author="Peter Simpson" w:date="2018-10-04T12:00:00Z">
                                            <w:rPr>
                                              <w:color w:val="595959" w:themeColor="text1" w:themeTint="A6"/>
                                              <w:sz w:val="20"/>
                                              <w:szCs w:val="20"/>
                                            </w:rPr>
                                          </w:rPrChange>
                                        </w:rPr>
                                        <w:delText xml:space="preserve">In 2000, ASCOM brought to astronomy software on the Windows platform a standard way to communicate between programs and devices such as mounts, cameras, etc. The obvious next </w:delText>
                                      </w:r>
                                      <w:r w:rsidRPr="00360202" w:rsidDel="009B3A05">
                                        <w:rPr>
                                          <w:color w:val="595959" w:themeColor="text1" w:themeTint="A6"/>
                                          <w:sz w:val="20"/>
                                          <w:szCs w:val="20"/>
                                          <w:lang w:val="en-GB"/>
                                          <w:rPrChange w:id="11" w:author="Peter Simpson" w:date="2018-10-04T12:00:00Z">
                                            <w:rPr>
                                              <w:color w:val="595959" w:themeColor="text1" w:themeTint="A6"/>
                                              <w:sz w:val="20"/>
                                              <w:szCs w:val="20"/>
                                            </w:rPr>
                                          </w:rPrChange>
                                        </w:rPr>
                                        <w:br/>
                                        <w:delText xml:space="preserve">step is to extend ASCOM into the realm of distributed systems on multiple OS platforms while maintaining its language independence. The core element of any distributed system is in its interface (API) design. While ASCOM is today a Windows/COM technology, its real value is in the maturity, stability, and proven suitability of its standardized abstract API definitions, one each for most types of astronomical instrument. </w:delText>
                                      </w:r>
                                      <w:r w:rsidRPr="00360202" w:rsidDel="009B3A05">
                                        <w:rPr>
                                          <w:color w:val="595959" w:themeColor="text1" w:themeTint="A6"/>
                                          <w:sz w:val="20"/>
                                          <w:szCs w:val="20"/>
                                          <w:lang w:val="en-GB"/>
                                          <w:rPrChange w:id="12" w:author="Peter Simpson" w:date="2018-10-04T12:00:00Z">
                                            <w:rPr>
                                              <w:color w:val="595959" w:themeColor="text1" w:themeTint="A6"/>
                                              <w:sz w:val="20"/>
                                              <w:szCs w:val="20"/>
                                            </w:rPr>
                                          </w:rPrChange>
                                        </w:rPr>
                                        <w:br/>
                                      </w:r>
                                      <w:r w:rsidRPr="00360202" w:rsidDel="009B3A05">
                                        <w:rPr>
                                          <w:color w:val="595959" w:themeColor="text1" w:themeTint="A6"/>
                                          <w:sz w:val="20"/>
                                          <w:szCs w:val="20"/>
                                          <w:lang w:val="en-GB"/>
                                          <w:rPrChange w:id="13" w:author="Peter Simpson" w:date="2018-10-04T12:00:00Z">
                                            <w:rPr>
                                              <w:color w:val="595959" w:themeColor="text1" w:themeTint="A6"/>
                                              <w:sz w:val="20"/>
                                              <w:szCs w:val="20"/>
                                            </w:rPr>
                                          </w:rPrChange>
                                        </w:rPr>
                                        <w:br/>
                                        <w:delText xml:space="preserve">In this paper we describe a new technology which implements these proven abstract APIs using the Representational State Transfer (REST) concept over the Internet. Far from being theoretical, we also present an available set of tools, available today, with which one can construct distributed systems using today's wide variety of COM-based ASCOM programs and drivers, combined with this new REST based technology, even to the point of providing transparent remoting of existing devices and clients. </w:delText>
                                      </w:r>
                                      <w:r w:rsidRPr="00360202" w:rsidDel="009B3A05">
                                        <w:rPr>
                                          <w:color w:val="595959" w:themeColor="text1" w:themeTint="A6"/>
                                          <w:sz w:val="20"/>
                                          <w:szCs w:val="20"/>
                                          <w:lang w:val="en-GB"/>
                                          <w:rPrChange w:id="14" w:author="Peter Simpson" w:date="2018-10-04T12:00:00Z">
                                            <w:rPr>
                                              <w:color w:val="595959" w:themeColor="text1" w:themeTint="A6"/>
                                              <w:sz w:val="20"/>
                                              <w:szCs w:val="20"/>
                                            </w:rPr>
                                          </w:rPrChange>
                                        </w:rPr>
                                        <w:br/>
                                      </w:r>
                                      <w:r w:rsidRPr="00360202" w:rsidDel="009B3A05">
                                        <w:rPr>
                                          <w:color w:val="595959" w:themeColor="text1" w:themeTint="A6"/>
                                          <w:sz w:val="20"/>
                                          <w:szCs w:val="20"/>
                                          <w:lang w:val="en-GB"/>
                                          <w:rPrChange w:id="15" w:author="Peter Simpson" w:date="2018-10-04T12:00:00Z">
                                            <w:rPr>
                                              <w:color w:val="595959" w:themeColor="text1" w:themeTint="A6"/>
                                              <w:sz w:val="20"/>
                                              <w:szCs w:val="20"/>
                                            </w:rPr>
                                          </w:rPrChange>
                                        </w:rPr>
                                        <w:br/>
                                        <w:delText xml:space="preserve">This not only proves that the design and implementation works in the real world, but it also removes the limitation that ASCOM clients and drivers must be installed on the same PC. It removes COM-dependence,  yet enables non-Windows clients to use Windows ASCOM/COM drivers. This is achieved by the currently available ASCOM Remote middleware that uses the ASCOM APIs via REST to transparently communicate through TCP/IP over internal networks or the Internet. ASCOM Remote obviously also provides for a seamless route for migration to the distributed cross-platform environment. </w:delText>
                                      </w:r>
                                    </w:del>
                                    <w:ins w:id="16" w:author="Peter Simpson" w:date="2018-10-04T11:59:00Z">
                                      <w:r w:rsidR="00C40B0B" w:rsidRPr="00360202">
                                        <w:rPr>
                                          <w:color w:val="595959" w:themeColor="text1" w:themeTint="A6"/>
                                          <w:sz w:val="20"/>
                                          <w:szCs w:val="20"/>
                                          <w:lang w:val="en-GB"/>
                                          <w:rPrChange w:id="17" w:author="Peter Simpson" w:date="2018-10-04T12:00:00Z">
                                            <w:rPr>
                                              <w:color w:val="595959" w:themeColor="text1" w:themeTint="A6"/>
                                              <w:sz w:val="20"/>
                                              <w:szCs w:val="20"/>
                                            </w:rPr>
                                          </w:rPrChange>
                                        </w:rPr>
                                        <w:t xml:space="preserve">This document describes the ASCOM REST API and required </w:t>
                                      </w:r>
                                    </w:ins>
                                    <w:ins w:id="18" w:author="Peter Simpson" w:date="2018-10-04T12:00:00Z">
                                      <w:r w:rsidR="006C23EC" w:rsidRPr="00360202">
                                        <w:rPr>
                                          <w:color w:val="595959" w:themeColor="text1" w:themeTint="A6"/>
                                          <w:sz w:val="20"/>
                                          <w:szCs w:val="20"/>
                                          <w:lang w:val="en-GB"/>
                                        </w:rPr>
                                        <w:t>behavioural</w:t>
                                      </w:r>
                                    </w:ins>
                                    <w:ins w:id="19" w:author="Peter Simpson" w:date="2018-10-04T11:59:00Z">
                                      <w:r w:rsidR="00C40B0B" w:rsidRPr="00360202">
                                        <w:rPr>
                                          <w:color w:val="595959" w:themeColor="text1" w:themeTint="A6"/>
                                          <w:sz w:val="20"/>
                                          <w:szCs w:val="20"/>
                                          <w:lang w:val="en-GB"/>
                                          <w:rPrChange w:id="20" w:author="Peter Simpson" w:date="2018-10-04T12:00:00Z">
                                            <w:rPr>
                                              <w:color w:val="595959" w:themeColor="text1" w:themeTint="A6"/>
                                              <w:sz w:val="20"/>
                                              <w:szCs w:val="20"/>
                                            </w:rPr>
                                          </w:rPrChange>
                                        </w:rPr>
                                        <w:t xml:space="preserve"> characteristics in detail </w:t>
                                      </w:r>
                                    </w:ins>
                                    <w:del w:id="21" w:author="Peter Simpson" w:date="2018-10-04T11:59:00Z">
                                      <w:r w:rsidRPr="00360202" w:rsidDel="00C40B0B">
                                        <w:rPr>
                                          <w:color w:val="595959" w:themeColor="text1" w:themeTint="A6"/>
                                          <w:sz w:val="20"/>
                                          <w:szCs w:val="20"/>
                                          <w:lang w:val="en-GB"/>
                                          <w:rPrChange w:id="22" w:author="Peter Simpson" w:date="2018-10-04T12:00:00Z">
                                            <w:rPr>
                                              <w:color w:val="595959" w:themeColor="text1" w:themeTint="A6"/>
                                              <w:sz w:val="20"/>
                                              <w:szCs w:val="20"/>
                                            </w:rPr>
                                          </w:rPrChange>
                                        </w:rPr>
                                        <w:br/>
                                      </w:r>
                                    </w:del>
                                    <w:ins w:id="23" w:author="Peter Simpson" w:date="2018-10-02T21:51:00Z">
                                      <w:r w:rsidRPr="00360202">
                                        <w:rPr>
                                          <w:color w:val="595959" w:themeColor="text1" w:themeTint="A6"/>
                                          <w:sz w:val="20"/>
                                          <w:szCs w:val="20"/>
                                          <w:lang w:val="en-GB"/>
                                          <w:rPrChange w:id="24" w:author="Peter Simpson" w:date="2018-10-04T12:00:00Z">
                                            <w:rPr>
                                              <w:color w:val="595959" w:themeColor="text1" w:themeTint="A6"/>
                                              <w:sz w:val="20"/>
                                              <w:szCs w:val="20"/>
                                            </w:rPr>
                                          </w:rPrChange>
                                        </w:rPr>
                                        <w:t xml:space="preserve">. </w:t>
                                      </w:r>
                                    </w:ins>
                                  </w:p>
                                </w:sdtContent>
                              </w:sdt>
                            </w:txbxContent>
                          </wps:txbx>
                          <wps:bodyPr rot="0" vert="horz" wrap="square" lIns="1600200" tIns="0" rIns="685800" bIns="0" anchor="t" anchorCtr="0" upright="1">
                            <a:noAutofit/>
                          </wps:bodyPr>
                        </wps:wsp>
                      </a:graphicData>
                    </a:graphic>
                    <wp14:sizeRelH relativeFrom="page">
                      <wp14:pctWidth>94100</wp14:pctWidth>
                    </wp14:sizeRelH>
                    <wp14:sizeRelV relativeFrom="page">
                      <wp14:pctHeight>0</wp14:pctHeight>
                    </wp14:sizeRelV>
                  </wp:anchor>
                </w:drawing>
              </mc:Choice>
              <mc:Fallback>
                <w:pict>
                  <v:shapetype w14:anchorId="16E0C803" id="_x0000_t202" coordsize="21600,21600" o:spt="202" path="m,l,21600r21600,l21600,xe">
                    <v:stroke joinstyle="miter"/>
                    <v:path gradientshapeok="t" o:connecttype="rect"/>
                  </v:shapetype>
                  <v:shape id="Text Box 153" o:spid="_x0000_s1026" type="#_x0000_t202" style="position:absolute;margin-left:25.15pt;margin-top:392.45pt;width:575.9pt;height:295.3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" filled="f" stroked="f" strokeweight=".5pt">
                    <v:textbox inset="126pt,0,54pt,0">
                      <w:txbxContent>
                        <w:p w14:paraId="19597F90" w14:textId="77777777" w:rsidR="00505771" w:rsidRDefault="00505771">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lang w:val="en-GB"/>
                            </w:rPr>
                            <w:alias w:val="Abstract"/>
                            <w:tag w:val=""/>
                            <w:id w:val="513812561"/>
                            <w:dataBinding w:prefixMappings="xmlns:ns0='http://schemas.microsoft.com/office/2006/coverPageProps' " w:xpath="/ns0:CoverPageProperties[1]/ns0:Abstract[1]" w:storeItemID="{55AF091B-3C7A-41E3-B477-F2FDAA23CFDA}"/>
                            <w:text w:multiLine="1"/>
                          </w:sdtPr>
                          <w:sdtEndPr/>
                          <w:sdtContent>
                            <w:p w14:paraId="197F75A8" w14:textId="77777777" w:rsidR="00505771" w:rsidRPr="00A17C22" w:rsidRDefault="00505771">
                              <w:pPr>
                                <w:pStyle w:val="NoSpacing"/>
                                <w:jc w:val="right"/>
                                <w:rPr>
                                  <w:color w:val="595959" w:themeColor="text1" w:themeTint="A6"/>
                                  <w:sz w:val="20"/>
                                  <w:szCs w:val="20"/>
                                  <w:rPrChange w:id="25" w:author="Peter Simpson" w:date="2018-10-04T12:00:00Z">
                                    <w:rPr/>
                                  </w:rPrChange>
                                </w:rPr>
                              </w:pPr>
                              <w:del w:id="26" w:author="Peter Simpson" w:date="2018-10-02T21:51:00Z">
                                <w:r w:rsidRPr="00360202" w:rsidDel="009B3A05">
                                  <w:rPr>
                                    <w:color w:val="595959" w:themeColor="text1" w:themeTint="A6"/>
                                    <w:sz w:val="20"/>
                                    <w:szCs w:val="20"/>
                                    <w:lang w:val="en-GB"/>
                                    <w:rPrChange w:id="27" w:author="Peter Simpson" w:date="2018-10-04T12:00:00Z">
                                      <w:rPr>
                                        <w:color w:val="595959" w:themeColor="text1" w:themeTint="A6"/>
                                        <w:sz w:val="20"/>
                                        <w:szCs w:val="20"/>
                                      </w:rPr>
                                    </w:rPrChange>
                                  </w:rPr>
                                  <w:delText xml:space="preserve">In 2000, ASCOM brought to astronomy software on the Windows platform a standard way to communicate between programs and devices such as mounts, cameras, etc. The obvious next </w:delText>
                                </w:r>
                                <w:r w:rsidRPr="00360202" w:rsidDel="009B3A05">
                                  <w:rPr>
                                    <w:color w:val="595959" w:themeColor="text1" w:themeTint="A6"/>
                                    <w:sz w:val="20"/>
                                    <w:szCs w:val="20"/>
                                    <w:lang w:val="en-GB"/>
                                    <w:rPrChange w:id="28" w:author="Peter Simpson" w:date="2018-10-04T12:00:00Z">
                                      <w:rPr>
                                        <w:color w:val="595959" w:themeColor="text1" w:themeTint="A6"/>
                                        <w:sz w:val="20"/>
                                        <w:szCs w:val="20"/>
                                      </w:rPr>
                                    </w:rPrChange>
                                  </w:rPr>
                                  <w:br/>
                                  <w:delText xml:space="preserve">step is to extend ASCOM into the realm of distributed systems on multiple OS platforms while maintaining its language independence. The core element of any distributed system is in its interface (API) design. While ASCOM is today a Windows/COM technology, its real value is in the maturity, stability, and proven suitability of its standardized abstract API definitions, one each for most types of astronomical instrument. </w:delText>
                                </w:r>
                                <w:r w:rsidRPr="00360202" w:rsidDel="009B3A05">
                                  <w:rPr>
                                    <w:color w:val="595959" w:themeColor="text1" w:themeTint="A6"/>
                                    <w:sz w:val="20"/>
                                    <w:szCs w:val="20"/>
                                    <w:lang w:val="en-GB"/>
                                    <w:rPrChange w:id="29" w:author="Peter Simpson" w:date="2018-10-04T12:00:00Z">
                                      <w:rPr>
                                        <w:color w:val="595959" w:themeColor="text1" w:themeTint="A6"/>
                                        <w:sz w:val="20"/>
                                        <w:szCs w:val="20"/>
                                      </w:rPr>
                                    </w:rPrChange>
                                  </w:rPr>
                                  <w:br/>
                                </w:r>
                                <w:r w:rsidRPr="00360202" w:rsidDel="009B3A05">
                                  <w:rPr>
                                    <w:color w:val="595959" w:themeColor="text1" w:themeTint="A6"/>
                                    <w:sz w:val="20"/>
                                    <w:szCs w:val="20"/>
                                    <w:lang w:val="en-GB"/>
                                    <w:rPrChange w:id="30" w:author="Peter Simpson" w:date="2018-10-04T12:00:00Z">
                                      <w:rPr>
                                        <w:color w:val="595959" w:themeColor="text1" w:themeTint="A6"/>
                                        <w:sz w:val="20"/>
                                        <w:szCs w:val="20"/>
                                      </w:rPr>
                                    </w:rPrChange>
                                  </w:rPr>
                                  <w:br/>
                                  <w:delText xml:space="preserve">In this paper we describe a new technology which implements these proven abstract APIs using the Representational State Transfer (REST) concept over the Internet. Far from being theoretical, we also present an available set of tools, available today, with which one can construct distributed systems using today's wide variety of COM-based ASCOM programs and drivers, combined with this new REST based technology, even to the point of providing transparent remoting of existing devices and clients. </w:delText>
                                </w:r>
                                <w:r w:rsidRPr="00360202" w:rsidDel="009B3A05">
                                  <w:rPr>
                                    <w:color w:val="595959" w:themeColor="text1" w:themeTint="A6"/>
                                    <w:sz w:val="20"/>
                                    <w:szCs w:val="20"/>
                                    <w:lang w:val="en-GB"/>
                                    <w:rPrChange w:id="31" w:author="Peter Simpson" w:date="2018-10-04T12:00:00Z">
                                      <w:rPr>
                                        <w:color w:val="595959" w:themeColor="text1" w:themeTint="A6"/>
                                        <w:sz w:val="20"/>
                                        <w:szCs w:val="20"/>
                                      </w:rPr>
                                    </w:rPrChange>
                                  </w:rPr>
                                  <w:br/>
                                </w:r>
                                <w:r w:rsidRPr="00360202" w:rsidDel="009B3A05">
                                  <w:rPr>
                                    <w:color w:val="595959" w:themeColor="text1" w:themeTint="A6"/>
                                    <w:sz w:val="20"/>
                                    <w:szCs w:val="20"/>
                                    <w:lang w:val="en-GB"/>
                                    <w:rPrChange w:id="32" w:author="Peter Simpson" w:date="2018-10-04T12:00:00Z">
                                      <w:rPr>
                                        <w:color w:val="595959" w:themeColor="text1" w:themeTint="A6"/>
                                        <w:sz w:val="20"/>
                                        <w:szCs w:val="20"/>
                                      </w:rPr>
                                    </w:rPrChange>
                                  </w:rPr>
                                  <w:br/>
                                  <w:delText xml:space="preserve">This not only proves that the design and implementation works in the real world, but it also removes the limitation that ASCOM clients and drivers must be installed on the same PC. It removes COM-dependence,  yet enables non-Windows clients to use Windows ASCOM/COM drivers. This is achieved by the currently available ASCOM Remote middleware that uses the ASCOM APIs via REST to transparently communicate through TCP/IP over internal networks or the Internet. ASCOM Remote obviously also provides for a seamless route for migration to the distributed cross-platform environment. </w:delText>
                                </w:r>
                              </w:del>
                              <w:ins w:id="33" w:author="Peter Simpson" w:date="2018-10-04T11:59:00Z">
                                <w:r w:rsidR="00C40B0B" w:rsidRPr="00360202">
                                  <w:rPr>
                                    <w:color w:val="595959" w:themeColor="text1" w:themeTint="A6"/>
                                    <w:sz w:val="20"/>
                                    <w:szCs w:val="20"/>
                                    <w:lang w:val="en-GB"/>
                                    <w:rPrChange w:id="34" w:author="Peter Simpson" w:date="2018-10-04T12:00:00Z">
                                      <w:rPr>
                                        <w:color w:val="595959" w:themeColor="text1" w:themeTint="A6"/>
                                        <w:sz w:val="20"/>
                                        <w:szCs w:val="20"/>
                                      </w:rPr>
                                    </w:rPrChange>
                                  </w:rPr>
                                  <w:t xml:space="preserve">This document describes the ASCOM REST API and required </w:t>
                                </w:r>
                              </w:ins>
                              <w:ins w:id="35" w:author="Peter Simpson" w:date="2018-10-04T12:00:00Z">
                                <w:r w:rsidR="006C23EC" w:rsidRPr="00360202">
                                  <w:rPr>
                                    <w:color w:val="595959" w:themeColor="text1" w:themeTint="A6"/>
                                    <w:sz w:val="20"/>
                                    <w:szCs w:val="20"/>
                                    <w:lang w:val="en-GB"/>
                                  </w:rPr>
                                  <w:t>behavioural</w:t>
                                </w:r>
                              </w:ins>
                              <w:ins w:id="36" w:author="Peter Simpson" w:date="2018-10-04T11:59:00Z">
                                <w:r w:rsidR="00C40B0B" w:rsidRPr="00360202">
                                  <w:rPr>
                                    <w:color w:val="595959" w:themeColor="text1" w:themeTint="A6"/>
                                    <w:sz w:val="20"/>
                                    <w:szCs w:val="20"/>
                                    <w:lang w:val="en-GB"/>
                                    <w:rPrChange w:id="37" w:author="Peter Simpson" w:date="2018-10-04T12:00:00Z">
                                      <w:rPr>
                                        <w:color w:val="595959" w:themeColor="text1" w:themeTint="A6"/>
                                        <w:sz w:val="20"/>
                                        <w:szCs w:val="20"/>
                                      </w:rPr>
                                    </w:rPrChange>
                                  </w:rPr>
                                  <w:t xml:space="preserve"> characteristics in detail </w:t>
                                </w:r>
                              </w:ins>
                              <w:del w:id="38" w:author="Peter Simpson" w:date="2018-10-04T11:59:00Z">
                                <w:r w:rsidRPr="00360202" w:rsidDel="00C40B0B">
                                  <w:rPr>
                                    <w:color w:val="595959" w:themeColor="text1" w:themeTint="A6"/>
                                    <w:sz w:val="20"/>
                                    <w:szCs w:val="20"/>
                                    <w:lang w:val="en-GB"/>
                                    <w:rPrChange w:id="39" w:author="Peter Simpson" w:date="2018-10-04T12:00:00Z">
                                      <w:rPr>
                                        <w:color w:val="595959" w:themeColor="text1" w:themeTint="A6"/>
                                        <w:sz w:val="20"/>
                                        <w:szCs w:val="20"/>
                                      </w:rPr>
                                    </w:rPrChange>
                                  </w:rPr>
                                  <w:br/>
                                </w:r>
                              </w:del>
                              <w:ins w:id="40" w:author="Peter Simpson" w:date="2018-10-02T21:51:00Z">
                                <w:r w:rsidRPr="00360202">
                                  <w:rPr>
                                    <w:color w:val="595959" w:themeColor="text1" w:themeTint="A6"/>
                                    <w:sz w:val="20"/>
                                    <w:szCs w:val="20"/>
                                    <w:lang w:val="en-GB"/>
                                    <w:rPrChange w:id="41" w:author="Peter Simpson" w:date="2018-10-04T12:00:00Z">
                                      <w:rPr>
                                        <w:color w:val="595959" w:themeColor="text1" w:themeTint="A6"/>
                                        <w:sz w:val="20"/>
                                        <w:szCs w:val="20"/>
                                      </w:rPr>
                                    </w:rPrChange>
                                  </w:rPr>
                                  <w:t xml:space="preserve">. </w:t>
                                </w:r>
                              </w:ins>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77B4247" wp14:editId="1EAA5E9C">
                    <wp:simplePos x="0" y="0"/>
                    <wp:positionH relativeFrom="page">
                      <wp:posOffset>231140</wp:posOffset>
                    </wp:positionH>
                    <wp:positionV relativeFrom="page">
                      <wp:posOffset>3857625</wp:posOffset>
                    </wp:positionV>
                    <wp:extent cx="7310120" cy="1125220"/>
                    <wp:effectExtent l="0" t="0" r="0" b="0"/>
                    <wp:wrapSquare wrapText="bothSides"/>
                    <wp:docPr id="1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0120" cy="112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4E81A0" w14:textId="77777777" w:rsidR="00505771" w:rsidRDefault="00AC520E">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05771">
                                      <w:rPr>
                                        <w:caps/>
                                        <w:color w:val="1CADE4" w:themeColor="accent1"/>
                                        <w:sz w:val="64"/>
                                        <w:szCs w:val="64"/>
                                      </w:rPr>
                                      <w:t>ASCOM REST</w:t>
                                    </w:r>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EndPr/>
                                <w:sdtContent>
                                  <w:p w14:paraId="3BCF8EF2" w14:textId="77777777" w:rsidR="00505771" w:rsidRDefault="00505771">
                                    <w:pPr>
                                      <w:jc w:val="right"/>
                                      <w:rPr>
                                        <w:smallCaps/>
                                        <w:color w:val="404040" w:themeColor="text1" w:themeTint="BF"/>
                                        <w:sz w:val="36"/>
                                        <w:szCs w:val="36"/>
                                      </w:rPr>
                                    </w:pPr>
                                    <w:del w:id="42" w:author="Peter Simpson" w:date="2018-10-04T09:56:00Z">
                                      <w:r w:rsidDel="001345B2">
                                        <w:rPr>
                                          <w:color w:val="404040" w:themeColor="text1" w:themeTint="BF"/>
                                          <w:sz w:val="36"/>
                                          <w:szCs w:val="36"/>
                                        </w:rPr>
                                        <w:delText>Concepts and Implementation</w:delText>
                                      </w:r>
                                    </w:del>
                                    <w:ins w:id="43" w:author="Peter Simpson" w:date="2018-10-04T09:56:00Z">
                                      <w:r>
                                        <w:rPr>
                                          <w:color w:val="404040" w:themeColor="text1" w:themeTint="BF"/>
                                          <w:sz w:val="36"/>
                                          <w:szCs w:val="36"/>
                                        </w:rPr>
                                        <w:t>API Reference</w:t>
                                      </w:r>
                                    </w:ins>
                                  </w:p>
                                </w:sdtContent>
                              </w:sdt>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077B4247" id="Text Box 154" o:spid="_x0000_s1027" type="#_x0000_t202" style="position:absolute;margin-left:18.2pt;margin-top:303.75pt;width:575.6pt;height:88.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" filled="f" stroked="f" strokeweight=".5pt">
                    <v:textbox inset="126pt,0,54pt,0">
                      <w:txbxContent>
                        <w:p w14:paraId="014E81A0" w14:textId="77777777" w:rsidR="00505771" w:rsidRDefault="00AC520E">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05771">
                                <w:rPr>
                                  <w:caps/>
                                  <w:color w:val="1CADE4" w:themeColor="accent1"/>
                                  <w:sz w:val="64"/>
                                  <w:szCs w:val="64"/>
                                </w:rPr>
                                <w:t>ASCOM REST</w:t>
                              </w:r>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EndPr/>
                          <w:sdtContent>
                            <w:p w14:paraId="3BCF8EF2" w14:textId="77777777" w:rsidR="00505771" w:rsidRDefault="00505771">
                              <w:pPr>
                                <w:jc w:val="right"/>
                                <w:rPr>
                                  <w:smallCaps/>
                                  <w:color w:val="404040" w:themeColor="text1" w:themeTint="BF"/>
                                  <w:sz w:val="36"/>
                                  <w:szCs w:val="36"/>
                                </w:rPr>
                              </w:pPr>
                              <w:del w:id="44" w:author="Peter Simpson" w:date="2018-10-04T09:56:00Z">
                                <w:r w:rsidDel="001345B2">
                                  <w:rPr>
                                    <w:color w:val="404040" w:themeColor="text1" w:themeTint="BF"/>
                                    <w:sz w:val="36"/>
                                    <w:szCs w:val="36"/>
                                  </w:rPr>
                                  <w:delText>Concepts and Implementation</w:delText>
                                </w:r>
                              </w:del>
                              <w:ins w:id="45" w:author="Peter Simpson" w:date="2018-10-04T09:56:00Z">
                                <w:r>
                                  <w:rPr>
                                    <w:color w:val="404040" w:themeColor="text1" w:themeTint="BF"/>
                                    <w:sz w:val="36"/>
                                    <w:szCs w:val="36"/>
                                  </w:rPr>
                                  <w:t>API Reference</w:t>
                                </w:r>
                              </w:ins>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8FC3EB9" wp14:editId="4FFEED96">
                    <wp:simplePos x="0" y="0"/>
                    <wp:positionH relativeFrom="page">
                      <wp:posOffset>238760</wp:posOffset>
                    </wp:positionH>
                    <wp:positionV relativeFrom="page">
                      <wp:posOffset>8515350</wp:posOffset>
                    </wp:positionV>
                    <wp:extent cx="7312660" cy="637540"/>
                    <wp:effectExtent l="1270" t="0" r="1270" b="635"/>
                    <wp:wrapSquare wrapText="bothSides"/>
                    <wp:docPr id="7"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2660"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EndPr/>
                                <w:sdtContent>
                                  <w:p w14:paraId="6BF61AE8" w14:textId="77777777" w:rsidR="00505771" w:rsidRDefault="00505771">
                                    <w:pPr>
                                      <w:pStyle w:val="NoSpacing"/>
                                      <w:jc w:val="right"/>
                                      <w:rPr>
                                        <w:color w:val="595959" w:themeColor="text1" w:themeTint="A6"/>
                                        <w:sz w:val="28"/>
                                        <w:szCs w:val="28"/>
                                      </w:rPr>
                                    </w:pPr>
                                    <w:r>
                                      <w:rPr>
                                        <w:color w:val="595959" w:themeColor="text1" w:themeTint="A6"/>
                                        <w:sz w:val="28"/>
                                        <w:szCs w:val="28"/>
                                      </w:rPr>
                                      <w:t>Peter Simpson, Bob Denny</w:t>
                                    </w:r>
                                  </w:p>
                                </w:sdtContent>
                              </w:sdt>
                              <w:p w14:paraId="5B733895" w14:textId="77777777" w:rsidR="00505771" w:rsidRDefault="00AC520E">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EndPr/>
                                  <w:sdtContent>
                                    <w:r w:rsidR="00505771">
                                      <w:rPr>
                                        <w:color w:val="595959" w:themeColor="text1" w:themeTint="A6"/>
                                        <w:sz w:val="18"/>
                                        <w:szCs w:val="18"/>
                                      </w:rPr>
                                      <w:t>peter@peterandjill.co.uk, rdenny@dc3.com</w:t>
                                    </w:r>
                                  </w:sdtContent>
                                </w:sdt>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08FC3EB9" id="Text Box 152" o:spid="_x0000_s1028" type="#_x0000_t202" style="position:absolute;margin-left:18.8pt;margin-top:670.5pt;width:575.8pt;height:50.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" filled="f" stroked="f" strokeweight=".5pt">
                    <v:textbox inset="126pt,0,54pt,0">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EndPr/>
                          <w:sdtContent>
                            <w:p w14:paraId="6BF61AE8" w14:textId="77777777" w:rsidR="00505771" w:rsidRDefault="00505771">
                              <w:pPr>
                                <w:pStyle w:val="NoSpacing"/>
                                <w:jc w:val="right"/>
                                <w:rPr>
                                  <w:color w:val="595959" w:themeColor="text1" w:themeTint="A6"/>
                                  <w:sz w:val="28"/>
                                  <w:szCs w:val="28"/>
                                </w:rPr>
                              </w:pPr>
                              <w:r>
                                <w:rPr>
                                  <w:color w:val="595959" w:themeColor="text1" w:themeTint="A6"/>
                                  <w:sz w:val="28"/>
                                  <w:szCs w:val="28"/>
                                </w:rPr>
                                <w:t>Peter Simpson, Bob Denny</w:t>
                              </w:r>
                            </w:p>
                          </w:sdtContent>
                        </w:sdt>
                        <w:p w14:paraId="5B733895" w14:textId="77777777" w:rsidR="00505771" w:rsidRDefault="00AC520E">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EndPr/>
                            <w:sdtContent>
                              <w:r w:rsidR="00505771">
                                <w:rPr>
                                  <w:color w:val="595959" w:themeColor="text1" w:themeTint="A6"/>
                                  <w:sz w:val="18"/>
                                  <w:szCs w:val="18"/>
                                </w:rPr>
                                <w:t>peter@peterandjill.co.uk, rdenny@dc3.com</w:t>
                              </w:r>
                            </w:sdtContent>
                          </w:sdt>
                        </w:p>
                      </w:txbxContent>
                    </v:textbox>
                    <w10:wrap type="square" anchorx="page" anchory="page"/>
                  </v:shape>
                </w:pict>
              </mc:Fallback>
            </mc:AlternateContent>
          </w:r>
          <w:r w:rsidR="00F451B9">
            <w:rPr>
              <w:noProof/>
              <w:lang w:val="en-US" w:eastAsia="en-US"/>
            </w:rPr>
            <w:drawing>
              <wp:anchor distT="0" distB="0" distL="114300" distR="114300" simplePos="0" relativeHeight="251663360" behindDoc="0" locked="0" layoutInCell="1" allowOverlap="1" wp14:anchorId="01ED7E0B" wp14:editId="0F092AB7">
                <wp:simplePos x="0" y="0"/>
                <wp:positionH relativeFrom="column">
                  <wp:posOffset>65405</wp:posOffset>
                </wp:positionH>
                <wp:positionV relativeFrom="paragraph">
                  <wp:posOffset>7463790</wp:posOffset>
                </wp:positionV>
                <wp:extent cx="516665" cy="602776"/>
                <wp:effectExtent l="0" t="0" r="0" b="6985"/>
                <wp:wrapNone/>
                <wp:docPr id="8" name="Picture 8"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gT300.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665" cy="602776"/>
                        </a:xfrm>
                        <a:prstGeom prst="rect">
                          <a:avLst/>
                        </a:prstGeom>
                      </pic:spPr>
                    </pic:pic>
                  </a:graphicData>
                </a:graphic>
              </wp:anchor>
            </w:drawing>
          </w:r>
          <w:r w:rsidR="00FF3C7E">
            <w:br w:type="page"/>
          </w:r>
        </w:p>
      </w:sdtContent>
    </w:sdt>
    <w:customXmlInsRangeStart w:id="46" w:author="Peter Simpson" w:date="2018-10-04T10:48:00Z"/>
    <w:bookmarkStart w:id="47" w:name="_Ref525981762" w:displacedByCustomXml="next"/>
    <w:bookmarkStart w:id="48" w:name="_Ref525981825" w:displacedByCustomXml="next"/>
    <w:sdt>
      <w:sdtPr>
        <w:rPr>
          <w:rFonts w:asciiTheme="minorHAnsi" w:eastAsiaTheme="minorEastAsia" w:hAnsiTheme="minorHAnsi" w:cstheme="minorBidi"/>
          <w:b w:val="0"/>
          <w:bCs w:val="0"/>
          <w:sz w:val="22"/>
          <w:szCs w:val="22"/>
        </w:rPr>
        <w:id w:val="-1725593477"/>
        <w:docPartObj>
          <w:docPartGallery w:val="Table of Contents"/>
          <w:docPartUnique/>
        </w:docPartObj>
      </w:sdtPr>
      <w:sdtEndPr>
        <w:rPr>
          <w:noProof/>
        </w:rPr>
      </w:sdtEndPr>
      <w:sdtContent>
        <w:customXmlInsRangeEnd w:id="46"/>
        <w:p w14:paraId="4DEA6EA8" w14:textId="77777777" w:rsidR="003B16AA" w:rsidRDefault="003B16AA">
          <w:pPr>
            <w:pStyle w:val="TOCHeading"/>
            <w:numPr>
              <w:ilvl w:val="0"/>
              <w:numId w:val="0"/>
            </w:numPr>
            <w:ind w:left="360" w:hanging="360"/>
            <w:rPr>
              <w:ins w:id="49" w:author="Peter Simpson" w:date="2018-10-04T10:47:00Z"/>
            </w:rPr>
            <w:pPrChange w:id="50" w:author="Peter Simpson" w:date="2018-10-04T10:48:00Z">
              <w:pPr>
                <w:pStyle w:val="TOCHeading"/>
              </w:pPr>
            </w:pPrChange>
          </w:pPr>
          <w:ins w:id="51" w:author="Peter Simpson" w:date="2018-10-04T10:47:00Z">
            <w:r>
              <w:t>Contents</w:t>
            </w:r>
          </w:ins>
        </w:p>
        <w:p w14:paraId="35A3FD9F" w14:textId="2299FD7C" w:rsidR="001675D7" w:rsidRDefault="003B16AA">
          <w:pPr>
            <w:pStyle w:val="TOC1"/>
            <w:tabs>
              <w:tab w:val="left" w:pos="442"/>
              <w:tab w:val="right" w:leader="dot" w:pos="9350"/>
            </w:tabs>
            <w:rPr>
              <w:ins w:id="52" w:author="Peter Simpson" w:date="2018-10-04T12:12:00Z"/>
              <w:noProof/>
              <w:lang w:eastAsia="en-GB"/>
            </w:rPr>
          </w:pPr>
          <w:ins w:id="53" w:author="Peter Simpson" w:date="2018-10-04T10:47:00Z">
            <w:r>
              <w:rPr>
                <w:b/>
                <w:bCs/>
                <w:noProof/>
              </w:rPr>
              <w:fldChar w:fldCharType="begin"/>
            </w:r>
            <w:r>
              <w:rPr>
                <w:b/>
                <w:bCs/>
                <w:noProof/>
              </w:rPr>
              <w:instrText xml:space="preserve"> TOC \o "1-3" \h \z \u </w:instrText>
            </w:r>
            <w:r>
              <w:rPr>
                <w:b/>
                <w:bCs/>
                <w:noProof/>
              </w:rPr>
              <w:fldChar w:fldCharType="separate"/>
            </w:r>
          </w:ins>
          <w:ins w:id="54" w:author="Peter Simpson" w:date="2018-10-04T12:12:00Z">
            <w:r w:rsidR="001675D7" w:rsidRPr="00F56A8D">
              <w:rPr>
                <w:rStyle w:val="Hyperlink"/>
                <w:noProof/>
              </w:rPr>
              <w:fldChar w:fldCharType="begin"/>
            </w:r>
            <w:r w:rsidR="001675D7" w:rsidRPr="00F56A8D">
              <w:rPr>
                <w:rStyle w:val="Hyperlink"/>
                <w:noProof/>
              </w:rPr>
              <w:instrText xml:space="preserve"> </w:instrText>
            </w:r>
            <w:r w:rsidR="001675D7">
              <w:rPr>
                <w:noProof/>
              </w:rPr>
              <w:instrText>HYPERLINK \l "_Toc526418511"</w:instrText>
            </w:r>
            <w:r w:rsidR="001675D7" w:rsidRPr="00F56A8D">
              <w:rPr>
                <w:rStyle w:val="Hyperlink"/>
                <w:noProof/>
              </w:rPr>
              <w:instrText xml:space="preserve"> </w:instrText>
            </w:r>
            <w:r w:rsidR="001675D7" w:rsidRPr="00F56A8D">
              <w:rPr>
                <w:rStyle w:val="Hyperlink"/>
                <w:noProof/>
              </w:rPr>
              <w:fldChar w:fldCharType="separate"/>
            </w:r>
            <w:r w:rsidR="001675D7" w:rsidRPr="00F56A8D">
              <w:rPr>
                <w:rStyle w:val="Hyperlink"/>
                <w:noProof/>
              </w:rPr>
              <w:t>1.</w:t>
            </w:r>
            <w:r w:rsidR="001675D7">
              <w:rPr>
                <w:noProof/>
                <w:lang w:eastAsia="en-GB"/>
              </w:rPr>
              <w:tab/>
            </w:r>
            <w:r w:rsidR="001675D7" w:rsidRPr="00F56A8D">
              <w:rPr>
                <w:rStyle w:val="Hyperlink"/>
                <w:noProof/>
              </w:rPr>
              <w:t>ASCOM REST</w:t>
            </w:r>
            <w:r w:rsidR="001675D7">
              <w:rPr>
                <w:noProof/>
                <w:webHidden/>
              </w:rPr>
              <w:tab/>
            </w:r>
            <w:r w:rsidR="001675D7">
              <w:rPr>
                <w:noProof/>
                <w:webHidden/>
              </w:rPr>
              <w:fldChar w:fldCharType="begin"/>
            </w:r>
            <w:r w:rsidR="001675D7">
              <w:rPr>
                <w:noProof/>
                <w:webHidden/>
              </w:rPr>
              <w:instrText xml:space="preserve"> PAGEREF _Toc526418511 \h </w:instrText>
            </w:r>
          </w:ins>
          <w:r w:rsidR="001675D7">
            <w:rPr>
              <w:noProof/>
              <w:webHidden/>
            </w:rPr>
          </w:r>
          <w:r w:rsidR="001675D7">
            <w:rPr>
              <w:noProof/>
              <w:webHidden/>
            </w:rPr>
            <w:fldChar w:fldCharType="separate"/>
          </w:r>
          <w:ins w:id="55" w:author="Peter Simpson" w:date="2018-10-23T11:38:00Z">
            <w:r w:rsidR="00992253">
              <w:rPr>
                <w:noProof/>
                <w:webHidden/>
              </w:rPr>
              <w:t>2</w:t>
            </w:r>
          </w:ins>
          <w:ins w:id="56" w:author="Peter Simpson" w:date="2018-10-04T12:12:00Z">
            <w:r w:rsidR="001675D7">
              <w:rPr>
                <w:noProof/>
                <w:webHidden/>
              </w:rPr>
              <w:fldChar w:fldCharType="end"/>
            </w:r>
            <w:r w:rsidR="001675D7" w:rsidRPr="00F56A8D">
              <w:rPr>
                <w:rStyle w:val="Hyperlink"/>
                <w:noProof/>
              </w:rPr>
              <w:fldChar w:fldCharType="end"/>
            </w:r>
          </w:ins>
        </w:p>
        <w:p w14:paraId="6F458763" w14:textId="0FF4829B" w:rsidR="001675D7" w:rsidRDefault="001675D7">
          <w:pPr>
            <w:pStyle w:val="TOC2"/>
            <w:tabs>
              <w:tab w:val="left" w:pos="880"/>
              <w:tab w:val="right" w:leader="dot" w:pos="9350"/>
            </w:tabs>
            <w:rPr>
              <w:ins w:id="57" w:author="Peter Simpson" w:date="2018-10-04T12:12:00Z"/>
              <w:noProof/>
              <w:lang w:eastAsia="en-GB"/>
            </w:rPr>
          </w:pPr>
          <w:ins w:id="58"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"_Toc526418541"</w:instrText>
            </w:r>
            <w:r w:rsidRPr="00F56A8D">
              <w:rPr>
                <w:rStyle w:val="Hyperlink"/>
                <w:noProof/>
              </w:rPr>
              <w:instrText xml:space="preserve"> </w:instrText>
            </w:r>
            <w:r w:rsidRPr="00F56A8D">
              <w:rPr>
                <w:rStyle w:val="Hyperlink"/>
                <w:noProof/>
              </w:rPr>
              <w:fldChar w:fldCharType="separate"/>
            </w:r>
            <w:r w:rsidRPr="00F56A8D">
              <w:rPr>
                <w:rStyle w:val="Hyperlink"/>
                <w:noProof/>
              </w:rPr>
              <w:t>1.1</w:t>
            </w:r>
            <w:r>
              <w:rPr>
                <w:noProof/>
                <w:lang w:eastAsia="en-GB"/>
              </w:rPr>
              <w:tab/>
            </w:r>
            <w:r w:rsidRPr="00F56A8D">
              <w:rPr>
                <w:rStyle w:val="Hyperlink"/>
                <w:noProof/>
              </w:rPr>
              <w:t>ASCOM REST API Documentation</w:t>
            </w:r>
            <w:r>
              <w:rPr>
                <w:noProof/>
                <w:webHidden/>
              </w:rPr>
              <w:tab/>
            </w:r>
            <w:r>
              <w:rPr>
                <w:noProof/>
                <w:webHidden/>
              </w:rPr>
              <w:fldChar w:fldCharType="begin"/>
            </w:r>
            <w:r>
              <w:rPr>
                <w:noProof/>
                <w:webHidden/>
              </w:rPr>
              <w:instrText xml:space="preserve"> PAGEREF _Toc526418541 \h </w:instrText>
            </w:r>
          </w:ins>
          <w:r>
            <w:rPr>
              <w:noProof/>
              <w:webHidden/>
            </w:rPr>
          </w:r>
          <w:r>
            <w:rPr>
              <w:noProof/>
              <w:webHidden/>
            </w:rPr>
            <w:fldChar w:fldCharType="separate"/>
          </w:r>
          <w:ins w:id="59" w:author="Peter Simpson" w:date="2018-10-23T11:38:00Z">
            <w:r w:rsidR="00992253">
              <w:rPr>
                <w:noProof/>
                <w:webHidden/>
              </w:rPr>
              <w:t>2</w:t>
            </w:r>
          </w:ins>
          <w:ins w:id="60" w:author="Peter Simpson" w:date="2018-10-04T12:12:00Z">
            <w:r>
              <w:rPr>
                <w:noProof/>
                <w:webHidden/>
              </w:rPr>
              <w:fldChar w:fldCharType="end"/>
            </w:r>
            <w:r w:rsidRPr="00F56A8D">
              <w:rPr>
                <w:rStyle w:val="Hyperlink"/>
                <w:noProof/>
              </w:rPr>
              <w:fldChar w:fldCharType="end"/>
            </w:r>
          </w:ins>
        </w:p>
        <w:p w14:paraId="5967DDDE" w14:textId="554BBC56" w:rsidR="001675D7" w:rsidRDefault="001675D7">
          <w:pPr>
            <w:pStyle w:val="TOC2"/>
            <w:tabs>
              <w:tab w:val="left" w:pos="880"/>
              <w:tab w:val="right" w:leader="dot" w:pos="9350"/>
            </w:tabs>
            <w:rPr>
              <w:ins w:id="61" w:author="Peter Simpson" w:date="2018-10-04T12:12:00Z"/>
              <w:noProof/>
              <w:lang w:eastAsia="en-GB"/>
            </w:rPr>
          </w:pPr>
          <w:ins w:id="62"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"_Toc526418542"</w:instrText>
            </w:r>
            <w:r w:rsidRPr="00F56A8D">
              <w:rPr>
                <w:rStyle w:val="Hyperlink"/>
                <w:noProof/>
              </w:rPr>
              <w:instrText xml:space="preserve"> </w:instrText>
            </w:r>
            <w:r w:rsidRPr="00F56A8D">
              <w:rPr>
                <w:rStyle w:val="Hyperlink"/>
                <w:noProof/>
              </w:rPr>
              <w:fldChar w:fldCharType="separate"/>
            </w:r>
            <w:r w:rsidRPr="00F56A8D">
              <w:rPr>
                <w:rStyle w:val="Hyperlink"/>
                <w:noProof/>
              </w:rPr>
              <w:t>1.2</w:t>
            </w:r>
            <w:r>
              <w:rPr>
                <w:noProof/>
                <w:lang w:eastAsia="en-GB"/>
              </w:rPr>
              <w:tab/>
            </w:r>
            <w:r w:rsidRPr="00F56A8D">
              <w:rPr>
                <w:rStyle w:val="Hyperlink"/>
                <w:noProof/>
              </w:rPr>
              <w:t>API Contract</w:t>
            </w:r>
            <w:r>
              <w:rPr>
                <w:noProof/>
                <w:webHidden/>
              </w:rPr>
              <w:tab/>
            </w:r>
            <w:r>
              <w:rPr>
                <w:noProof/>
                <w:webHidden/>
              </w:rPr>
              <w:fldChar w:fldCharType="begin"/>
            </w:r>
            <w:r>
              <w:rPr>
                <w:noProof/>
                <w:webHidden/>
              </w:rPr>
              <w:instrText xml:space="preserve"> PAGEREF _Toc526418542 \h </w:instrText>
            </w:r>
          </w:ins>
          <w:r>
            <w:rPr>
              <w:noProof/>
              <w:webHidden/>
            </w:rPr>
          </w:r>
          <w:r>
            <w:rPr>
              <w:noProof/>
              <w:webHidden/>
            </w:rPr>
            <w:fldChar w:fldCharType="separate"/>
          </w:r>
          <w:ins w:id="63" w:author="Peter Simpson" w:date="2018-10-23T11:38:00Z">
            <w:r w:rsidR="00992253">
              <w:rPr>
                <w:noProof/>
                <w:webHidden/>
              </w:rPr>
              <w:t>2</w:t>
            </w:r>
          </w:ins>
          <w:ins w:id="64" w:author="Peter Simpson" w:date="2018-10-04T12:12:00Z">
            <w:r>
              <w:rPr>
                <w:noProof/>
                <w:webHidden/>
              </w:rPr>
              <w:fldChar w:fldCharType="end"/>
            </w:r>
            <w:r w:rsidRPr="00F56A8D">
              <w:rPr>
                <w:rStyle w:val="Hyperlink"/>
                <w:noProof/>
              </w:rPr>
              <w:fldChar w:fldCharType="end"/>
            </w:r>
          </w:ins>
        </w:p>
        <w:p w14:paraId="00B78610" w14:textId="6EBF7982" w:rsidR="001675D7" w:rsidRDefault="001675D7">
          <w:pPr>
            <w:pStyle w:val="TOC3"/>
            <w:tabs>
              <w:tab w:val="left" w:pos="1320"/>
              <w:tab w:val="right" w:leader="dot" w:pos="9350"/>
            </w:tabs>
            <w:rPr>
              <w:ins w:id="65" w:author="Peter Simpson" w:date="2018-10-04T12:12:00Z"/>
              <w:noProof/>
              <w:lang w:eastAsia="en-GB"/>
            </w:rPr>
          </w:pPr>
          <w:ins w:id="66"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"_Toc526418543"</w:instrText>
            </w:r>
            <w:r w:rsidRPr="00F56A8D">
              <w:rPr>
                <w:rStyle w:val="Hyperlink"/>
                <w:noProof/>
              </w:rPr>
              <w:instrText xml:space="preserve"> </w:instrText>
            </w:r>
            <w:r w:rsidRPr="00F56A8D">
              <w:rPr>
                <w:rStyle w:val="Hyperlink"/>
                <w:noProof/>
              </w:rPr>
              <w:fldChar w:fldCharType="separate"/>
            </w:r>
            <w:r w:rsidRPr="00F56A8D">
              <w:rPr>
                <w:rStyle w:val="Hyperlink"/>
                <w:noProof/>
              </w:rPr>
              <w:t>1.2.1</w:t>
            </w:r>
            <w:r>
              <w:rPr>
                <w:noProof/>
                <w:lang w:eastAsia="en-GB"/>
              </w:rPr>
              <w:tab/>
            </w:r>
            <w:r w:rsidRPr="00F56A8D">
              <w:rPr>
                <w:rStyle w:val="Hyperlink"/>
                <w:noProof/>
              </w:rPr>
              <w:t>API Format</w:t>
            </w:r>
            <w:r>
              <w:rPr>
                <w:noProof/>
                <w:webHidden/>
              </w:rPr>
              <w:tab/>
            </w:r>
            <w:r>
              <w:rPr>
                <w:noProof/>
                <w:webHidden/>
              </w:rPr>
              <w:fldChar w:fldCharType="begin"/>
            </w:r>
            <w:r>
              <w:rPr>
                <w:noProof/>
                <w:webHidden/>
              </w:rPr>
              <w:instrText xml:space="preserve"> PAGEREF _Toc526418543 \h </w:instrText>
            </w:r>
          </w:ins>
          <w:r>
            <w:rPr>
              <w:noProof/>
              <w:webHidden/>
            </w:rPr>
          </w:r>
          <w:r>
            <w:rPr>
              <w:noProof/>
              <w:webHidden/>
            </w:rPr>
            <w:fldChar w:fldCharType="separate"/>
          </w:r>
          <w:ins w:id="67" w:author="Peter Simpson" w:date="2018-10-23T11:38:00Z">
            <w:r w:rsidR="00992253">
              <w:rPr>
                <w:noProof/>
                <w:webHidden/>
              </w:rPr>
              <w:t>2</w:t>
            </w:r>
          </w:ins>
          <w:ins w:id="68" w:author="Peter Simpson" w:date="2018-10-04T12:12:00Z">
            <w:r>
              <w:rPr>
                <w:noProof/>
                <w:webHidden/>
              </w:rPr>
              <w:fldChar w:fldCharType="end"/>
            </w:r>
            <w:r w:rsidRPr="00F56A8D">
              <w:rPr>
                <w:rStyle w:val="Hyperlink"/>
                <w:noProof/>
              </w:rPr>
              <w:fldChar w:fldCharType="end"/>
            </w:r>
          </w:ins>
        </w:p>
        <w:p w14:paraId="1B9EC352" w14:textId="605E17B4" w:rsidR="001675D7" w:rsidRDefault="001675D7">
          <w:pPr>
            <w:pStyle w:val="TOC3"/>
            <w:tabs>
              <w:tab w:val="left" w:pos="1320"/>
              <w:tab w:val="right" w:leader="dot" w:pos="9350"/>
            </w:tabs>
            <w:rPr>
              <w:ins w:id="69" w:author="Peter Simpson" w:date="2018-10-04T12:12:00Z"/>
              <w:noProof/>
              <w:lang w:eastAsia="en-GB"/>
            </w:rPr>
          </w:pPr>
          <w:ins w:id="70"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"_Toc526418544"</w:instrText>
            </w:r>
            <w:r w:rsidRPr="00F56A8D">
              <w:rPr>
                <w:rStyle w:val="Hyperlink"/>
                <w:noProof/>
              </w:rPr>
              <w:instrText xml:space="preserve"> </w:instrText>
            </w:r>
            <w:r w:rsidRPr="00F56A8D">
              <w:rPr>
                <w:rStyle w:val="Hyperlink"/>
                <w:noProof/>
              </w:rPr>
              <w:fldChar w:fldCharType="separate"/>
            </w:r>
            <w:r w:rsidRPr="00F56A8D">
              <w:rPr>
                <w:rStyle w:val="Hyperlink"/>
                <w:noProof/>
              </w:rPr>
              <w:t>1.2.2</w:t>
            </w:r>
            <w:r>
              <w:rPr>
                <w:noProof/>
                <w:lang w:eastAsia="en-GB"/>
              </w:rPr>
              <w:tab/>
            </w:r>
            <w:r w:rsidRPr="00F56A8D">
              <w:rPr>
                <w:rStyle w:val="Hyperlink"/>
                <w:noProof/>
              </w:rPr>
              <w:t>Case Tolerance</w:t>
            </w:r>
            <w:r>
              <w:rPr>
                <w:noProof/>
                <w:webHidden/>
              </w:rPr>
              <w:tab/>
            </w:r>
            <w:r>
              <w:rPr>
                <w:noProof/>
                <w:webHidden/>
              </w:rPr>
              <w:fldChar w:fldCharType="begin"/>
            </w:r>
            <w:r>
              <w:rPr>
                <w:noProof/>
                <w:webHidden/>
              </w:rPr>
              <w:instrText xml:space="preserve"> PAGEREF _Toc526418544 \h </w:instrText>
            </w:r>
          </w:ins>
          <w:r>
            <w:rPr>
              <w:noProof/>
              <w:webHidden/>
            </w:rPr>
          </w:r>
          <w:r>
            <w:rPr>
              <w:noProof/>
              <w:webHidden/>
            </w:rPr>
            <w:fldChar w:fldCharType="separate"/>
          </w:r>
          <w:ins w:id="71" w:author="Peter Simpson" w:date="2018-10-23T11:38:00Z">
            <w:r w:rsidR="00992253">
              <w:rPr>
                <w:noProof/>
                <w:webHidden/>
              </w:rPr>
              <w:t>2</w:t>
            </w:r>
          </w:ins>
          <w:ins w:id="72" w:author="Peter Simpson" w:date="2018-10-04T12:12:00Z">
            <w:r>
              <w:rPr>
                <w:noProof/>
                <w:webHidden/>
              </w:rPr>
              <w:fldChar w:fldCharType="end"/>
            </w:r>
            <w:r w:rsidRPr="00F56A8D">
              <w:rPr>
                <w:rStyle w:val="Hyperlink"/>
                <w:noProof/>
              </w:rPr>
              <w:fldChar w:fldCharType="end"/>
            </w:r>
          </w:ins>
        </w:p>
        <w:p w14:paraId="34B7DA69" w14:textId="2D77EB10" w:rsidR="001675D7" w:rsidRDefault="001675D7">
          <w:pPr>
            <w:pStyle w:val="TOC3"/>
            <w:tabs>
              <w:tab w:val="left" w:pos="1320"/>
              <w:tab w:val="right" w:leader="dot" w:pos="9350"/>
            </w:tabs>
            <w:rPr>
              <w:ins w:id="73" w:author="Peter Simpson" w:date="2018-10-04T12:12:00Z"/>
              <w:noProof/>
              <w:lang w:eastAsia="en-GB"/>
            </w:rPr>
          </w:pPr>
          <w:ins w:id="74"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"_Toc526418545"</w:instrText>
            </w:r>
            <w:r w:rsidRPr="00F56A8D">
              <w:rPr>
                <w:rStyle w:val="Hyperlink"/>
                <w:noProof/>
              </w:rPr>
              <w:instrText xml:space="preserve"> </w:instrText>
            </w:r>
            <w:r w:rsidRPr="00F56A8D">
              <w:rPr>
                <w:rStyle w:val="Hyperlink"/>
                <w:noProof/>
              </w:rPr>
              <w:fldChar w:fldCharType="separate"/>
            </w:r>
            <w:r w:rsidRPr="00F56A8D">
              <w:rPr>
                <w:rStyle w:val="Hyperlink"/>
                <w:noProof/>
              </w:rPr>
              <w:t>1.2.3</w:t>
            </w:r>
            <w:r>
              <w:rPr>
                <w:noProof/>
                <w:lang w:eastAsia="en-GB"/>
              </w:rPr>
              <w:tab/>
            </w:r>
            <w:r w:rsidRPr="00F56A8D">
              <w:rPr>
                <w:rStyle w:val="Hyperlink"/>
                <w:noProof/>
              </w:rPr>
              <w:t>Client ID and Transaction Number</w:t>
            </w:r>
            <w:r>
              <w:rPr>
                <w:noProof/>
                <w:webHidden/>
              </w:rPr>
              <w:tab/>
            </w:r>
            <w:r>
              <w:rPr>
                <w:noProof/>
                <w:webHidden/>
              </w:rPr>
              <w:fldChar w:fldCharType="begin"/>
            </w:r>
            <w:r>
              <w:rPr>
                <w:noProof/>
                <w:webHidden/>
              </w:rPr>
              <w:instrText xml:space="preserve"> PAGEREF _Toc526418545 \h </w:instrText>
            </w:r>
          </w:ins>
          <w:r>
            <w:rPr>
              <w:noProof/>
              <w:webHidden/>
            </w:rPr>
          </w:r>
          <w:r>
            <w:rPr>
              <w:noProof/>
              <w:webHidden/>
            </w:rPr>
            <w:fldChar w:fldCharType="separate"/>
          </w:r>
          <w:ins w:id="75" w:author="Peter Simpson" w:date="2018-10-23T11:38:00Z">
            <w:r w:rsidR="00992253">
              <w:rPr>
                <w:noProof/>
                <w:webHidden/>
              </w:rPr>
              <w:t>2</w:t>
            </w:r>
          </w:ins>
          <w:ins w:id="76" w:author="Peter Simpson" w:date="2018-10-04T12:12:00Z">
            <w:r>
              <w:rPr>
                <w:noProof/>
                <w:webHidden/>
              </w:rPr>
              <w:fldChar w:fldCharType="end"/>
            </w:r>
            <w:r w:rsidRPr="00F56A8D">
              <w:rPr>
                <w:rStyle w:val="Hyperlink"/>
                <w:noProof/>
              </w:rPr>
              <w:fldChar w:fldCharType="end"/>
            </w:r>
          </w:ins>
        </w:p>
        <w:p w14:paraId="0C42C746" w14:textId="3FE1CA2E" w:rsidR="001675D7" w:rsidRDefault="001675D7">
          <w:pPr>
            <w:pStyle w:val="TOC3"/>
            <w:tabs>
              <w:tab w:val="left" w:pos="1320"/>
              <w:tab w:val="right" w:leader="dot" w:pos="9350"/>
            </w:tabs>
            <w:rPr>
              <w:ins w:id="77" w:author="Peter Simpson" w:date="2018-10-04T12:12:00Z"/>
              <w:noProof/>
              <w:lang w:eastAsia="en-GB"/>
            </w:rPr>
          </w:pPr>
          <w:ins w:id="78"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"_Toc526418546"</w:instrText>
            </w:r>
            <w:r w:rsidRPr="00F56A8D">
              <w:rPr>
                <w:rStyle w:val="Hyperlink"/>
                <w:noProof/>
              </w:rPr>
              <w:instrText xml:space="preserve"> </w:instrText>
            </w:r>
            <w:r w:rsidRPr="00F56A8D">
              <w:rPr>
                <w:rStyle w:val="Hyperlink"/>
                <w:noProof/>
              </w:rPr>
              <w:fldChar w:fldCharType="separate"/>
            </w:r>
            <w:r w:rsidRPr="00F56A8D">
              <w:rPr>
                <w:rStyle w:val="Hyperlink"/>
                <w:noProof/>
              </w:rPr>
              <w:t>1.2.4</w:t>
            </w:r>
            <w:r>
              <w:rPr>
                <w:noProof/>
                <w:lang w:eastAsia="en-GB"/>
              </w:rPr>
              <w:tab/>
            </w:r>
            <w:r w:rsidRPr="00F56A8D">
              <w:rPr>
                <w:rStyle w:val="Hyperlink"/>
                <w:noProof/>
              </w:rPr>
              <w:t>Http Verbs</w:t>
            </w:r>
            <w:r>
              <w:rPr>
                <w:noProof/>
                <w:webHidden/>
              </w:rPr>
              <w:tab/>
            </w:r>
            <w:r>
              <w:rPr>
                <w:noProof/>
                <w:webHidden/>
              </w:rPr>
              <w:fldChar w:fldCharType="begin"/>
            </w:r>
            <w:r>
              <w:rPr>
                <w:noProof/>
                <w:webHidden/>
              </w:rPr>
              <w:instrText xml:space="preserve"> PAGEREF _Toc526418546 \h </w:instrText>
            </w:r>
          </w:ins>
          <w:r>
            <w:rPr>
              <w:noProof/>
              <w:webHidden/>
            </w:rPr>
          </w:r>
          <w:r>
            <w:rPr>
              <w:noProof/>
              <w:webHidden/>
            </w:rPr>
            <w:fldChar w:fldCharType="separate"/>
          </w:r>
          <w:ins w:id="79" w:author="Peter Simpson" w:date="2018-10-23T11:38:00Z">
            <w:r w:rsidR="00992253">
              <w:rPr>
                <w:noProof/>
                <w:webHidden/>
              </w:rPr>
              <w:t>3</w:t>
            </w:r>
          </w:ins>
          <w:ins w:id="80" w:author="Peter Simpson" w:date="2018-10-04T12:12:00Z">
            <w:r>
              <w:rPr>
                <w:noProof/>
                <w:webHidden/>
              </w:rPr>
              <w:fldChar w:fldCharType="end"/>
            </w:r>
            <w:r w:rsidRPr="00F56A8D">
              <w:rPr>
                <w:rStyle w:val="Hyperlink"/>
                <w:noProof/>
              </w:rPr>
              <w:fldChar w:fldCharType="end"/>
            </w:r>
          </w:ins>
        </w:p>
        <w:p w14:paraId="78E39172" w14:textId="724177FE" w:rsidR="001675D7" w:rsidRDefault="001675D7">
          <w:pPr>
            <w:pStyle w:val="TOC3"/>
            <w:tabs>
              <w:tab w:val="left" w:pos="1320"/>
              <w:tab w:val="right" w:leader="dot" w:pos="9350"/>
            </w:tabs>
            <w:rPr>
              <w:ins w:id="81" w:author="Peter Simpson" w:date="2018-10-04T12:12:00Z"/>
              <w:noProof/>
              <w:lang w:eastAsia="en-GB"/>
            </w:rPr>
          </w:pPr>
          <w:ins w:id="82"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"_Toc526418547"</w:instrText>
            </w:r>
            <w:r w:rsidRPr="00F56A8D">
              <w:rPr>
                <w:rStyle w:val="Hyperlink"/>
                <w:noProof/>
              </w:rPr>
              <w:instrText xml:space="preserve"> </w:instrText>
            </w:r>
            <w:r w:rsidRPr="00F56A8D">
              <w:rPr>
                <w:rStyle w:val="Hyperlink"/>
                <w:noProof/>
              </w:rPr>
              <w:fldChar w:fldCharType="separate"/>
            </w:r>
            <w:r w:rsidRPr="00F56A8D">
              <w:rPr>
                <w:rStyle w:val="Hyperlink"/>
                <w:noProof/>
              </w:rPr>
              <w:t>1.2.5</w:t>
            </w:r>
            <w:r>
              <w:rPr>
                <w:noProof/>
                <w:lang w:eastAsia="en-GB"/>
              </w:rPr>
              <w:tab/>
            </w:r>
            <w:r w:rsidRPr="00F56A8D">
              <w:rPr>
                <w:rStyle w:val="Hyperlink"/>
                <w:noProof/>
              </w:rPr>
              <w:t>HTTP Status Codes</w:t>
            </w:r>
            <w:r>
              <w:rPr>
                <w:noProof/>
                <w:webHidden/>
              </w:rPr>
              <w:tab/>
            </w:r>
            <w:r>
              <w:rPr>
                <w:noProof/>
                <w:webHidden/>
              </w:rPr>
              <w:fldChar w:fldCharType="begin"/>
            </w:r>
            <w:r>
              <w:rPr>
                <w:noProof/>
                <w:webHidden/>
              </w:rPr>
              <w:instrText xml:space="preserve"> PAGEREF _Toc526418547 \h </w:instrText>
            </w:r>
          </w:ins>
          <w:r>
            <w:rPr>
              <w:noProof/>
              <w:webHidden/>
            </w:rPr>
          </w:r>
          <w:r>
            <w:rPr>
              <w:noProof/>
              <w:webHidden/>
            </w:rPr>
            <w:fldChar w:fldCharType="separate"/>
          </w:r>
          <w:ins w:id="83" w:author="Peter Simpson" w:date="2018-10-23T11:38:00Z">
            <w:r w:rsidR="00992253">
              <w:rPr>
                <w:noProof/>
                <w:webHidden/>
              </w:rPr>
              <w:t>3</w:t>
            </w:r>
          </w:ins>
          <w:ins w:id="84" w:author="Peter Simpson" w:date="2018-10-04T12:12:00Z">
            <w:r>
              <w:rPr>
                <w:noProof/>
                <w:webHidden/>
              </w:rPr>
              <w:fldChar w:fldCharType="end"/>
            </w:r>
            <w:r w:rsidRPr="00F56A8D">
              <w:rPr>
                <w:rStyle w:val="Hyperlink"/>
                <w:noProof/>
              </w:rPr>
              <w:fldChar w:fldCharType="end"/>
            </w:r>
          </w:ins>
        </w:p>
        <w:p w14:paraId="4D4FAFC5" w14:textId="6242309A" w:rsidR="001675D7" w:rsidRDefault="001675D7">
          <w:pPr>
            <w:pStyle w:val="TOC3"/>
            <w:tabs>
              <w:tab w:val="left" w:pos="1320"/>
              <w:tab w:val="right" w:leader="dot" w:pos="9350"/>
            </w:tabs>
            <w:rPr>
              <w:ins w:id="85" w:author="Peter Simpson" w:date="2018-10-04T12:12:00Z"/>
              <w:noProof/>
              <w:lang w:eastAsia="en-GB"/>
            </w:rPr>
          </w:pPr>
          <w:ins w:id="86"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"_Toc526418548"</w:instrText>
            </w:r>
            <w:r w:rsidRPr="00F56A8D">
              <w:rPr>
                <w:rStyle w:val="Hyperlink"/>
                <w:noProof/>
              </w:rPr>
              <w:instrText xml:space="preserve"> </w:instrText>
            </w:r>
            <w:r w:rsidRPr="00F56A8D">
              <w:rPr>
                <w:rStyle w:val="Hyperlink"/>
                <w:noProof/>
              </w:rPr>
              <w:fldChar w:fldCharType="separate"/>
            </w:r>
            <w:r w:rsidRPr="00F56A8D">
              <w:rPr>
                <w:rStyle w:val="Hyperlink"/>
                <w:noProof/>
              </w:rPr>
              <w:t>1.2.6</w:t>
            </w:r>
            <w:r>
              <w:rPr>
                <w:noProof/>
                <w:lang w:eastAsia="en-GB"/>
              </w:rPr>
              <w:tab/>
            </w:r>
            <w:r w:rsidRPr="00F56A8D">
              <w:rPr>
                <w:rStyle w:val="Hyperlink"/>
                <w:noProof/>
              </w:rPr>
              <w:t>Supplying Parameters</w:t>
            </w:r>
            <w:r>
              <w:rPr>
                <w:noProof/>
                <w:webHidden/>
              </w:rPr>
              <w:tab/>
            </w:r>
            <w:r>
              <w:rPr>
                <w:noProof/>
                <w:webHidden/>
              </w:rPr>
              <w:fldChar w:fldCharType="begin"/>
            </w:r>
            <w:r>
              <w:rPr>
                <w:noProof/>
                <w:webHidden/>
              </w:rPr>
              <w:instrText xml:space="preserve"> PAGEREF _Toc526418548 \h </w:instrText>
            </w:r>
          </w:ins>
          <w:r>
            <w:rPr>
              <w:noProof/>
              <w:webHidden/>
            </w:rPr>
          </w:r>
          <w:r>
            <w:rPr>
              <w:noProof/>
              <w:webHidden/>
            </w:rPr>
            <w:fldChar w:fldCharType="separate"/>
          </w:r>
          <w:ins w:id="87" w:author="Peter Simpson" w:date="2018-10-23T11:38:00Z">
            <w:r w:rsidR="00992253">
              <w:rPr>
                <w:noProof/>
                <w:webHidden/>
              </w:rPr>
              <w:t>3</w:t>
            </w:r>
          </w:ins>
          <w:ins w:id="88" w:author="Peter Simpson" w:date="2018-10-04T12:12:00Z">
            <w:r>
              <w:rPr>
                <w:noProof/>
                <w:webHidden/>
              </w:rPr>
              <w:fldChar w:fldCharType="end"/>
            </w:r>
            <w:r w:rsidRPr="00F56A8D">
              <w:rPr>
                <w:rStyle w:val="Hyperlink"/>
                <w:noProof/>
              </w:rPr>
              <w:fldChar w:fldCharType="end"/>
            </w:r>
          </w:ins>
        </w:p>
        <w:p w14:paraId="051709A3" w14:textId="23F269F9" w:rsidR="001675D7" w:rsidRDefault="001675D7">
          <w:pPr>
            <w:pStyle w:val="TOC3"/>
            <w:tabs>
              <w:tab w:val="left" w:pos="1320"/>
              <w:tab w:val="right" w:leader="dot" w:pos="9350"/>
            </w:tabs>
            <w:rPr>
              <w:ins w:id="89" w:author="Peter Simpson" w:date="2018-10-04T12:12:00Z"/>
              <w:noProof/>
              <w:lang w:eastAsia="en-GB"/>
            </w:rPr>
          </w:pPr>
          <w:ins w:id="90"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"_Toc526418549"</w:instrText>
            </w:r>
            <w:r w:rsidRPr="00F56A8D">
              <w:rPr>
                <w:rStyle w:val="Hyperlink"/>
                <w:noProof/>
              </w:rPr>
              <w:instrText xml:space="preserve"> </w:instrText>
            </w:r>
            <w:r w:rsidRPr="00F56A8D">
              <w:rPr>
                <w:rStyle w:val="Hyperlink"/>
                <w:noProof/>
              </w:rPr>
              <w:fldChar w:fldCharType="separate"/>
            </w:r>
            <w:r w:rsidRPr="00F56A8D">
              <w:rPr>
                <w:rStyle w:val="Hyperlink"/>
                <w:noProof/>
              </w:rPr>
              <w:t>1.2.7</w:t>
            </w:r>
            <w:r>
              <w:rPr>
                <w:noProof/>
                <w:lang w:eastAsia="en-GB"/>
              </w:rPr>
              <w:tab/>
            </w:r>
            <w:r w:rsidRPr="00F56A8D">
              <w:rPr>
                <w:rStyle w:val="Hyperlink"/>
                <w:noProof/>
              </w:rPr>
              <w:t>JSON Responses</w:t>
            </w:r>
            <w:r>
              <w:rPr>
                <w:noProof/>
                <w:webHidden/>
              </w:rPr>
              <w:tab/>
            </w:r>
            <w:r>
              <w:rPr>
                <w:noProof/>
                <w:webHidden/>
              </w:rPr>
              <w:fldChar w:fldCharType="begin"/>
            </w:r>
            <w:r>
              <w:rPr>
                <w:noProof/>
                <w:webHidden/>
              </w:rPr>
              <w:instrText xml:space="preserve"> PAGEREF _Toc526418549 \h </w:instrText>
            </w:r>
          </w:ins>
          <w:r>
            <w:rPr>
              <w:noProof/>
              <w:webHidden/>
            </w:rPr>
          </w:r>
          <w:r>
            <w:rPr>
              <w:noProof/>
              <w:webHidden/>
            </w:rPr>
            <w:fldChar w:fldCharType="separate"/>
          </w:r>
          <w:ins w:id="91" w:author="Peter Simpson" w:date="2018-10-23T11:38:00Z">
            <w:r w:rsidR="00992253">
              <w:rPr>
                <w:noProof/>
                <w:webHidden/>
              </w:rPr>
              <w:t>3</w:t>
            </w:r>
          </w:ins>
          <w:ins w:id="92" w:author="Peter Simpson" w:date="2018-10-04T12:12:00Z">
            <w:r>
              <w:rPr>
                <w:noProof/>
                <w:webHidden/>
              </w:rPr>
              <w:fldChar w:fldCharType="end"/>
            </w:r>
            <w:r w:rsidRPr="00F56A8D">
              <w:rPr>
                <w:rStyle w:val="Hyperlink"/>
                <w:noProof/>
              </w:rPr>
              <w:fldChar w:fldCharType="end"/>
            </w:r>
          </w:ins>
        </w:p>
        <w:p w14:paraId="5FD9695C" w14:textId="72A9B358" w:rsidR="001675D7" w:rsidRDefault="001675D7">
          <w:pPr>
            <w:pStyle w:val="TOC3"/>
            <w:tabs>
              <w:tab w:val="left" w:pos="1320"/>
              <w:tab w:val="right" w:leader="dot" w:pos="9350"/>
            </w:tabs>
            <w:rPr>
              <w:ins w:id="93" w:author="Peter Simpson" w:date="2018-10-04T12:12:00Z"/>
              <w:noProof/>
              <w:lang w:eastAsia="en-GB"/>
            </w:rPr>
          </w:pPr>
          <w:ins w:id="94"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"_Toc526418550"</w:instrText>
            </w:r>
            <w:r w:rsidRPr="00F56A8D">
              <w:rPr>
                <w:rStyle w:val="Hyperlink"/>
                <w:noProof/>
              </w:rPr>
              <w:instrText xml:space="preserve"> </w:instrText>
            </w:r>
            <w:r w:rsidRPr="00F56A8D">
              <w:rPr>
                <w:rStyle w:val="Hyperlink"/>
                <w:noProof/>
              </w:rPr>
              <w:fldChar w:fldCharType="separate"/>
            </w:r>
            <w:r w:rsidRPr="00F56A8D">
              <w:rPr>
                <w:rStyle w:val="Hyperlink"/>
                <w:noProof/>
              </w:rPr>
              <w:t>1.2.8</w:t>
            </w:r>
            <w:r>
              <w:rPr>
                <w:noProof/>
                <w:lang w:eastAsia="en-GB"/>
              </w:rPr>
              <w:tab/>
            </w:r>
            <w:r w:rsidRPr="00F56A8D">
              <w:rPr>
                <w:rStyle w:val="Hyperlink"/>
                <w:noProof/>
              </w:rPr>
              <w:t>Driver Exception Handling</w:t>
            </w:r>
            <w:r>
              <w:rPr>
                <w:noProof/>
                <w:webHidden/>
              </w:rPr>
              <w:tab/>
            </w:r>
            <w:r>
              <w:rPr>
                <w:noProof/>
                <w:webHidden/>
              </w:rPr>
              <w:fldChar w:fldCharType="begin"/>
            </w:r>
            <w:r>
              <w:rPr>
                <w:noProof/>
                <w:webHidden/>
              </w:rPr>
              <w:instrText xml:space="preserve"> PAGEREF _Toc526418550 \h </w:instrText>
            </w:r>
          </w:ins>
          <w:r>
            <w:rPr>
              <w:noProof/>
              <w:webHidden/>
            </w:rPr>
          </w:r>
          <w:r>
            <w:rPr>
              <w:noProof/>
              <w:webHidden/>
            </w:rPr>
            <w:fldChar w:fldCharType="separate"/>
          </w:r>
          <w:ins w:id="95" w:author="Peter Simpson" w:date="2018-10-23T11:38:00Z">
            <w:r w:rsidR="00992253">
              <w:rPr>
                <w:noProof/>
                <w:webHidden/>
              </w:rPr>
              <w:t>4</w:t>
            </w:r>
          </w:ins>
          <w:ins w:id="96" w:author="Peter Simpson" w:date="2018-10-04T12:12:00Z">
            <w:r>
              <w:rPr>
                <w:noProof/>
                <w:webHidden/>
              </w:rPr>
              <w:fldChar w:fldCharType="end"/>
            </w:r>
            <w:r w:rsidRPr="00F56A8D">
              <w:rPr>
                <w:rStyle w:val="Hyperlink"/>
                <w:noProof/>
              </w:rPr>
              <w:fldChar w:fldCharType="end"/>
            </w:r>
          </w:ins>
        </w:p>
        <w:p w14:paraId="32ABE2A3" w14:textId="32B9D490" w:rsidR="001675D7" w:rsidRDefault="001675D7">
          <w:pPr>
            <w:pStyle w:val="TOC1"/>
            <w:tabs>
              <w:tab w:val="left" w:pos="442"/>
              <w:tab w:val="right" w:leader="dot" w:pos="9350"/>
            </w:tabs>
            <w:rPr>
              <w:ins w:id="97" w:author="Peter Simpson" w:date="2018-10-04T12:12:00Z"/>
              <w:noProof/>
              <w:lang w:eastAsia="en-GB"/>
            </w:rPr>
          </w:pPr>
          <w:ins w:id="98"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"_Toc526418569"</w:instrText>
            </w:r>
            <w:r w:rsidRPr="00F56A8D">
              <w:rPr>
                <w:rStyle w:val="Hyperlink"/>
                <w:noProof/>
              </w:rPr>
              <w:instrText xml:space="preserve"> </w:instrText>
            </w:r>
            <w:r w:rsidRPr="00F56A8D">
              <w:rPr>
                <w:rStyle w:val="Hyperlink"/>
                <w:noProof/>
              </w:rPr>
              <w:fldChar w:fldCharType="separate"/>
            </w:r>
            <w:r w:rsidRPr="00F56A8D">
              <w:rPr>
                <w:rStyle w:val="Hyperlink"/>
                <w:noProof/>
              </w:rPr>
              <w:t>2.</w:t>
            </w:r>
            <w:r>
              <w:rPr>
                <w:noProof/>
                <w:lang w:eastAsia="en-GB"/>
              </w:rPr>
              <w:tab/>
            </w:r>
            <w:r w:rsidRPr="00F56A8D">
              <w:rPr>
                <w:rStyle w:val="Hyperlink"/>
                <w:noProof/>
              </w:rPr>
              <w:t>ASCOM APIs - Essential Concepts</w:t>
            </w:r>
            <w:r>
              <w:rPr>
                <w:noProof/>
                <w:webHidden/>
              </w:rPr>
              <w:tab/>
            </w:r>
            <w:r>
              <w:rPr>
                <w:noProof/>
                <w:webHidden/>
              </w:rPr>
              <w:fldChar w:fldCharType="begin"/>
            </w:r>
            <w:r>
              <w:rPr>
                <w:noProof/>
                <w:webHidden/>
              </w:rPr>
              <w:instrText xml:space="preserve"> PAGEREF _Toc526418569 \h </w:instrText>
            </w:r>
          </w:ins>
          <w:r>
            <w:rPr>
              <w:noProof/>
              <w:webHidden/>
            </w:rPr>
          </w:r>
          <w:r>
            <w:rPr>
              <w:noProof/>
              <w:webHidden/>
            </w:rPr>
            <w:fldChar w:fldCharType="separate"/>
          </w:r>
          <w:ins w:id="99" w:author="Peter Simpson" w:date="2018-10-23T11:38:00Z">
            <w:r w:rsidR="00992253">
              <w:rPr>
                <w:noProof/>
                <w:webHidden/>
              </w:rPr>
              <w:t>6</w:t>
            </w:r>
          </w:ins>
          <w:ins w:id="100" w:author="Peter Simpson" w:date="2018-10-04T12:12:00Z">
            <w:r>
              <w:rPr>
                <w:noProof/>
                <w:webHidden/>
              </w:rPr>
              <w:fldChar w:fldCharType="end"/>
            </w:r>
            <w:r w:rsidRPr="00F56A8D">
              <w:rPr>
                <w:rStyle w:val="Hyperlink"/>
                <w:noProof/>
              </w:rPr>
              <w:fldChar w:fldCharType="end"/>
            </w:r>
          </w:ins>
        </w:p>
        <w:p w14:paraId="0722567E" w14:textId="457F0664" w:rsidR="001675D7" w:rsidRDefault="001675D7">
          <w:pPr>
            <w:pStyle w:val="TOC3"/>
            <w:tabs>
              <w:tab w:val="left" w:pos="1320"/>
              <w:tab w:val="right" w:leader="dot" w:pos="9350"/>
            </w:tabs>
            <w:rPr>
              <w:ins w:id="101" w:author="Peter Simpson" w:date="2018-10-04T12:12:00Z"/>
              <w:noProof/>
              <w:lang w:eastAsia="en-GB"/>
            </w:rPr>
          </w:pPr>
          <w:ins w:id="102"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"_Toc526418570"</w:instrText>
            </w:r>
            <w:r w:rsidRPr="00F56A8D">
              <w:rPr>
                <w:rStyle w:val="Hyperlink"/>
                <w:noProof/>
              </w:rPr>
              <w:instrText xml:space="preserve"> </w:instrText>
            </w:r>
            <w:r w:rsidRPr="00F56A8D">
              <w:rPr>
                <w:rStyle w:val="Hyperlink"/>
                <w:noProof/>
              </w:rPr>
              <w:fldChar w:fldCharType="separate"/>
            </w:r>
            <w:r w:rsidRPr="00F56A8D">
              <w:rPr>
                <w:rStyle w:val="Hyperlink"/>
                <w:noProof/>
              </w:rPr>
              <w:t>2.1.1</w:t>
            </w:r>
            <w:r>
              <w:rPr>
                <w:noProof/>
                <w:lang w:eastAsia="en-GB"/>
              </w:rPr>
              <w:tab/>
            </w:r>
            <w:r w:rsidRPr="00F56A8D">
              <w:rPr>
                <w:rStyle w:val="Hyperlink"/>
                <w:noProof/>
              </w:rPr>
              <w:t>Object Models - Properties and Methods</w:t>
            </w:r>
            <w:r>
              <w:rPr>
                <w:noProof/>
                <w:webHidden/>
              </w:rPr>
              <w:tab/>
            </w:r>
            <w:r>
              <w:rPr>
                <w:noProof/>
                <w:webHidden/>
              </w:rPr>
              <w:fldChar w:fldCharType="begin"/>
            </w:r>
            <w:r>
              <w:rPr>
                <w:noProof/>
                <w:webHidden/>
              </w:rPr>
              <w:instrText xml:space="preserve"> PAGEREF _Toc526418570 \h </w:instrText>
            </w:r>
          </w:ins>
          <w:r>
            <w:rPr>
              <w:noProof/>
              <w:webHidden/>
            </w:rPr>
          </w:r>
          <w:r>
            <w:rPr>
              <w:noProof/>
              <w:webHidden/>
            </w:rPr>
            <w:fldChar w:fldCharType="separate"/>
          </w:r>
          <w:ins w:id="103" w:author="Peter Simpson" w:date="2018-10-23T11:38:00Z">
            <w:r w:rsidR="00992253">
              <w:rPr>
                <w:noProof/>
                <w:webHidden/>
              </w:rPr>
              <w:t>6</w:t>
            </w:r>
          </w:ins>
          <w:ins w:id="104" w:author="Peter Simpson" w:date="2018-10-04T12:12:00Z">
            <w:r>
              <w:rPr>
                <w:noProof/>
                <w:webHidden/>
              </w:rPr>
              <w:fldChar w:fldCharType="end"/>
            </w:r>
            <w:r w:rsidRPr="00F56A8D">
              <w:rPr>
                <w:rStyle w:val="Hyperlink"/>
                <w:noProof/>
              </w:rPr>
              <w:fldChar w:fldCharType="end"/>
            </w:r>
          </w:ins>
        </w:p>
        <w:p w14:paraId="4B5CD9FE" w14:textId="670F8373" w:rsidR="001675D7" w:rsidRDefault="001675D7">
          <w:pPr>
            <w:pStyle w:val="TOC3"/>
            <w:tabs>
              <w:tab w:val="left" w:pos="1320"/>
              <w:tab w:val="right" w:leader="dot" w:pos="9350"/>
            </w:tabs>
            <w:rPr>
              <w:ins w:id="105" w:author="Peter Simpson" w:date="2018-10-04T12:12:00Z"/>
              <w:noProof/>
              <w:lang w:eastAsia="en-GB"/>
            </w:rPr>
          </w:pPr>
          <w:ins w:id="106"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"_Toc526418571"</w:instrText>
            </w:r>
            <w:r w:rsidRPr="00F56A8D">
              <w:rPr>
                <w:rStyle w:val="Hyperlink"/>
                <w:noProof/>
              </w:rPr>
              <w:instrText xml:space="preserve"> </w:instrText>
            </w:r>
            <w:r w:rsidRPr="00F56A8D">
              <w:rPr>
                <w:rStyle w:val="Hyperlink"/>
                <w:noProof/>
              </w:rPr>
              <w:fldChar w:fldCharType="separate"/>
            </w:r>
            <w:r w:rsidRPr="00F56A8D">
              <w:rPr>
                <w:rStyle w:val="Hyperlink"/>
                <w:noProof/>
              </w:rPr>
              <w:t>2.1.2</w:t>
            </w:r>
            <w:r>
              <w:rPr>
                <w:noProof/>
                <w:lang w:eastAsia="en-GB"/>
              </w:rPr>
              <w:tab/>
            </w:r>
            <w:r w:rsidRPr="00F56A8D">
              <w:rPr>
                <w:rStyle w:val="Hyperlink"/>
                <w:noProof/>
              </w:rPr>
              <w:t>ASCOM API Characteristics</w:t>
            </w:r>
            <w:r>
              <w:rPr>
                <w:noProof/>
                <w:webHidden/>
              </w:rPr>
              <w:tab/>
            </w:r>
            <w:r>
              <w:rPr>
                <w:noProof/>
                <w:webHidden/>
              </w:rPr>
              <w:fldChar w:fldCharType="begin"/>
            </w:r>
            <w:r>
              <w:rPr>
                <w:noProof/>
                <w:webHidden/>
              </w:rPr>
              <w:instrText xml:space="preserve"> PAGEREF _Toc526418571 \h </w:instrText>
            </w:r>
          </w:ins>
          <w:r>
            <w:rPr>
              <w:noProof/>
              <w:webHidden/>
            </w:rPr>
          </w:r>
          <w:r>
            <w:rPr>
              <w:noProof/>
              <w:webHidden/>
            </w:rPr>
            <w:fldChar w:fldCharType="separate"/>
          </w:r>
          <w:ins w:id="107" w:author="Peter Simpson" w:date="2018-10-23T11:38:00Z">
            <w:r w:rsidR="00992253">
              <w:rPr>
                <w:noProof/>
                <w:webHidden/>
              </w:rPr>
              <w:t>6</w:t>
            </w:r>
          </w:ins>
          <w:ins w:id="108" w:author="Peter Simpson" w:date="2018-10-04T12:12:00Z">
            <w:r>
              <w:rPr>
                <w:noProof/>
                <w:webHidden/>
              </w:rPr>
              <w:fldChar w:fldCharType="end"/>
            </w:r>
            <w:r w:rsidRPr="00F56A8D">
              <w:rPr>
                <w:rStyle w:val="Hyperlink"/>
                <w:noProof/>
              </w:rPr>
              <w:fldChar w:fldCharType="end"/>
            </w:r>
          </w:ins>
        </w:p>
        <w:p w14:paraId="4423C448" w14:textId="08937562" w:rsidR="001675D7" w:rsidRDefault="001675D7">
          <w:pPr>
            <w:pStyle w:val="TOC3"/>
            <w:tabs>
              <w:tab w:val="left" w:pos="1320"/>
              <w:tab w:val="right" w:leader="dot" w:pos="9350"/>
            </w:tabs>
            <w:rPr>
              <w:ins w:id="109" w:author="Peter Simpson" w:date="2018-10-04T12:12:00Z"/>
              <w:noProof/>
              <w:lang w:eastAsia="en-GB"/>
            </w:rPr>
          </w:pPr>
          <w:ins w:id="110"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"_Toc526418572"</w:instrText>
            </w:r>
            <w:r w:rsidRPr="00F56A8D">
              <w:rPr>
                <w:rStyle w:val="Hyperlink"/>
                <w:noProof/>
              </w:rPr>
              <w:instrText xml:space="preserve"> </w:instrText>
            </w:r>
            <w:r w:rsidRPr="00F56A8D">
              <w:rPr>
                <w:rStyle w:val="Hyperlink"/>
                <w:noProof/>
              </w:rPr>
              <w:fldChar w:fldCharType="separate"/>
            </w:r>
            <w:r w:rsidRPr="00F56A8D">
              <w:rPr>
                <w:rStyle w:val="Hyperlink"/>
                <w:noProof/>
              </w:rPr>
              <w:t>2.1.3</w:t>
            </w:r>
            <w:r>
              <w:rPr>
                <w:noProof/>
                <w:lang w:eastAsia="en-GB"/>
              </w:rPr>
              <w:tab/>
            </w:r>
            <w:r w:rsidRPr="00F56A8D">
              <w:rPr>
                <w:rStyle w:val="Hyperlink"/>
                <w:noProof/>
              </w:rPr>
              <w:t>Behavioural Rules</w:t>
            </w:r>
            <w:r>
              <w:rPr>
                <w:noProof/>
                <w:webHidden/>
              </w:rPr>
              <w:tab/>
            </w:r>
            <w:r>
              <w:rPr>
                <w:noProof/>
                <w:webHidden/>
              </w:rPr>
              <w:fldChar w:fldCharType="begin"/>
            </w:r>
            <w:r>
              <w:rPr>
                <w:noProof/>
                <w:webHidden/>
              </w:rPr>
              <w:instrText xml:space="preserve"> PAGEREF _Toc526418572 \h </w:instrText>
            </w:r>
          </w:ins>
          <w:r>
            <w:rPr>
              <w:noProof/>
              <w:webHidden/>
            </w:rPr>
          </w:r>
          <w:r>
            <w:rPr>
              <w:noProof/>
              <w:webHidden/>
            </w:rPr>
            <w:fldChar w:fldCharType="separate"/>
          </w:r>
          <w:ins w:id="111" w:author="Peter Simpson" w:date="2018-10-23T11:38:00Z">
            <w:r w:rsidR="00992253">
              <w:rPr>
                <w:noProof/>
                <w:webHidden/>
              </w:rPr>
              <w:t>7</w:t>
            </w:r>
          </w:ins>
          <w:ins w:id="112" w:author="Peter Simpson" w:date="2018-10-04T12:12:00Z">
            <w:r>
              <w:rPr>
                <w:noProof/>
                <w:webHidden/>
              </w:rPr>
              <w:fldChar w:fldCharType="end"/>
            </w:r>
            <w:r w:rsidRPr="00F56A8D">
              <w:rPr>
                <w:rStyle w:val="Hyperlink"/>
                <w:noProof/>
              </w:rPr>
              <w:fldChar w:fldCharType="end"/>
            </w:r>
          </w:ins>
        </w:p>
        <w:p w14:paraId="2B2DE449" w14:textId="77777777" w:rsidR="003B16AA" w:rsidDel="003B16AA" w:rsidRDefault="003B16AA">
          <w:pPr>
            <w:pStyle w:val="TOC1"/>
            <w:tabs>
              <w:tab w:val="left" w:pos="442"/>
              <w:tab w:val="right" w:leader="dot" w:pos="9350"/>
            </w:tabs>
            <w:rPr>
              <w:del w:id="113" w:author="Peter Simpson" w:date="2018-10-04T10:49:00Z"/>
              <w:noProof/>
              <w:lang w:eastAsia="en-GB"/>
            </w:rPr>
          </w:pPr>
          <w:del w:id="114" w:author="Peter Simpson" w:date="2018-10-04T10:49:00Z">
            <w:r w:rsidRPr="003B16AA" w:rsidDel="003B16AA">
              <w:rPr>
                <w:rStyle w:val="Hyperlink"/>
                <w:noProof/>
              </w:rPr>
              <w:delText>1.</w:delText>
            </w:r>
            <w:r w:rsidDel="003B16AA">
              <w:rPr>
                <w:noProof/>
                <w:lang w:eastAsia="en-GB"/>
              </w:rPr>
              <w:tab/>
            </w:r>
            <w:r w:rsidRPr="003B16AA" w:rsidDel="003B16AA">
              <w:rPr>
                <w:rStyle w:val="Hyperlink"/>
                <w:noProof/>
              </w:rPr>
              <w:delText>ASCOM REST</w:delText>
            </w:r>
            <w:r w:rsidDel="003B16AA">
              <w:rPr>
                <w:noProof/>
                <w:webHidden/>
              </w:rPr>
              <w:tab/>
              <w:delText>2</w:delText>
            </w:r>
          </w:del>
        </w:p>
        <w:p w14:paraId="1A9B8E1A" w14:textId="77777777" w:rsidR="003B16AA" w:rsidDel="003B16AA" w:rsidRDefault="003B16AA">
          <w:pPr>
            <w:pStyle w:val="TOC2"/>
            <w:tabs>
              <w:tab w:val="left" w:pos="880"/>
              <w:tab w:val="right" w:leader="dot" w:pos="9350"/>
            </w:tabs>
            <w:rPr>
              <w:del w:id="115" w:author="Peter Simpson" w:date="2018-10-04T10:49:00Z"/>
              <w:noProof/>
              <w:lang w:eastAsia="en-GB"/>
            </w:rPr>
          </w:pPr>
          <w:del w:id="116" w:author="Peter Simpson" w:date="2018-10-04T10:49:00Z">
            <w:r w:rsidRPr="003B16AA" w:rsidDel="003B16AA">
              <w:rPr>
                <w:rStyle w:val="Hyperlink"/>
                <w:noProof/>
              </w:rPr>
              <w:delText>1.1</w:delText>
            </w:r>
            <w:r w:rsidDel="003B16AA">
              <w:rPr>
                <w:noProof/>
                <w:lang w:eastAsia="en-GB"/>
              </w:rPr>
              <w:tab/>
            </w:r>
            <w:r w:rsidRPr="003B16AA" w:rsidDel="003B16AA">
              <w:rPr>
                <w:rStyle w:val="Hyperlink"/>
                <w:noProof/>
              </w:rPr>
              <w:delText>ASCOM REST API Documentation</w:delText>
            </w:r>
            <w:r w:rsidDel="003B16AA">
              <w:rPr>
                <w:noProof/>
                <w:webHidden/>
              </w:rPr>
              <w:tab/>
              <w:delText>2</w:delText>
            </w:r>
          </w:del>
        </w:p>
        <w:p w14:paraId="5CA73D28" w14:textId="77777777" w:rsidR="003B16AA" w:rsidDel="003B16AA" w:rsidRDefault="003B16AA">
          <w:pPr>
            <w:pStyle w:val="TOC2"/>
            <w:tabs>
              <w:tab w:val="left" w:pos="442"/>
              <w:tab w:val="right" w:leader="dot" w:pos="9350"/>
            </w:tabs>
            <w:rPr>
              <w:del w:id="117" w:author="Peter Simpson" w:date="2018-10-04T10:49:00Z"/>
              <w:noProof/>
              <w:lang w:eastAsia="en-GB"/>
            </w:rPr>
          </w:pPr>
          <w:del w:id="118" w:author="Peter Simpson" w:date="2018-10-04T10:49:00Z">
            <w:r w:rsidDel="003B16AA">
              <w:rPr>
                <w:noProof/>
                <w:lang w:eastAsia="en-GB"/>
              </w:rPr>
              <w:tab/>
            </w:r>
            <w:r w:rsidRPr="003B16AA" w:rsidDel="003B16AA">
              <w:rPr>
                <w:rStyle w:val="Hyperlink"/>
                <w:noProof/>
              </w:rPr>
              <w:delText>API Contract</w:delText>
            </w:r>
            <w:r w:rsidDel="003B16AA">
              <w:rPr>
                <w:noProof/>
                <w:webHidden/>
              </w:rPr>
              <w:tab/>
              <w:delText>2</w:delText>
            </w:r>
          </w:del>
        </w:p>
        <w:p w14:paraId="16E20CD6" w14:textId="77777777" w:rsidR="003B16AA" w:rsidDel="003B16AA" w:rsidRDefault="003B16AA">
          <w:pPr>
            <w:pStyle w:val="TOC2"/>
            <w:tabs>
              <w:tab w:val="right" w:leader="dot" w:pos="9350"/>
            </w:tabs>
            <w:rPr>
              <w:del w:id="119" w:author="Peter Simpson" w:date="2018-10-04T10:49:00Z"/>
              <w:noProof/>
              <w:lang w:eastAsia="en-GB"/>
            </w:rPr>
          </w:pPr>
          <w:del w:id="120" w:author="Peter Simpson" w:date="2018-10-04T10:49:00Z">
            <w:r w:rsidRPr="003B16AA" w:rsidDel="003B16AA">
              <w:rPr>
                <w:rStyle w:val="Hyperlink"/>
                <w:noProof/>
              </w:rPr>
              <w:delText>1.2</w:delText>
            </w:r>
            <w:r w:rsidDel="003B16AA">
              <w:rPr>
                <w:noProof/>
                <w:webHidden/>
              </w:rPr>
              <w:tab/>
              <w:delText>2</w:delText>
            </w:r>
          </w:del>
        </w:p>
        <w:p w14:paraId="79133765" w14:textId="77777777" w:rsidR="003B16AA" w:rsidDel="003B16AA" w:rsidRDefault="003B16AA">
          <w:pPr>
            <w:pStyle w:val="TOC3"/>
            <w:tabs>
              <w:tab w:val="left" w:pos="1320"/>
              <w:tab w:val="right" w:leader="dot" w:pos="9350"/>
            </w:tabs>
            <w:rPr>
              <w:del w:id="121" w:author="Peter Simpson" w:date="2018-10-04T10:49:00Z"/>
              <w:noProof/>
              <w:lang w:eastAsia="en-GB"/>
            </w:rPr>
          </w:pPr>
          <w:del w:id="122" w:author="Peter Simpson" w:date="2018-10-04T10:49:00Z">
            <w:r w:rsidRPr="003B16AA" w:rsidDel="003B16AA">
              <w:rPr>
                <w:rStyle w:val="Hyperlink"/>
                <w:noProof/>
              </w:rPr>
              <w:delText>1.2.1</w:delText>
            </w:r>
            <w:r w:rsidDel="003B16AA">
              <w:rPr>
                <w:noProof/>
                <w:lang w:eastAsia="en-GB"/>
              </w:rPr>
              <w:tab/>
            </w:r>
            <w:r w:rsidRPr="003B16AA" w:rsidDel="003B16AA">
              <w:rPr>
                <w:rStyle w:val="Hyperlink"/>
                <w:noProof/>
              </w:rPr>
              <w:delText>API Format</w:delText>
            </w:r>
            <w:r w:rsidDel="003B16AA">
              <w:rPr>
                <w:noProof/>
                <w:webHidden/>
              </w:rPr>
              <w:tab/>
              <w:delText>2</w:delText>
            </w:r>
          </w:del>
        </w:p>
        <w:p w14:paraId="71410CBC" w14:textId="77777777" w:rsidR="003B16AA" w:rsidDel="003B16AA" w:rsidRDefault="003B16AA">
          <w:pPr>
            <w:pStyle w:val="TOC3"/>
            <w:tabs>
              <w:tab w:val="left" w:pos="1320"/>
              <w:tab w:val="right" w:leader="dot" w:pos="9350"/>
            </w:tabs>
            <w:rPr>
              <w:del w:id="123" w:author="Peter Simpson" w:date="2018-10-04T10:49:00Z"/>
              <w:noProof/>
              <w:lang w:eastAsia="en-GB"/>
            </w:rPr>
          </w:pPr>
          <w:del w:id="124" w:author="Peter Simpson" w:date="2018-10-04T10:49:00Z">
            <w:r w:rsidRPr="003B16AA" w:rsidDel="003B16AA">
              <w:rPr>
                <w:rStyle w:val="Hyperlink"/>
                <w:noProof/>
              </w:rPr>
              <w:delText>1.2.2</w:delText>
            </w:r>
            <w:r w:rsidDel="003B16AA">
              <w:rPr>
                <w:noProof/>
                <w:lang w:eastAsia="en-GB"/>
              </w:rPr>
              <w:tab/>
            </w:r>
            <w:r w:rsidRPr="003B16AA" w:rsidDel="003B16AA">
              <w:rPr>
                <w:rStyle w:val="Hyperlink"/>
                <w:noProof/>
              </w:rPr>
              <w:delText>Case Tolerance</w:delText>
            </w:r>
            <w:r w:rsidDel="003B16AA">
              <w:rPr>
                <w:noProof/>
                <w:webHidden/>
              </w:rPr>
              <w:tab/>
              <w:delText>2</w:delText>
            </w:r>
          </w:del>
        </w:p>
        <w:p w14:paraId="679269A0" w14:textId="77777777" w:rsidR="003B16AA" w:rsidDel="003B16AA" w:rsidRDefault="003B16AA">
          <w:pPr>
            <w:pStyle w:val="TOC3"/>
            <w:tabs>
              <w:tab w:val="left" w:pos="1320"/>
              <w:tab w:val="right" w:leader="dot" w:pos="9350"/>
            </w:tabs>
            <w:rPr>
              <w:del w:id="125" w:author="Peter Simpson" w:date="2018-10-04T10:49:00Z"/>
              <w:noProof/>
              <w:lang w:eastAsia="en-GB"/>
            </w:rPr>
          </w:pPr>
          <w:del w:id="126" w:author="Peter Simpson" w:date="2018-10-04T10:49:00Z">
            <w:r w:rsidRPr="003B16AA" w:rsidDel="003B16AA">
              <w:rPr>
                <w:rStyle w:val="Hyperlink"/>
                <w:noProof/>
              </w:rPr>
              <w:delText>1.2.3</w:delText>
            </w:r>
            <w:r w:rsidDel="003B16AA">
              <w:rPr>
                <w:noProof/>
                <w:lang w:eastAsia="en-GB"/>
              </w:rPr>
              <w:tab/>
            </w:r>
            <w:r w:rsidRPr="003B16AA" w:rsidDel="003B16AA">
              <w:rPr>
                <w:rStyle w:val="Hyperlink"/>
                <w:noProof/>
              </w:rPr>
              <w:delText>Client ID and Transaction Number</w:delText>
            </w:r>
            <w:r w:rsidDel="003B16AA">
              <w:rPr>
                <w:noProof/>
                <w:webHidden/>
              </w:rPr>
              <w:tab/>
              <w:delText>2</w:delText>
            </w:r>
          </w:del>
        </w:p>
        <w:p w14:paraId="76EB1D87" w14:textId="77777777" w:rsidR="003B16AA" w:rsidDel="003B16AA" w:rsidRDefault="003B16AA">
          <w:pPr>
            <w:pStyle w:val="TOC3"/>
            <w:tabs>
              <w:tab w:val="left" w:pos="1320"/>
              <w:tab w:val="right" w:leader="dot" w:pos="9350"/>
            </w:tabs>
            <w:rPr>
              <w:del w:id="127" w:author="Peter Simpson" w:date="2018-10-04T10:49:00Z"/>
              <w:noProof/>
              <w:lang w:eastAsia="en-GB"/>
            </w:rPr>
          </w:pPr>
          <w:del w:id="128" w:author="Peter Simpson" w:date="2018-10-04T10:49:00Z">
            <w:r w:rsidRPr="003B16AA" w:rsidDel="003B16AA">
              <w:rPr>
                <w:rStyle w:val="Hyperlink"/>
                <w:noProof/>
              </w:rPr>
              <w:delText>1.2.4</w:delText>
            </w:r>
            <w:r w:rsidDel="003B16AA">
              <w:rPr>
                <w:noProof/>
                <w:lang w:eastAsia="en-GB"/>
              </w:rPr>
              <w:tab/>
            </w:r>
            <w:r w:rsidRPr="003B16AA" w:rsidDel="003B16AA">
              <w:rPr>
                <w:rStyle w:val="Hyperlink"/>
                <w:noProof/>
              </w:rPr>
              <w:delText>Http Verbs</w:delText>
            </w:r>
            <w:r w:rsidDel="003B16AA">
              <w:rPr>
                <w:noProof/>
                <w:webHidden/>
              </w:rPr>
              <w:tab/>
              <w:delText>3</w:delText>
            </w:r>
          </w:del>
        </w:p>
        <w:p w14:paraId="34D8AE4B" w14:textId="77777777" w:rsidR="003B16AA" w:rsidDel="003B16AA" w:rsidRDefault="003B16AA">
          <w:pPr>
            <w:pStyle w:val="TOC3"/>
            <w:tabs>
              <w:tab w:val="left" w:pos="1320"/>
              <w:tab w:val="right" w:leader="dot" w:pos="9350"/>
            </w:tabs>
            <w:rPr>
              <w:del w:id="129" w:author="Peter Simpson" w:date="2018-10-04T10:49:00Z"/>
              <w:noProof/>
              <w:lang w:eastAsia="en-GB"/>
            </w:rPr>
          </w:pPr>
          <w:del w:id="130" w:author="Peter Simpson" w:date="2018-10-04T10:49:00Z">
            <w:r w:rsidRPr="003B16AA" w:rsidDel="003B16AA">
              <w:rPr>
                <w:rStyle w:val="Hyperlink"/>
                <w:noProof/>
              </w:rPr>
              <w:delText>1.2.5</w:delText>
            </w:r>
            <w:r w:rsidDel="003B16AA">
              <w:rPr>
                <w:noProof/>
                <w:lang w:eastAsia="en-GB"/>
              </w:rPr>
              <w:tab/>
            </w:r>
            <w:r w:rsidRPr="003B16AA" w:rsidDel="003B16AA">
              <w:rPr>
                <w:rStyle w:val="Hyperlink"/>
                <w:noProof/>
              </w:rPr>
              <w:delText>JSON Responses</w:delText>
            </w:r>
            <w:r w:rsidDel="003B16AA">
              <w:rPr>
                <w:noProof/>
                <w:webHidden/>
              </w:rPr>
              <w:tab/>
              <w:delText>3</w:delText>
            </w:r>
          </w:del>
        </w:p>
        <w:p w14:paraId="77A33C99" w14:textId="77777777" w:rsidR="003B16AA" w:rsidDel="003B16AA" w:rsidRDefault="003B16AA">
          <w:pPr>
            <w:pStyle w:val="TOC3"/>
            <w:tabs>
              <w:tab w:val="left" w:pos="1320"/>
              <w:tab w:val="right" w:leader="dot" w:pos="9350"/>
            </w:tabs>
            <w:rPr>
              <w:del w:id="131" w:author="Peter Simpson" w:date="2018-10-04T10:49:00Z"/>
              <w:noProof/>
              <w:lang w:eastAsia="en-GB"/>
            </w:rPr>
          </w:pPr>
          <w:del w:id="132" w:author="Peter Simpson" w:date="2018-10-04T10:49:00Z">
            <w:r w:rsidRPr="003B16AA" w:rsidDel="003B16AA">
              <w:rPr>
                <w:rStyle w:val="Hyperlink"/>
                <w:noProof/>
              </w:rPr>
              <w:delText>1.2.6</w:delText>
            </w:r>
            <w:r w:rsidDel="003B16AA">
              <w:rPr>
                <w:noProof/>
                <w:lang w:eastAsia="en-GB"/>
              </w:rPr>
              <w:tab/>
            </w:r>
            <w:r w:rsidRPr="003B16AA" w:rsidDel="003B16AA">
              <w:rPr>
                <w:rStyle w:val="Hyperlink"/>
                <w:noProof/>
              </w:rPr>
              <w:delText>Driver Exception Handling</w:delText>
            </w:r>
            <w:r w:rsidDel="003B16AA">
              <w:rPr>
                <w:noProof/>
                <w:webHidden/>
              </w:rPr>
              <w:tab/>
              <w:delText>3</w:delText>
            </w:r>
          </w:del>
        </w:p>
        <w:p w14:paraId="4C58B31E" w14:textId="77777777" w:rsidR="003B16AA" w:rsidDel="003B16AA" w:rsidRDefault="003B16AA">
          <w:pPr>
            <w:pStyle w:val="TOC3"/>
            <w:tabs>
              <w:tab w:val="left" w:pos="1320"/>
              <w:tab w:val="right" w:leader="dot" w:pos="9350"/>
            </w:tabs>
            <w:rPr>
              <w:del w:id="133" w:author="Peter Simpson" w:date="2018-10-04T10:49:00Z"/>
              <w:noProof/>
              <w:lang w:eastAsia="en-GB"/>
            </w:rPr>
          </w:pPr>
          <w:del w:id="134" w:author="Peter Simpson" w:date="2018-10-04T10:49:00Z">
            <w:r w:rsidRPr="003B16AA" w:rsidDel="003B16AA">
              <w:rPr>
                <w:rStyle w:val="Hyperlink"/>
                <w:noProof/>
              </w:rPr>
              <w:delText>1.2.7</w:delText>
            </w:r>
            <w:r w:rsidDel="003B16AA">
              <w:rPr>
                <w:noProof/>
                <w:lang w:eastAsia="en-GB"/>
              </w:rPr>
              <w:tab/>
            </w:r>
            <w:r w:rsidRPr="003B16AA" w:rsidDel="003B16AA">
              <w:rPr>
                <w:rStyle w:val="Hyperlink"/>
                <w:noProof/>
              </w:rPr>
              <w:delText>REST Server Exception Handling</w:delText>
            </w:r>
            <w:r w:rsidDel="003B16AA">
              <w:rPr>
                <w:noProof/>
                <w:webHidden/>
              </w:rPr>
              <w:tab/>
              <w:delText>4</w:delText>
            </w:r>
          </w:del>
        </w:p>
        <w:p w14:paraId="01DC515B" w14:textId="77777777" w:rsidR="003B16AA" w:rsidDel="003B16AA" w:rsidRDefault="003B16AA">
          <w:pPr>
            <w:pStyle w:val="TOC1"/>
            <w:tabs>
              <w:tab w:val="left" w:pos="442"/>
              <w:tab w:val="right" w:leader="dot" w:pos="9350"/>
            </w:tabs>
            <w:rPr>
              <w:del w:id="135" w:author="Peter Simpson" w:date="2018-10-04T10:49:00Z"/>
              <w:noProof/>
              <w:lang w:eastAsia="en-GB"/>
            </w:rPr>
          </w:pPr>
          <w:del w:id="136" w:author="Peter Simpson" w:date="2018-10-04T10:49:00Z">
            <w:r w:rsidRPr="003B16AA" w:rsidDel="003B16AA">
              <w:rPr>
                <w:rStyle w:val="Hyperlink"/>
                <w:noProof/>
              </w:rPr>
              <w:delText>2.</w:delText>
            </w:r>
            <w:r w:rsidDel="003B16AA">
              <w:rPr>
                <w:noProof/>
                <w:lang w:eastAsia="en-GB"/>
              </w:rPr>
              <w:tab/>
            </w:r>
            <w:r w:rsidRPr="003B16AA" w:rsidDel="003B16AA">
              <w:rPr>
                <w:rStyle w:val="Hyperlink"/>
                <w:noProof/>
              </w:rPr>
              <w:delText>ASCOM APIs - Essential Concepts</w:delText>
            </w:r>
            <w:r w:rsidDel="003B16AA">
              <w:rPr>
                <w:noProof/>
                <w:webHidden/>
              </w:rPr>
              <w:tab/>
              <w:delText>5</w:delText>
            </w:r>
          </w:del>
        </w:p>
        <w:p w14:paraId="7C29C029" w14:textId="77777777" w:rsidR="003B16AA" w:rsidDel="003B16AA" w:rsidRDefault="003B16AA">
          <w:pPr>
            <w:pStyle w:val="TOC3"/>
            <w:tabs>
              <w:tab w:val="left" w:pos="1320"/>
              <w:tab w:val="right" w:leader="dot" w:pos="9350"/>
            </w:tabs>
            <w:rPr>
              <w:del w:id="137" w:author="Peter Simpson" w:date="2018-10-04T10:49:00Z"/>
              <w:noProof/>
              <w:lang w:eastAsia="en-GB"/>
            </w:rPr>
          </w:pPr>
          <w:del w:id="138" w:author="Peter Simpson" w:date="2018-10-04T10:49:00Z">
            <w:r w:rsidRPr="003B16AA" w:rsidDel="003B16AA">
              <w:rPr>
                <w:rStyle w:val="Hyperlink"/>
                <w:noProof/>
              </w:rPr>
              <w:delText>2.1.1</w:delText>
            </w:r>
            <w:r w:rsidDel="003B16AA">
              <w:rPr>
                <w:noProof/>
                <w:lang w:eastAsia="en-GB"/>
              </w:rPr>
              <w:tab/>
            </w:r>
            <w:r w:rsidRPr="003B16AA" w:rsidDel="003B16AA">
              <w:rPr>
                <w:rStyle w:val="Hyperlink"/>
                <w:noProof/>
              </w:rPr>
              <w:delText>Object Models - Properties and Methods</w:delText>
            </w:r>
            <w:r w:rsidDel="003B16AA">
              <w:rPr>
                <w:noProof/>
                <w:webHidden/>
              </w:rPr>
              <w:tab/>
              <w:delText>5</w:delText>
            </w:r>
          </w:del>
        </w:p>
        <w:p w14:paraId="68BDD643" w14:textId="77777777" w:rsidR="003B16AA" w:rsidDel="003B16AA" w:rsidRDefault="003B16AA">
          <w:pPr>
            <w:pStyle w:val="TOC3"/>
            <w:tabs>
              <w:tab w:val="left" w:pos="1320"/>
              <w:tab w:val="right" w:leader="dot" w:pos="9350"/>
            </w:tabs>
            <w:rPr>
              <w:del w:id="139" w:author="Peter Simpson" w:date="2018-10-04T10:49:00Z"/>
              <w:noProof/>
              <w:lang w:eastAsia="en-GB"/>
            </w:rPr>
          </w:pPr>
          <w:del w:id="140" w:author="Peter Simpson" w:date="2018-10-04T10:49:00Z">
            <w:r w:rsidRPr="003B16AA" w:rsidDel="003B16AA">
              <w:rPr>
                <w:rStyle w:val="Hyperlink"/>
                <w:noProof/>
              </w:rPr>
              <w:delText>2.1.2</w:delText>
            </w:r>
            <w:r w:rsidDel="003B16AA">
              <w:rPr>
                <w:noProof/>
                <w:lang w:eastAsia="en-GB"/>
              </w:rPr>
              <w:tab/>
            </w:r>
            <w:r w:rsidRPr="003B16AA" w:rsidDel="003B16AA">
              <w:rPr>
                <w:rStyle w:val="Hyperlink"/>
                <w:noProof/>
              </w:rPr>
              <w:delText>ASCOM API Characteristics</w:delText>
            </w:r>
            <w:r w:rsidDel="003B16AA">
              <w:rPr>
                <w:noProof/>
                <w:webHidden/>
              </w:rPr>
              <w:tab/>
              <w:delText>5</w:delText>
            </w:r>
          </w:del>
        </w:p>
        <w:p w14:paraId="55D1B25D" w14:textId="77777777" w:rsidR="003B16AA" w:rsidDel="003B16AA" w:rsidRDefault="003B16AA">
          <w:pPr>
            <w:pStyle w:val="TOC3"/>
            <w:tabs>
              <w:tab w:val="left" w:pos="1320"/>
              <w:tab w:val="right" w:leader="dot" w:pos="9350"/>
            </w:tabs>
            <w:rPr>
              <w:del w:id="141" w:author="Peter Simpson" w:date="2018-10-04T10:49:00Z"/>
              <w:noProof/>
              <w:lang w:eastAsia="en-GB"/>
            </w:rPr>
          </w:pPr>
          <w:del w:id="142" w:author="Peter Simpson" w:date="2018-10-04T10:49:00Z">
            <w:r w:rsidRPr="003B16AA" w:rsidDel="003B16AA">
              <w:rPr>
                <w:rStyle w:val="Hyperlink"/>
                <w:noProof/>
              </w:rPr>
              <w:delText>2.1.3</w:delText>
            </w:r>
            <w:r w:rsidDel="003B16AA">
              <w:rPr>
                <w:noProof/>
                <w:lang w:eastAsia="en-GB"/>
              </w:rPr>
              <w:tab/>
            </w:r>
            <w:r w:rsidRPr="003B16AA" w:rsidDel="003B16AA">
              <w:rPr>
                <w:rStyle w:val="Hyperlink"/>
                <w:noProof/>
              </w:rPr>
              <w:delText>Behavioural Rules</w:delText>
            </w:r>
            <w:r w:rsidDel="003B16AA">
              <w:rPr>
                <w:noProof/>
                <w:webHidden/>
              </w:rPr>
              <w:tab/>
              <w:delText>6</w:delText>
            </w:r>
          </w:del>
        </w:p>
        <w:p w14:paraId="68B47472" w14:textId="77777777" w:rsidR="003B16AA" w:rsidRDefault="003B16AA">
          <w:pPr>
            <w:rPr>
              <w:ins w:id="143" w:author="Peter Simpson" w:date="2018-10-04T10:47:00Z"/>
            </w:rPr>
          </w:pPr>
          <w:ins w:id="144" w:author="Peter Simpson" w:date="2018-10-04T10:47:00Z">
            <w:r>
              <w:rPr>
                <w:b/>
                <w:bCs/>
                <w:noProof/>
              </w:rPr>
              <w:fldChar w:fldCharType="end"/>
            </w:r>
          </w:ins>
        </w:p>
        <w:customXmlInsRangeStart w:id="145" w:author="Peter Simpson" w:date="2018-10-04T10:48:00Z"/>
      </w:sdtContent>
    </w:sdt>
    <w:customXmlInsRangeEnd w:id="145"/>
    <w:p w14:paraId="6DE4315F" w14:textId="77777777" w:rsidR="007B75DA" w:rsidRDefault="006C15D2">
      <w:pPr>
        <w:pStyle w:val="Heading1"/>
        <w:numPr>
          <w:ilvl w:val="0"/>
          <w:numId w:val="29"/>
        </w:numPr>
        <w:rPr>
          <w:ins w:id="146" w:author="Peter Simpson" w:date="2018-10-04T09:57:00Z"/>
        </w:rPr>
      </w:pPr>
      <w:del w:id="147" w:author="Peter Simpson" w:date="2018-10-02T20:11:00Z">
        <w:r w:rsidDel="007479DA">
          <w:lastRenderedPageBreak/>
          <w:delText xml:space="preserve">Part </w:delText>
        </w:r>
        <w:r w:rsidR="00A15ED9" w:rsidDel="007479DA">
          <w:fldChar w:fldCharType="begin"/>
        </w:r>
        <w:r w:rsidR="00A15ED9" w:rsidDel="007479DA">
          <w:delInstrText xml:space="preserve"> REF _Ref525981825 \n </w:delInstrText>
        </w:r>
        <w:r w:rsidR="00A15ED9" w:rsidDel="007479DA">
          <w:fldChar w:fldCharType="separate"/>
        </w:r>
        <w:r w:rsidR="00E075C1" w:rsidDel="007479DA">
          <w:delText>1</w:delText>
        </w:r>
        <w:r w:rsidR="00A15ED9" w:rsidDel="007479DA">
          <w:fldChar w:fldCharType="end"/>
        </w:r>
        <w:r w:rsidDel="007479DA">
          <w:delText xml:space="preserve"> - </w:delText>
        </w:r>
      </w:del>
      <w:bookmarkStart w:id="148" w:name="_Toc526418511"/>
      <w:r w:rsidR="007B75DA">
        <w:t xml:space="preserve">ASCOM </w:t>
      </w:r>
      <w:bookmarkEnd w:id="48"/>
      <w:bookmarkEnd w:id="47"/>
      <w:r w:rsidR="00A351C2">
        <w:t>REST</w:t>
      </w:r>
      <w:bookmarkEnd w:id="148"/>
    </w:p>
    <w:p w14:paraId="6647024B" w14:textId="77777777" w:rsidR="001345B2" w:rsidRPr="001345B2" w:rsidRDefault="00E63957">
      <w:pPr>
        <w:rPr>
          <w:rPrChange w:id="149" w:author="Peter Simpson" w:date="2018-10-04T09:57:00Z">
            <w:rPr/>
          </w:rPrChange>
        </w:rPr>
        <w:pPrChange w:id="150" w:author="Peter Simpson" w:date="2018-10-04T09:57:00Z">
          <w:pPr>
            <w:pStyle w:val="Heading1"/>
          </w:pPr>
        </w:pPrChange>
      </w:pPr>
      <w:ins w:id="151" w:author="Peter Simpson" w:date="2018-10-04T09:57:00Z">
        <w:r>
          <w:t>This document is the technical reference for the ASCOM REST APIs</w:t>
        </w:r>
      </w:ins>
      <w:ins w:id="152" w:author="Peter Simpson" w:date="2018-10-04T09:58:00Z">
        <w:r>
          <w:t xml:space="preserve"> and describes how to exploit the API</w:t>
        </w:r>
      </w:ins>
      <w:ins w:id="153" w:author="Peter Simpson" w:date="2018-10-04T09:59:00Z">
        <w:r>
          <w:t>. It also explains some of the fundamental behavioural principles th</w:t>
        </w:r>
      </w:ins>
      <w:ins w:id="154" w:author="Peter Simpson" w:date="2018-10-04T10:00:00Z">
        <w:r>
          <w:t>at underly the APIs and their effective exploitation.</w:t>
        </w:r>
      </w:ins>
    </w:p>
    <w:p w14:paraId="4D2FEFF5" w14:textId="77777777" w:rsidR="007B75DA" w:rsidDel="001345B2" w:rsidRDefault="006376EB">
      <w:pPr>
        <w:pStyle w:val="Heading2"/>
        <w:rPr>
          <w:del w:id="155" w:author="Peter Simpson" w:date="2018-10-04T09:57:00Z"/>
        </w:rPr>
      </w:pPr>
      <w:del w:id="156" w:author="Peter Simpson" w:date="2018-10-04T09:57:00Z">
        <w:r w:rsidDel="001345B2">
          <w:delText>Background and Overview</w:delText>
        </w:r>
        <w:bookmarkStart w:id="157" w:name="_Toc526413400"/>
        <w:bookmarkStart w:id="158" w:name="_Toc526413650"/>
        <w:bookmarkStart w:id="159" w:name="_Toc526413907"/>
        <w:bookmarkStart w:id="160" w:name="_Toc526418512"/>
        <w:bookmarkEnd w:id="157"/>
        <w:bookmarkEnd w:id="158"/>
        <w:bookmarkEnd w:id="159"/>
        <w:bookmarkEnd w:id="160"/>
      </w:del>
    </w:p>
    <w:p w14:paraId="43155562" w14:textId="77777777" w:rsidR="007479DA" w:rsidDel="007479DA" w:rsidRDefault="0032182E">
      <w:pPr>
        <w:pStyle w:val="Heading2"/>
        <w:rPr>
          <w:del w:id="161" w:author="Peter Simpson" w:date="2018-10-02T20:08:00Z"/>
          <w:moveTo w:id="162" w:author="Peter Simpson" w:date="2018-10-02T20:02:00Z"/>
        </w:rPr>
        <w:pPrChange w:id="163" w:author="Peter Simpson" w:date="2018-10-03T20:18:00Z">
          <w:pPr/>
        </w:pPrChange>
      </w:pPr>
      <w:del w:id="164" w:author="Peter Simpson" w:date="2018-10-04T09:54:00Z">
        <w:r w:rsidDel="001345B2">
          <w:delText>In 2001, a set of APIs</w:delText>
        </w:r>
        <w:r w:rsidDel="001345B2">
          <w:rPr>
            <w:rStyle w:val="FootnoteReference"/>
          </w:rPr>
          <w:footnoteReference w:id="1"/>
        </w:r>
        <w:r w:rsidDel="001345B2">
          <w:delText xml:space="preserve"> </w:delText>
        </w:r>
        <w:r w:rsidR="009C4B6A" w:rsidDel="001345B2">
          <w:delText>called ASCOM</w:delText>
        </w:r>
        <w:r w:rsidR="009C4B6A" w:rsidDel="001345B2">
          <w:rPr>
            <w:rStyle w:val="FootnoteReference"/>
          </w:rPr>
          <w:footnoteReference w:id="2"/>
        </w:r>
        <w:r w:rsidR="009C4B6A" w:rsidDel="001345B2">
          <w:delText xml:space="preserve"> </w:delText>
        </w:r>
        <w:r w:rsidDel="001345B2">
          <w:delText xml:space="preserve">was published and implemented using </w:delText>
        </w:r>
      </w:del>
      <w:del w:id="169" w:author="Peter Simpson" w:date="2018-10-01T20:53:00Z">
        <w:r w:rsidDel="0084638B">
          <w:delText xml:space="preserve">the </w:delText>
        </w:r>
      </w:del>
      <w:del w:id="170" w:author="Peter Simpson" w:date="2018-10-04T09:54:00Z">
        <w:r w:rsidDel="001345B2">
          <w:delText xml:space="preserve">cross-language COM services on the Windows OS. </w:delText>
        </w:r>
      </w:del>
      <w:del w:id="171" w:author="Peter Simpson" w:date="2018-10-01T20:57:00Z">
        <w:r w:rsidR="00273328" w:rsidDel="00655DFE">
          <w:delText>In this role</w:delText>
        </w:r>
      </w:del>
      <w:del w:id="172" w:author="Peter Simpson" w:date="2018-10-01T20:58:00Z">
        <w:r w:rsidR="00273328" w:rsidDel="00655DFE">
          <w:delText>,</w:delText>
        </w:r>
      </w:del>
      <w:del w:id="173" w:author="Peter Simpson" w:date="2018-10-04T09:54:00Z">
        <w:r w:rsidR="00273328" w:rsidDel="001345B2">
          <w:delText xml:space="preserve"> </w:delText>
        </w:r>
      </w:del>
      <w:del w:id="174" w:author="Peter Simpson" w:date="2018-10-01T20:41:00Z">
        <w:r w:rsidR="00273328" w:rsidDel="00A15ED9">
          <w:delText xml:space="preserve">a </w:delText>
        </w:r>
      </w:del>
      <w:del w:id="175" w:author="Peter Simpson" w:date="2018-10-04T09:54:00Z">
        <w:r w:rsidR="00273328" w:rsidDel="001345B2">
          <w:delText>standardized API provide</w:delText>
        </w:r>
      </w:del>
      <w:del w:id="176" w:author="Peter Simpson" w:date="2018-10-01T20:41:00Z">
        <w:r w:rsidR="00273328" w:rsidDel="00A15ED9">
          <w:delText>s</w:delText>
        </w:r>
      </w:del>
      <w:del w:id="177" w:author="Peter Simpson" w:date="2018-10-04T09:54:00Z">
        <w:r w:rsidR="00273328" w:rsidDel="001345B2">
          <w:delText xml:space="preserve"> access to astronomical instruments in a way that masks the individual uniqueness of each instrument</w:delText>
        </w:r>
      </w:del>
      <w:del w:id="178" w:author="Peter Simpson" w:date="2018-10-01T20:41:00Z">
        <w:r w:rsidR="00273328" w:rsidDel="00A15ED9">
          <w:delText xml:space="preserve"> of a given type</w:delText>
        </w:r>
      </w:del>
      <w:del w:id="179" w:author="Peter Simpson" w:date="2018-10-04T09:54:00Z">
        <w:r w:rsidR="00273328" w:rsidDel="001345B2">
          <w:delText xml:space="preserve"> (e.g. telescope mounts</w:delText>
        </w:r>
        <w:r w:rsidR="009C4B6A" w:rsidDel="001345B2">
          <w:delText>, cameras, focusers, etc.</w:delText>
        </w:r>
        <w:r w:rsidR="00273328" w:rsidDel="001345B2">
          <w:delText xml:space="preserve">). Thus applications can freely use many different </w:delText>
        </w:r>
        <w:r w:rsidR="009C4B6A" w:rsidDel="001345B2">
          <w:delText>variations of a device type</w:delText>
        </w:r>
        <w:r w:rsidR="00273328" w:rsidDel="001345B2">
          <w:delText xml:space="preserve"> with no special understanding or program logic for the various </w:delText>
        </w:r>
        <w:r w:rsidR="009C4B6A" w:rsidDel="001345B2">
          <w:delText xml:space="preserve">device types out there. For example, planetarium can steer </w:delText>
        </w:r>
      </w:del>
      <w:del w:id="180" w:author="Peter Simpson" w:date="2018-10-01T20:58:00Z">
        <w:r w:rsidR="009C4B6A" w:rsidDel="00655DFE">
          <w:delText xml:space="preserve">a </w:delText>
        </w:r>
      </w:del>
      <w:del w:id="181" w:author="Peter Simpson" w:date="2018-10-04T09:54:00Z">
        <w:r w:rsidR="009C4B6A" w:rsidDel="001345B2">
          <w:delText>telescope via the ASCOM Telescope API without any specific knowledge of the mount's operation. The ASCOM APIs opened up the astronomy software community to innovation and competition</w:delText>
        </w:r>
      </w:del>
      <w:del w:id="182" w:author="Peter Simpson" w:date="2018-10-01T21:05:00Z">
        <w:r w:rsidR="009C4B6A" w:rsidDel="006A7938">
          <w:delText xml:space="preserve"> by eliminating the need for each developer to "support" each type of mount out there. Standard API calls are all that is needed.</w:delText>
        </w:r>
      </w:del>
      <w:moveToRangeStart w:id="183" w:author="Peter Simpson" w:date="2018-10-02T20:02:00Z" w:name="move526273861"/>
      <w:moveTo w:id="184" w:author="Peter Simpson" w:date="2018-10-02T20:02:00Z">
        <w:del w:id="185" w:author="Peter Simpson" w:date="2018-10-04T09:54:00Z">
          <w:r w:rsidR="007479DA" w:rsidDel="001345B2">
            <w:delText>The ASCOM interfaces have proven themselves to be robust, mature, stable</w:delText>
          </w:r>
        </w:del>
        <w:del w:id="186" w:author="Peter Simpson" w:date="2018-10-02T20:02:00Z">
          <w:r w:rsidR="007479DA" w:rsidDel="007479DA">
            <w:delText>,</w:delText>
          </w:r>
        </w:del>
        <w:del w:id="187" w:author="Peter Simpson" w:date="2018-10-04T09:54:00Z">
          <w:r w:rsidR="007479DA" w:rsidDel="001345B2">
            <w:delText xml:space="preserve"> and suitable to the mission. For many years they have provided application developers and device makers with interoperation </w:delText>
          </w:r>
        </w:del>
        <w:del w:id="188" w:author="Peter Simpson" w:date="2018-10-02T20:02:00Z">
          <w:r w:rsidR="007479DA" w:rsidDel="007479DA">
            <w:delText xml:space="preserve">and very few, if any, </w:delText>
          </w:r>
        </w:del>
        <w:del w:id="189" w:author="Peter Simpson" w:date="2018-10-04T09:54:00Z">
          <w:r w:rsidR="007479DA" w:rsidDel="001345B2">
            <w:delText>need for revision or expansion. The fundamentals are clearly solid</w:delText>
          </w:r>
        </w:del>
        <w:del w:id="190" w:author="Peter Simpson" w:date="2018-10-02T20:05:00Z">
          <w:r w:rsidR="007479DA" w:rsidDel="007479DA">
            <w:delText xml:space="preserve">. </w:delText>
          </w:r>
        </w:del>
        <w:del w:id="191" w:author="Peter Simpson" w:date="2018-10-02T20:08:00Z">
          <w:r w:rsidR="007479DA" w:rsidDel="007479DA">
            <w:delText>Thus as a software developer or device maker, you can minimize your design risk by using the ASCOM APIs as opposed to inventing your own. Also note that by inventing your own API and (even riskier) transport protocols you are placing a requirement on others to implement your private API and transport protocols. You become a lone voice in the wilderness.</w:delText>
          </w:r>
          <w:bookmarkStart w:id="192" w:name="_Toc526274655"/>
          <w:bookmarkStart w:id="193" w:name="_Toc526279192"/>
          <w:bookmarkStart w:id="194" w:name="_Toc526280520"/>
          <w:bookmarkStart w:id="195" w:name="_Toc526323156"/>
          <w:bookmarkStart w:id="196" w:name="_Toc526323378"/>
          <w:bookmarkStart w:id="197" w:name="_Toc526323432"/>
          <w:bookmarkStart w:id="198" w:name="_Toc526323588"/>
          <w:bookmarkStart w:id="199" w:name="_Toc526323642"/>
          <w:bookmarkStart w:id="200" w:name="_Toc526332172"/>
          <w:bookmarkStart w:id="201" w:name="_Toc526332337"/>
          <w:bookmarkStart w:id="202" w:name="_Toc526332501"/>
          <w:bookmarkStart w:id="203" w:name="_Toc526332665"/>
          <w:bookmarkStart w:id="204" w:name="_Toc526332835"/>
          <w:bookmarkStart w:id="205" w:name="_Toc526333005"/>
          <w:bookmarkStart w:id="206" w:name="_Toc526333169"/>
          <w:bookmarkStart w:id="207" w:name="_Toc526333339"/>
          <w:bookmarkStart w:id="208" w:name="_Toc526333503"/>
          <w:bookmarkStart w:id="209" w:name="_Toc526333668"/>
          <w:bookmarkStart w:id="210" w:name="_Toc526333831"/>
          <w:bookmarkStart w:id="211" w:name="_Toc526333994"/>
          <w:bookmarkStart w:id="212" w:name="_Toc526334157"/>
          <w:bookmarkStart w:id="213" w:name="_Toc526334321"/>
          <w:bookmarkStart w:id="214" w:name="_Toc526334484"/>
          <w:bookmarkStart w:id="215" w:name="_Toc526334648"/>
          <w:bookmarkStart w:id="216" w:name="_Toc526334812"/>
          <w:bookmarkStart w:id="217" w:name="_Toc526334977"/>
          <w:bookmarkStart w:id="218" w:name="_Toc526335141"/>
          <w:bookmarkStart w:id="219" w:name="_Toc526335306"/>
          <w:bookmarkStart w:id="220" w:name="_Toc526335469"/>
          <w:bookmarkStart w:id="221" w:name="_Toc526335632"/>
          <w:bookmarkStart w:id="222" w:name="_Toc526335806"/>
          <w:bookmarkStart w:id="223" w:name="_Toc526335948"/>
          <w:bookmarkStart w:id="224" w:name="_Toc526336092"/>
          <w:bookmarkStart w:id="225" w:name="_Toc526336236"/>
          <w:bookmarkStart w:id="226" w:name="_Toc526336379"/>
          <w:bookmarkStart w:id="227" w:name="_Toc526336548"/>
          <w:bookmarkStart w:id="228" w:name="_Toc526336718"/>
          <w:bookmarkStart w:id="229" w:name="_Toc526336888"/>
          <w:bookmarkStart w:id="230" w:name="_Toc526337058"/>
          <w:bookmarkStart w:id="231" w:name="_Toc526360866"/>
          <w:bookmarkStart w:id="232" w:name="_Toc526362034"/>
          <w:bookmarkStart w:id="233" w:name="_Toc526362121"/>
          <w:bookmarkStart w:id="234" w:name="_Toc526367879"/>
          <w:bookmarkStart w:id="235" w:name="_Toc526408245"/>
          <w:bookmarkStart w:id="236" w:name="_Toc526408406"/>
          <w:bookmarkStart w:id="237" w:name="_Toc526408493"/>
          <w:bookmarkStart w:id="238" w:name="_Toc526408580"/>
          <w:bookmarkStart w:id="239" w:name="_Toc526409229"/>
          <w:bookmarkStart w:id="240" w:name="_Toc526410320"/>
          <w:bookmarkStart w:id="241" w:name="_Toc526413401"/>
          <w:bookmarkStart w:id="242" w:name="_Toc526413651"/>
          <w:bookmarkStart w:id="243" w:name="_Toc526413908"/>
          <w:bookmarkStart w:id="244" w:name="_Toc526418513"/>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del>
      </w:moveTo>
    </w:p>
    <w:p w14:paraId="2479601A" w14:textId="77777777" w:rsidR="0032182E" w:rsidDel="001345B2" w:rsidRDefault="0032182E">
      <w:pPr>
        <w:pStyle w:val="Heading2"/>
        <w:rPr>
          <w:del w:id="245" w:author="Peter Simpson" w:date="2018-10-04T09:54:00Z"/>
        </w:rPr>
        <w:pPrChange w:id="246" w:author="Peter Simpson" w:date="2018-10-03T20:18:00Z">
          <w:pPr/>
        </w:pPrChange>
      </w:pPr>
      <w:bookmarkStart w:id="247" w:name="_Toc526410321"/>
      <w:bookmarkStart w:id="248" w:name="_Toc526413402"/>
      <w:bookmarkStart w:id="249" w:name="_Toc526413652"/>
      <w:bookmarkStart w:id="250" w:name="_Toc526413909"/>
      <w:bookmarkStart w:id="251" w:name="_Toc526418514"/>
      <w:bookmarkEnd w:id="247"/>
      <w:bookmarkEnd w:id="248"/>
      <w:bookmarkEnd w:id="249"/>
      <w:bookmarkEnd w:id="250"/>
      <w:bookmarkEnd w:id="251"/>
      <w:moveToRangeEnd w:id="183"/>
    </w:p>
    <w:p w14:paraId="5F689491" w14:textId="77777777" w:rsidR="00B15FD2" w:rsidRPr="00921400" w:rsidDel="00B15FD2" w:rsidRDefault="003E10BE">
      <w:pPr>
        <w:pStyle w:val="Heading2"/>
        <w:rPr>
          <w:del w:id="252" w:author="Peter Simpson" w:date="2018-10-02T21:03:00Z"/>
          <w:moveTo w:id="253" w:author="Peter Simpson" w:date="2018-10-01T21:52:00Z"/>
        </w:rPr>
        <w:pPrChange w:id="254" w:author="Peter Simpson" w:date="2018-10-03T20:18:00Z">
          <w:pPr>
            <w:keepLines/>
            <w:ind w:left="720" w:right="720"/>
            <w:jc w:val="both"/>
          </w:pPr>
        </w:pPrChange>
      </w:pPr>
      <w:del w:id="255" w:author="Peter Simpson" w:date="2018-10-01T21:09:00Z">
        <w:r w:rsidDel="006A7938">
          <w:delText xml:space="preserve">It has become clear that the Windows-only limitation of ASCOM is hindering its adoption. </w:delText>
        </w:r>
      </w:del>
      <w:del w:id="256" w:author="Peter Simpson" w:date="2018-10-01T21:10:00Z">
        <w:r w:rsidDel="006A7938">
          <w:delText>D</w:delText>
        </w:r>
      </w:del>
      <w:del w:id="257" w:author="Peter Simpson" w:date="2018-10-04T09:54:00Z">
        <w:r w:rsidDel="001345B2">
          <w:delText xml:space="preserve">evice </w:delText>
        </w:r>
      </w:del>
      <w:del w:id="258" w:author="Peter Simpson" w:date="2018-10-01T21:11:00Z">
        <w:r w:rsidDel="006A7938">
          <w:delText xml:space="preserve">makers are </w:delText>
        </w:r>
      </w:del>
      <w:del w:id="259" w:author="Peter Simpson" w:date="2018-10-04T09:54:00Z">
        <w:r w:rsidDel="001345B2">
          <w:delText>see</w:delText>
        </w:r>
      </w:del>
      <w:del w:id="260" w:author="Peter Simpson" w:date="2018-10-01T21:11:00Z">
        <w:r w:rsidDel="006A7938">
          <w:delText>ing</w:delText>
        </w:r>
      </w:del>
      <w:del w:id="261" w:author="Peter Simpson" w:date="2018-10-04T09:54:00Z">
        <w:r w:rsidDel="001345B2">
          <w:delText xml:space="preserve"> a need to </w:delText>
        </w:r>
      </w:del>
      <w:del w:id="262" w:author="Peter Simpson" w:date="2018-10-01T21:12:00Z">
        <w:r w:rsidDel="006A7938">
          <w:delText xml:space="preserve">provide access to their devices from software running on </w:delText>
        </w:r>
      </w:del>
      <w:del w:id="263" w:author="Peter Simpson" w:date="2018-10-04T09:54:00Z">
        <w:r w:rsidDel="001345B2">
          <w:delText xml:space="preserve">Mac OS and Linux. </w:delText>
        </w:r>
      </w:del>
      <w:del w:id="264" w:author="Peter Simpson" w:date="2018-10-01T21:24:00Z">
        <w:r w:rsidDel="00FF33E2">
          <w:delText xml:space="preserve">Thus </w:delText>
        </w:r>
      </w:del>
      <w:del w:id="265" w:author="Peter Simpson" w:date="2018-10-04T09:54:00Z">
        <w:r w:rsidDel="001345B2">
          <w:delText xml:space="preserve">the ASCOM Initiative has </w:delText>
        </w:r>
      </w:del>
      <w:del w:id="266" w:author="Peter Simpson" w:date="2018-10-01T21:24:00Z">
        <w:r w:rsidDel="00057049">
          <w:delText xml:space="preserve">implemented </w:delText>
        </w:r>
      </w:del>
      <w:del w:id="267" w:author="Peter Simpson" w:date="2018-10-04T09:54:00Z">
        <w:r w:rsidDel="001345B2">
          <w:delText>the ASCOM</w:delText>
        </w:r>
        <w:r w:rsidR="005E18E9" w:rsidDel="001345B2">
          <w:delText xml:space="preserve"> standard</w:delText>
        </w:r>
        <w:r w:rsidDel="001345B2">
          <w:delText xml:space="preserve"> APIs </w:delText>
        </w:r>
      </w:del>
      <w:del w:id="268" w:author="Peter Simpson" w:date="2018-10-01T21:24:00Z">
        <w:r w:rsidDel="00057049">
          <w:delText xml:space="preserve">on </w:delText>
        </w:r>
      </w:del>
      <w:del w:id="269" w:author="Peter Simpson" w:date="2018-10-04T09:54:00Z">
        <w:r w:rsidDel="001345B2">
          <w:delText xml:space="preserve">industry-accepted </w:delText>
        </w:r>
      </w:del>
      <w:del w:id="270" w:author="Peter Simpson" w:date="2018-10-01T21:25:00Z">
        <w:r w:rsidR="00CC4D97" w:rsidDel="00057049">
          <w:delText>technology for cross-platform and distributed systems</w:delText>
        </w:r>
      </w:del>
      <w:del w:id="271" w:author="Peter Simpson" w:date="2018-10-04T09:54:00Z">
        <w:r w:rsidR="00CC4D97" w:rsidDel="001345B2">
          <w:delText>,</w:delText>
        </w:r>
      </w:del>
      <w:del w:id="272" w:author="Peter Simpson" w:date="2018-10-01T21:23:00Z">
        <w:r w:rsidR="00CC4D97" w:rsidDel="00FF33E2">
          <w:delText xml:space="preserve"> </w:delText>
        </w:r>
      </w:del>
      <w:del w:id="273" w:author="Peter Simpson" w:date="2018-10-04T09:54:00Z">
        <w:r w:rsidR="00CC4D97" w:rsidDel="001345B2">
          <w:delText xml:space="preserve"> namely OpenAPI</w:delText>
        </w:r>
        <w:r w:rsidR="00CC4D97" w:rsidDel="001345B2">
          <w:rPr>
            <w:rStyle w:val="FootnoteReference"/>
          </w:rPr>
          <w:footnoteReference w:id="3"/>
        </w:r>
        <w:r w:rsidR="00CC4D97" w:rsidDel="001345B2">
          <w:delText xml:space="preserve"> and REST</w:delText>
        </w:r>
        <w:r w:rsidR="00CC4D97" w:rsidDel="001345B2">
          <w:rPr>
            <w:rStyle w:val="FootnoteReference"/>
          </w:rPr>
          <w:footnoteReference w:id="4"/>
        </w:r>
        <w:r w:rsidR="00CC4D97" w:rsidDel="001345B2">
          <w:delText xml:space="preserve"> with JSON</w:delText>
        </w:r>
        <w:r w:rsidR="00CC4D97" w:rsidDel="001345B2">
          <w:rPr>
            <w:rStyle w:val="FootnoteReference"/>
          </w:rPr>
          <w:footnoteReference w:id="5"/>
        </w:r>
        <w:r w:rsidR="00CC4D97" w:rsidDel="001345B2">
          <w:delText xml:space="preserve"> payloads.</w:delText>
        </w:r>
        <w:r w:rsidR="005E18E9" w:rsidDel="001345B2">
          <w:delText xml:space="preserve"> </w:delText>
        </w:r>
      </w:del>
      <w:del w:id="280" w:author="Peter Simpson" w:date="2018-10-02T19:53:00Z">
        <w:r w:rsidR="00E56064" w:rsidDel="00E66D29">
          <w:delText xml:space="preserve">This </w:delText>
        </w:r>
      </w:del>
      <w:del w:id="281" w:author="Peter Simpson" w:date="2018-10-01T21:25:00Z">
        <w:r w:rsidR="00E56064" w:rsidDel="00057049">
          <w:delText>allows</w:delText>
        </w:r>
      </w:del>
      <w:del w:id="282" w:author="Peter Simpson" w:date="2018-10-01T21:20:00Z">
        <w:r w:rsidR="00E56064" w:rsidDel="00FF33E2">
          <w:delText xml:space="preserve"> </w:delText>
        </w:r>
      </w:del>
      <w:del w:id="283" w:author="Peter Simpson" w:date="2018-10-01T21:23:00Z">
        <w:r w:rsidR="00E56064" w:rsidDel="00FF33E2">
          <w:delText>c</w:delText>
        </w:r>
      </w:del>
      <w:del w:id="284" w:author="Peter Simpson" w:date="2018-10-04T09:54:00Z">
        <w:r w:rsidR="00E56064" w:rsidDel="001345B2">
          <w:delText xml:space="preserve">lient </w:delText>
        </w:r>
      </w:del>
      <w:del w:id="285" w:author="Peter Simpson" w:date="2018-10-01T21:25:00Z">
        <w:r w:rsidR="00E56064" w:rsidDel="00057049">
          <w:delText xml:space="preserve">programmers </w:delText>
        </w:r>
      </w:del>
      <w:del w:id="286" w:author="Peter Simpson" w:date="2018-10-04T09:54:00Z">
        <w:r w:rsidR="00E56064" w:rsidDel="001345B2">
          <w:delText xml:space="preserve">on Mac and Linux to take advantage of the mature, stable, and already suitable ASCOM APIs. </w:delText>
        </w:r>
      </w:del>
      <w:del w:id="287" w:author="Peter Simpson" w:date="2018-10-01T21:20:00Z">
        <w:r w:rsidR="00E56064" w:rsidDel="00FF33E2">
          <w:delText>It also allows d</w:delText>
        </w:r>
      </w:del>
      <w:del w:id="288" w:author="Peter Simpson" w:date="2018-10-01T21:26:00Z">
        <w:r w:rsidR="00E56064" w:rsidDel="00057049">
          <w:delText xml:space="preserve">evice </w:delText>
        </w:r>
      </w:del>
      <w:del w:id="289" w:author="Peter Simpson" w:date="2018-10-01T21:21:00Z">
        <w:r w:rsidR="00E56064" w:rsidDel="00FF33E2">
          <w:delText xml:space="preserve">makers </w:delText>
        </w:r>
      </w:del>
      <w:del w:id="290" w:author="Peter Simpson" w:date="2018-10-01T21:26:00Z">
        <w:r w:rsidR="00E56064" w:rsidDel="00057049">
          <w:delText>to provide s</w:delText>
        </w:r>
      </w:del>
      <w:del w:id="291" w:author="Peter Simpson" w:date="2018-10-04T09:54:00Z">
        <w:r w:rsidR="00E56064" w:rsidDel="001345B2">
          <w:delText xml:space="preserve">elf-contained devices that </w:delText>
        </w:r>
      </w:del>
      <w:del w:id="292" w:author="Peter Simpson" w:date="2018-10-01T21:28:00Z">
        <w:r w:rsidR="00E56064" w:rsidDel="00057049">
          <w:delText xml:space="preserve">offer </w:delText>
        </w:r>
      </w:del>
      <w:del w:id="293" w:author="Peter Simpson" w:date="2018-10-04T09:54:00Z">
        <w:r w:rsidR="00E56064" w:rsidDel="001345B2">
          <w:delText xml:space="preserve">ASCOM standard APIs </w:delText>
        </w:r>
      </w:del>
      <w:del w:id="294" w:author="Peter Simpson" w:date="2018-10-01T21:29:00Z">
        <w:r w:rsidR="00E56064" w:rsidDel="00057049">
          <w:delText>with no host CPU box at all, just an Ethernet or WiFi connection</w:delText>
        </w:r>
      </w:del>
      <w:del w:id="295" w:author="Peter Simpson" w:date="2018-10-04T09:54:00Z">
        <w:r w:rsidR="00E56064" w:rsidDel="001345B2">
          <w:delText>.</w:delText>
        </w:r>
      </w:del>
      <w:del w:id="296" w:author="Peter Simpson" w:date="2018-10-01T21:22:00Z">
        <w:r w:rsidR="00E56064" w:rsidDel="00FF33E2">
          <w:delText xml:space="preserve"> Of course device makers </w:delText>
        </w:r>
        <w:r w:rsidR="00E56064" w:rsidRPr="00FF33E2" w:rsidDel="00FF33E2">
          <w:rPr>
            <w:i/>
          </w:rPr>
          <w:delText>can</w:delText>
        </w:r>
        <w:r w:rsidR="00E56064" w:rsidDel="00FF33E2">
          <w:delText xml:space="preserve"> </w:delText>
        </w:r>
      </w:del>
      <w:del w:id="297" w:author="Peter Simpson" w:date="2018-10-01T21:30:00Z">
        <w:r w:rsidR="00E56064" w:rsidDel="00057049">
          <w:delText>h</w:delText>
        </w:r>
      </w:del>
      <w:del w:id="298" w:author="Peter Simpson" w:date="2018-10-04T09:54:00Z">
        <w:r w:rsidR="00E56064" w:rsidDel="001345B2">
          <w:delText>ost</w:delText>
        </w:r>
      </w:del>
      <w:del w:id="299" w:author="Peter Simpson" w:date="2018-10-01T21:30:00Z">
        <w:r w:rsidR="00E56064" w:rsidDel="00057049">
          <w:delText xml:space="preserve"> </w:delText>
        </w:r>
      </w:del>
      <w:del w:id="300" w:author="Peter Simpson" w:date="2018-10-04T09:54:00Z">
        <w:r w:rsidR="00E56064" w:rsidDel="001345B2">
          <w:delText xml:space="preserve">drivers and engineering tools on MacOS </w:delText>
        </w:r>
      </w:del>
      <w:del w:id="301" w:author="Peter Simpson" w:date="2018-10-01T21:31:00Z">
        <w:r w:rsidR="00E56064" w:rsidDel="00057049">
          <w:delText xml:space="preserve">and </w:delText>
        </w:r>
      </w:del>
      <w:del w:id="302" w:author="Peter Simpson" w:date="2018-10-04T09:54:00Z">
        <w:r w:rsidR="00E56064" w:rsidDel="001345B2">
          <w:delText xml:space="preserve">Linux </w:delText>
        </w:r>
      </w:del>
      <w:del w:id="303" w:author="Peter Simpson" w:date="2018-10-01T21:23:00Z">
        <w:r w:rsidR="00E56064" w:rsidDel="00FF33E2">
          <w:delText xml:space="preserve">CPU boxes </w:delText>
        </w:r>
      </w:del>
      <w:del w:id="304" w:author="Peter Simpson" w:date="2018-10-01T21:31:00Z">
        <w:r w:rsidR="00E56064" w:rsidDel="00057049">
          <w:delText>just as they do today on W</w:delText>
        </w:r>
        <w:r w:rsidR="00496D2D" w:rsidDel="00057049">
          <w:delText>i</w:delText>
        </w:r>
        <w:r w:rsidR="00E56064" w:rsidDel="00057049">
          <w:delText>ndows</w:delText>
        </w:r>
      </w:del>
      <w:del w:id="305" w:author="Peter Simpson" w:date="2018-10-04T09:54:00Z">
        <w:r w:rsidR="00E56064" w:rsidDel="001345B2">
          <w:delText>.</w:delText>
        </w:r>
      </w:del>
      <w:moveToRangeStart w:id="306" w:author="Peter Simpson" w:date="2018-10-01T21:52:00Z" w:name="move526194054"/>
      <w:moveTo w:id="307" w:author="Peter Simpson" w:date="2018-10-01T21:52:00Z">
        <w:del w:id="308" w:author="Peter Simpson" w:date="2018-10-01T21:52:00Z">
          <w:r w:rsidR="00921400" w:rsidRPr="00921400" w:rsidDel="00921400">
            <w:rPr>
              <w:rPrChange w:id="309" w:author="Peter Simpson" w:date="2018-10-01T21:53:00Z">
                <w:rPr>
                  <w:shd w:val="clear" w:color="auto" w:fill="FFFF00"/>
                </w:rPr>
              </w:rPrChange>
            </w:rPr>
            <w:delText>All of this means that a</w:delText>
          </w:r>
        </w:del>
        <w:del w:id="310" w:author="Peter Simpson" w:date="2018-10-04T09:54:00Z">
          <w:r w:rsidR="00921400" w:rsidRPr="00921400" w:rsidDel="001345B2">
            <w:rPr>
              <w:rPrChange w:id="311" w:author="Peter Simpson" w:date="2018-10-01T21:53:00Z">
                <w:rPr>
                  <w:shd w:val="clear" w:color="auto" w:fill="FFFF00"/>
                </w:rPr>
              </w:rPrChange>
            </w:rPr>
            <w:delText xml:space="preserve">stronomy software and device makers </w:delText>
          </w:r>
        </w:del>
        <w:del w:id="312" w:author="Peter Simpson" w:date="2018-10-01T21:55:00Z">
          <w:r w:rsidR="00921400" w:rsidRPr="00921400" w:rsidDel="003F2AF3">
            <w:rPr>
              <w:rPrChange w:id="313" w:author="Peter Simpson" w:date="2018-10-01T21:53:00Z">
                <w:rPr>
                  <w:shd w:val="clear" w:color="auto" w:fill="FFFF00"/>
                </w:rPr>
              </w:rPrChange>
            </w:rPr>
            <w:delText xml:space="preserve">who choose to use ASCOM REST </w:delText>
          </w:r>
        </w:del>
        <w:del w:id="314" w:author="Peter Simpson" w:date="2018-10-01T21:58:00Z">
          <w:r w:rsidR="00921400" w:rsidRPr="00921400" w:rsidDel="003F2AF3">
            <w:rPr>
              <w:rPrChange w:id="315" w:author="Peter Simpson" w:date="2018-10-01T21:53:00Z">
                <w:rPr>
                  <w:shd w:val="clear" w:color="auto" w:fill="FFFF00"/>
                </w:rPr>
              </w:rPrChange>
            </w:rPr>
            <w:delText xml:space="preserve">can </w:delText>
          </w:r>
        </w:del>
        <w:del w:id="316" w:author="Peter Simpson" w:date="2018-10-04T09:54:00Z">
          <w:r w:rsidR="00921400" w:rsidRPr="00921400" w:rsidDel="001345B2">
            <w:rPr>
              <w:rPrChange w:id="317" w:author="Peter Simpson" w:date="2018-10-01T21:53:00Z">
                <w:rPr>
                  <w:shd w:val="clear" w:color="auto" w:fill="FFFF00"/>
                </w:rPr>
              </w:rPrChange>
            </w:rPr>
            <w:delText xml:space="preserve">eliminate a </w:delText>
          </w:r>
        </w:del>
        <w:del w:id="318" w:author="Peter Simpson" w:date="2018-10-01T21:55:00Z">
          <w:r w:rsidR="00921400" w:rsidRPr="00921400" w:rsidDel="003F2AF3">
            <w:rPr>
              <w:rPrChange w:id="319" w:author="Peter Simpson" w:date="2018-10-01T21:53:00Z">
                <w:rPr>
                  <w:shd w:val="clear" w:color="auto" w:fill="FFFF00"/>
                </w:rPr>
              </w:rPrChange>
            </w:rPr>
            <w:delText xml:space="preserve">huge </w:delText>
          </w:r>
        </w:del>
        <w:del w:id="320" w:author="Peter Simpson" w:date="2018-10-04T09:54:00Z">
          <w:r w:rsidR="00921400" w:rsidRPr="00921400" w:rsidDel="001345B2">
            <w:rPr>
              <w:rPrChange w:id="321" w:author="Peter Simpson" w:date="2018-10-01T21:53:00Z">
                <w:rPr>
                  <w:shd w:val="clear" w:color="auto" w:fill="FFFF00"/>
                </w:rPr>
              </w:rPrChange>
            </w:rPr>
            <w:delText xml:space="preserve">part of the design risk </w:delText>
          </w:r>
        </w:del>
        <w:del w:id="322" w:author="Peter Simpson" w:date="2018-10-01T21:56:00Z">
          <w:r w:rsidR="00921400" w:rsidRPr="00921400" w:rsidDel="003F2AF3">
            <w:rPr>
              <w:rPrChange w:id="323" w:author="Peter Simpson" w:date="2018-10-01T21:53:00Z">
                <w:rPr>
                  <w:shd w:val="clear" w:color="auto" w:fill="FFFF00"/>
                </w:rPr>
              </w:rPrChange>
            </w:rPr>
            <w:delText xml:space="preserve">of expanding </w:delText>
          </w:r>
        </w:del>
        <w:del w:id="324" w:author="Peter Simpson" w:date="2018-10-01T21:57:00Z">
          <w:r w:rsidR="00921400" w:rsidRPr="00921400" w:rsidDel="003F2AF3">
            <w:rPr>
              <w:rPrChange w:id="325" w:author="Peter Simpson" w:date="2018-10-01T21:53:00Z">
                <w:rPr>
                  <w:shd w:val="clear" w:color="auto" w:fill="FFFF00"/>
                </w:rPr>
              </w:rPrChange>
            </w:rPr>
            <w:delText xml:space="preserve">into </w:delText>
          </w:r>
        </w:del>
        <w:del w:id="326" w:author="Peter Simpson" w:date="2018-10-04T09:54:00Z">
          <w:r w:rsidR="00921400" w:rsidRPr="00921400" w:rsidDel="001345B2">
            <w:rPr>
              <w:rPrChange w:id="327" w:author="Peter Simpson" w:date="2018-10-01T21:53:00Z">
                <w:rPr>
                  <w:shd w:val="clear" w:color="auto" w:fill="FFFF00"/>
                </w:rPr>
              </w:rPrChange>
            </w:rPr>
            <w:delText>the Mac OS and Linux platforms</w:delText>
          </w:r>
        </w:del>
        <w:del w:id="328" w:author="Peter Simpson" w:date="2018-10-01T21:57:00Z">
          <w:r w:rsidR="00921400" w:rsidRPr="00921400" w:rsidDel="003F2AF3">
            <w:rPr>
              <w:rPrChange w:id="329" w:author="Peter Simpson" w:date="2018-10-01T21:53:00Z">
                <w:rPr>
                  <w:shd w:val="clear" w:color="auto" w:fill="FFFF00"/>
                </w:rPr>
              </w:rPrChange>
            </w:rPr>
            <w:delText xml:space="preserve">, as well as the design risk of </w:delText>
          </w:r>
        </w:del>
        <w:del w:id="330" w:author="Peter Simpson" w:date="2018-10-04T09:54:00Z">
          <w:r w:rsidR="00921400" w:rsidRPr="00921400" w:rsidDel="001345B2">
            <w:rPr>
              <w:rPrChange w:id="331" w:author="Peter Simpson" w:date="2018-10-01T21:53:00Z">
                <w:rPr>
                  <w:shd w:val="clear" w:color="auto" w:fill="FFFF00"/>
                </w:rPr>
              </w:rPrChange>
            </w:rPr>
            <w:delText>distribut</w:delText>
          </w:r>
        </w:del>
        <w:del w:id="332" w:author="Peter Simpson" w:date="2018-10-01T21:59:00Z">
          <w:r w:rsidR="00921400" w:rsidRPr="00921400" w:rsidDel="003F2AF3">
            <w:rPr>
              <w:rPrChange w:id="333" w:author="Peter Simpson" w:date="2018-10-01T21:53:00Z">
                <w:rPr>
                  <w:shd w:val="clear" w:color="auto" w:fill="FFFF00"/>
                </w:rPr>
              </w:rPrChange>
            </w:rPr>
            <w:delText>ing</w:delText>
          </w:r>
        </w:del>
        <w:del w:id="334" w:author="Peter Simpson" w:date="2018-10-04T09:54:00Z">
          <w:r w:rsidR="00921400" w:rsidRPr="00921400" w:rsidDel="001345B2">
            <w:rPr>
              <w:rPrChange w:id="335" w:author="Peter Simpson" w:date="2018-10-01T21:53:00Z">
                <w:rPr>
                  <w:shd w:val="clear" w:color="auto" w:fill="FFFF00"/>
                </w:rPr>
              </w:rPrChange>
            </w:rPr>
            <w:delText xml:space="preserve"> systems</w:delText>
          </w:r>
        </w:del>
        <w:del w:id="336" w:author="Peter Simpson" w:date="2018-10-01T21:57:00Z">
          <w:r w:rsidR="00921400" w:rsidRPr="00921400" w:rsidDel="003F2AF3">
            <w:rPr>
              <w:rPrChange w:id="337" w:author="Peter Simpson" w:date="2018-10-01T21:53:00Z">
                <w:rPr>
                  <w:shd w:val="clear" w:color="auto" w:fill="FFFF00"/>
                </w:rPr>
              </w:rPrChange>
            </w:rPr>
            <w:delText xml:space="preserve"> across multiple heterogeneous hosts via the internet.</w:delText>
          </w:r>
        </w:del>
        <w:del w:id="338" w:author="Peter Simpson" w:date="2018-10-01T21:54:00Z">
          <w:r w:rsidR="00921400" w:rsidRPr="00921400" w:rsidDel="00921400">
            <w:rPr>
              <w:rPrChange w:id="339" w:author="Peter Simpson" w:date="2018-10-01T21:53:00Z">
                <w:rPr>
                  <w:shd w:val="clear" w:color="auto" w:fill="FFFF00"/>
                </w:rPr>
              </w:rPrChange>
            </w:rPr>
            <w:delText xml:space="preserve"> It also provides a seamless and instant migration path.</w:delText>
          </w:r>
        </w:del>
        <w:del w:id="340" w:author="Peter Simpson" w:date="2018-10-01T21:57:00Z">
          <w:r w:rsidR="00921400" w:rsidRPr="00921400" w:rsidDel="003F2AF3">
            <w:rPr>
              <w:rPrChange w:id="341" w:author="Peter Simpson" w:date="2018-10-01T21:53:00Z">
                <w:rPr>
                  <w:shd w:val="clear" w:color="auto" w:fill="FFFF00"/>
                </w:rPr>
              </w:rPrChange>
            </w:rPr>
            <w:delText xml:space="preserve"> </w:delText>
          </w:r>
        </w:del>
        <w:del w:id="342" w:author="Peter Simpson" w:date="2018-10-01T21:54:00Z">
          <w:r w:rsidR="00921400" w:rsidRPr="00921400" w:rsidDel="003F2AF3">
            <w:rPr>
              <w:rPrChange w:id="343" w:author="Peter Simpson" w:date="2018-10-01T21:53:00Z">
                <w:rPr>
                  <w:shd w:val="clear" w:color="auto" w:fill="FFFF00"/>
                </w:rPr>
              </w:rPrChange>
            </w:rPr>
            <w:delText>T</w:delText>
          </w:r>
        </w:del>
        <w:del w:id="344" w:author="Peter Simpson" w:date="2018-10-01T21:58:00Z">
          <w:r w:rsidR="00921400" w:rsidRPr="00921400" w:rsidDel="003F2AF3">
            <w:rPr>
              <w:rPrChange w:id="345" w:author="Peter Simpson" w:date="2018-10-01T21:53:00Z">
                <w:rPr>
                  <w:shd w:val="clear" w:color="auto" w:fill="FFFF00"/>
                </w:rPr>
              </w:rPrChange>
            </w:rPr>
            <w:delText>he ASCOM abstract APIs are mature, stable, and have been proven suitable for the mission over the last twenty years.</w:delText>
          </w:r>
        </w:del>
        <w:bookmarkStart w:id="346" w:name="_Toc526279194"/>
        <w:bookmarkStart w:id="347" w:name="_Toc526280522"/>
        <w:bookmarkStart w:id="348" w:name="_Toc526323158"/>
        <w:bookmarkStart w:id="349" w:name="_Toc526323380"/>
        <w:bookmarkStart w:id="350" w:name="_Toc526323434"/>
        <w:bookmarkStart w:id="351" w:name="_Toc526323590"/>
        <w:bookmarkStart w:id="352" w:name="_Toc526323644"/>
        <w:bookmarkStart w:id="353" w:name="_Toc526332174"/>
        <w:bookmarkStart w:id="354" w:name="_Toc526332339"/>
        <w:bookmarkStart w:id="355" w:name="_Toc526332503"/>
        <w:bookmarkStart w:id="356" w:name="_Toc526332667"/>
        <w:bookmarkStart w:id="357" w:name="_Toc526332837"/>
        <w:bookmarkStart w:id="358" w:name="_Toc526333007"/>
        <w:bookmarkStart w:id="359" w:name="_Toc526333171"/>
        <w:bookmarkStart w:id="360" w:name="_Toc526333341"/>
        <w:bookmarkStart w:id="361" w:name="_Toc526333505"/>
        <w:bookmarkStart w:id="362" w:name="_Toc526333670"/>
        <w:bookmarkStart w:id="363" w:name="_Toc526333833"/>
        <w:bookmarkStart w:id="364" w:name="_Toc526333996"/>
        <w:bookmarkStart w:id="365" w:name="_Toc526334159"/>
        <w:bookmarkStart w:id="366" w:name="_Toc526334323"/>
        <w:bookmarkStart w:id="367" w:name="_Toc526334486"/>
        <w:bookmarkStart w:id="368" w:name="_Toc526334650"/>
        <w:bookmarkStart w:id="369" w:name="_Toc526334814"/>
        <w:bookmarkStart w:id="370" w:name="_Toc526334979"/>
        <w:bookmarkStart w:id="371" w:name="_Toc526335143"/>
        <w:bookmarkStart w:id="372" w:name="_Toc526335308"/>
        <w:bookmarkStart w:id="373" w:name="_Toc526335471"/>
        <w:bookmarkStart w:id="374" w:name="_Toc526335634"/>
        <w:bookmarkStart w:id="375" w:name="_Toc526335808"/>
        <w:bookmarkStart w:id="376" w:name="_Toc526335950"/>
        <w:bookmarkStart w:id="377" w:name="_Toc526336094"/>
        <w:bookmarkStart w:id="378" w:name="_Toc526336238"/>
        <w:bookmarkStart w:id="379" w:name="_Toc526336381"/>
        <w:bookmarkStart w:id="380" w:name="_Toc526336550"/>
        <w:bookmarkStart w:id="381" w:name="_Toc526336720"/>
        <w:bookmarkStart w:id="382" w:name="_Toc526336890"/>
        <w:bookmarkStart w:id="383" w:name="_Toc526337060"/>
        <w:bookmarkStart w:id="384" w:name="_Toc526360868"/>
        <w:bookmarkStart w:id="385" w:name="_Toc526362036"/>
        <w:bookmarkStart w:id="386" w:name="_Toc526362123"/>
        <w:bookmarkStart w:id="387" w:name="_Toc526367881"/>
        <w:bookmarkStart w:id="388" w:name="_Toc526408247"/>
        <w:bookmarkStart w:id="389" w:name="_Toc526408408"/>
        <w:bookmarkStart w:id="390" w:name="_Toc526408495"/>
        <w:bookmarkStart w:id="391" w:name="_Toc526408582"/>
        <w:bookmarkStart w:id="392" w:name="_Toc526409231"/>
        <w:bookmarkStart w:id="393" w:name="_Toc526410322"/>
        <w:bookmarkStart w:id="394" w:name="_Toc526413403"/>
        <w:bookmarkStart w:id="395" w:name="_Toc526413653"/>
        <w:bookmarkStart w:id="396" w:name="_Toc526413910"/>
        <w:bookmarkStart w:id="397" w:name="_Toc52641851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moveTo>
    </w:p>
    <w:p w14:paraId="4A1877AF" w14:textId="77777777" w:rsidR="00921400" w:rsidRPr="00E56064" w:rsidDel="003F2AF3" w:rsidRDefault="00921400">
      <w:pPr>
        <w:pStyle w:val="Heading2"/>
        <w:rPr>
          <w:del w:id="398" w:author="Peter Simpson" w:date="2018-10-01T21:59:00Z"/>
        </w:rPr>
        <w:pPrChange w:id="399" w:author="Peter Simpson" w:date="2018-10-03T20:18:00Z">
          <w:pPr/>
        </w:pPrChange>
      </w:pPr>
      <w:bookmarkStart w:id="400" w:name="_Toc526274657"/>
      <w:bookmarkStart w:id="401" w:name="_Toc526279195"/>
      <w:bookmarkStart w:id="402" w:name="_Toc526280523"/>
      <w:bookmarkStart w:id="403" w:name="_Toc526323159"/>
      <w:bookmarkStart w:id="404" w:name="_Toc526323381"/>
      <w:bookmarkStart w:id="405" w:name="_Toc526323435"/>
      <w:bookmarkStart w:id="406" w:name="_Toc526323591"/>
      <w:bookmarkStart w:id="407" w:name="_Toc526323645"/>
      <w:bookmarkStart w:id="408" w:name="_Toc526332175"/>
      <w:bookmarkStart w:id="409" w:name="_Toc526332340"/>
      <w:bookmarkStart w:id="410" w:name="_Toc526332504"/>
      <w:bookmarkStart w:id="411" w:name="_Toc526332668"/>
      <w:bookmarkStart w:id="412" w:name="_Toc526332838"/>
      <w:bookmarkStart w:id="413" w:name="_Toc526333008"/>
      <w:bookmarkStart w:id="414" w:name="_Toc526333172"/>
      <w:bookmarkStart w:id="415" w:name="_Toc526333342"/>
      <w:bookmarkStart w:id="416" w:name="_Toc526333506"/>
      <w:bookmarkStart w:id="417" w:name="_Toc526333671"/>
      <w:bookmarkStart w:id="418" w:name="_Toc526333834"/>
      <w:bookmarkStart w:id="419" w:name="_Toc526333997"/>
      <w:bookmarkStart w:id="420" w:name="_Toc526334160"/>
      <w:bookmarkStart w:id="421" w:name="_Toc526334324"/>
      <w:bookmarkStart w:id="422" w:name="_Toc526334487"/>
      <w:bookmarkStart w:id="423" w:name="_Toc526334651"/>
      <w:bookmarkStart w:id="424" w:name="_Toc526334815"/>
      <w:bookmarkStart w:id="425" w:name="_Toc526334980"/>
      <w:bookmarkStart w:id="426" w:name="_Toc526335144"/>
      <w:bookmarkStart w:id="427" w:name="_Toc526335309"/>
      <w:bookmarkStart w:id="428" w:name="_Toc526335472"/>
      <w:bookmarkStart w:id="429" w:name="_Toc526335635"/>
      <w:bookmarkStart w:id="430" w:name="_Toc526335809"/>
      <w:bookmarkStart w:id="431" w:name="_Toc526335951"/>
      <w:bookmarkStart w:id="432" w:name="_Toc526336095"/>
      <w:bookmarkStart w:id="433" w:name="_Toc526336239"/>
      <w:bookmarkStart w:id="434" w:name="_Toc526336382"/>
      <w:bookmarkStart w:id="435" w:name="_Toc526336551"/>
      <w:bookmarkStart w:id="436" w:name="_Toc526336721"/>
      <w:bookmarkStart w:id="437" w:name="_Toc526336891"/>
      <w:bookmarkStart w:id="438" w:name="_Toc526337061"/>
      <w:bookmarkStart w:id="439" w:name="_Toc526360869"/>
      <w:bookmarkStart w:id="440" w:name="_Toc526362037"/>
      <w:bookmarkStart w:id="441" w:name="_Toc526362124"/>
      <w:bookmarkStart w:id="442" w:name="_Toc526367882"/>
      <w:bookmarkStart w:id="443" w:name="_Toc526408248"/>
      <w:bookmarkStart w:id="444" w:name="_Toc526408409"/>
      <w:bookmarkStart w:id="445" w:name="_Toc526408496"/>
      <w:bookmarkStart w:id="446" w:name="_Toc526408583"/>
      <w:bookmarkStart w:id="447" w:name="_Toc526409232"/>
      <w:bookmarkStart w:id="448" w:name="_Toc526410323"/>
      <w:bookmarkStart w:id="449" w:name="_Toc526413404"/>
      <w:bookmarkStart w:id="450" w:name="_Toc526413654"/>
      <w:bookmarkStart w:id="451" w:name="_Toc526413911"/>
      <w:bookmarkStart w:id="452" w:name="_Toc526418516"/>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moveToRangeEnd w:id="306"/>
    </w:p>
    <w:p w14:paraId="27B45BD4" w14:textId="77777777" w:rsidR="009C4B6A" w:rsidDel="001345B2" w:rsidRDefault="00496D2D" w:rsidP="0032182E">
      <w:pPr>
        <w:rPr>
          <w:del w:id="453" w:author="Peter Simpson" w:date="2018-10-04T09:54:00Z"/>
        </w:rPr>
      </w:pPr>
      <w:del w:id="454" w:author="Peter Simpson" w:date="2018-10-01T21:43:00Z">
        <w:r w:rsidDel="002D225B">
          <w:delText xml:space="preserve">ASCOM over REST is not a dream, it's real. </w:delText>
        </w:r>
      </w:del>
      <w:del w:id="455" w:author="Peter Simpson" w:date="2018-10-04T09:54:00Z">
        <w:r w:rsidR="005E18E9" w:rsidDel="001345B2">
          <w:delText>ASCOM principal developer Peter Simpson has developed</w:delText>
        </w:r>
        <w:r w:rsidR="007D7016" w:rsidDel="001345B2">
          <w:delText xml:space="preserve"> and made available Open Source </w:delText>
        </w:r>
      </w:del>
      <w:del w:id="456" w:author="Peter Simpson" w:date="2018-10-01T21:46:00Z">
        <w:r w:rsidR="005E18E9" w:rsidDel="00341E44">
          <w:delText xml:space="preserve"> </w:delText>
        </w:r>
      </w:del>
      <w:del w:id="457" w:author="Peter Simpson" w:date="2018-10-04T09:54:00Z">
        <w:r w:rsidR="005E18E9" w:rsidDel="001345B2">
          <w:delText>a complete set of tools that allow transparent operation of today's COM-based APIs across REST-based connections. Any device with a</w:delText>
        </w:r>
        <w:r w:rsidR="00D03FC3" w:rsidDel="001345B2">
          <w:delText xml:space="preserve"> COM-based</w:delText>
        </w:r>
        <w:r w:rsidR="005E18E9" w:rsidDel="001345B2">
          <w:delText xml:space="preserve"> ASCOM driver can today </w:delText>
        </w:r>
        <w:r w:rsidR="00D03FC3" w:rsidDel="001345B2">
          <w:delText xml:space="preserve">interoperate with any COM-based ASCOM client program anywhere in the world, over the internet, using the new REST-based APIs. </w:delText>
        </w:r>
      </w:del>
      <w:del w:id="458" w:author="Peter Simpson" w:date="2018-10-02T21:31:00Z">
        <w:r w:rsidR="00D03FC3" w:rsidDel="002A0496">
          <w:delText xml:space="preserve">Part </w:delText>
        </w:r>
        <w:r w:rsidR="00A15ED9" w:rsidDel="002A0496">
          <w:fldChar w:fldCharType="begin"/>
        </w:r>
        <w:r w:rsidR="00A15ED9" w:rsidDel="002A0496">
          <w:delInstrText xml:space="preserve"> REF _Ref525992981 \n </w:delInstrText>
        </w:r>
        <w:r w:rsidR="00A15ED9" w:rsidDel="002A0496">
          <w:fldChar w:fldCharType="separate"/>
        </w:r>
        <w:r w:rsidR="00E075C1" w:rsidDel="002A0496">
          <w:delText>2</w:delText>
        </w:r>
        <w:r w:rsidR="00A15ED9" w:rsidDel="002A0496">
          <w:fldChar w:fldCharType="end"/>
        </w:r>
        <w:r w:rsidR="00D03FC3" w:rsidDel="002A0496">
          <w:delText xml:space="preserve"> </w:delText>
        </w:r>
      </w:del>
      <w:del w:id="459" w:author="Peter Simpson" w:date="2018-10-04T09:54:00Z">
        <w:r w:rsidR="00D03FC3" w:rsidDel="001345B2">
          <w:delText xml:space="preserve">of this document describes this set of tools, called </w:delText>
        </w:r>
        <w:r w:rsidR="00D03FC3" w:rsidRPr="002A0496" w:rsidDel="001345B2">
          <w:rPr>
            <w:b/>
            <w:rPrChange w:id="460" w:author="Peter Simpson" w:date="2018-10-02T21:32:00Z">
              <w:rPr/>
            </w:rPrChange>
          </w:rPr>
          <w:delText>ASCOM Remote</w:delText>
        </w:r>
        <w:r w:rsidR="00D03FC3" w:rsidDel="001345B2">
          <w:delText>.</w:delText>
        </w:r>
        <w:bookmarkStart w:id="461" w:name="_Toc526410324"/>
        <w:bookmarkStart w:id="462" w:name="_Toc526413405"/>
        <w:bookmarkStart w:id="463" w:name="_Toc526413655"/>
        <w:bookmarkStart w:id="464" w:name="_Toc526413912"/>
        <w:bookmarkStart w:id="465" w:name="_Toc526418517"/>
        <w:bookmarkEnd w:id="461"/>
        <w:bookmarkEnd w:id="462"/>
        <w:bookmarkEnd w:id="463"/>
        <w:bookmarkEnd w:id="464"/>
        <w:bookmarkEnd w:id="465"/>
      </w:del>
    </w:p>
    <w:p w14:paraId="4D339308" w14:textId="77777777" w:rsidR="00BA3757" w:rsidDel="00BA3757" w:rsidRDefault="00496D2D">
      <w:pPr>
        <w:pStyle w:val="Heading1"/>
        <w:rPr>
          <w:del w:id="466" w:author="Peter Simpson" w:date="2018-10-02T21:26:00Z"/>
        </w:rPr>
        <w:pPrChange w:id="467" w:author="Peter Simpson" w:date="2018-10-03T13:03:00Z">
          <w:pPr/>
        </w:pPrChange>
      </w:pPr>
      <w:del w:id="468" w:author="Peter Simpson" w:date="2018-10-01T21:49:00Z">
        <w:r w:rsidDel="00921400">
          <w:delText xml:space="preserve">It should be clear that </w:delText>
        </w:r>
      </w:del>
      <w:del w:id="469" w:author="Peter Simpson" w:date="2018-10-04T09:54:00Z">
        <w:r w:rsidDel="001345B2">
          <w:delText xml:space="preserve">ASCOM Remote not only provides a useful remoting service to today's COM based ASCOM clients and drivers, it also </w:delText>
        </w:r>
        <w:r w:rsidRPr="00496D2D" w:rsidDel="001345B2">
          <w:rPr>
            <w:i/>
          </w:rPr>
          <w:delText>proves</w:delText>
        </w:r>
        <w:r w:rsidDel="001345B2">
          <w:delText xml:space="preserve"> that the </w:delText>
        </w:r>
        <w:r w:rsidR="002538B0" w:rsidDel="001345B2">
          <w:delText>ASCOM REST</w:delText>
        </w:r>
      </w:del>
      <w:del w:id="470" w:author="Peter Simpson" w:date="2018-10-01T21:48:00Z">
        <w:r w:rsidDel="00921400">
          <w:delText xml:space="preserve"> </w:delText>
        </w:r>
      </w:del>
      <w:del w:id="471" w:author="Peter Simpson" w:date="2018-10-04T09:54:00Z">
        <w:r w:rsidDel="001345B2">
          <w:delText xml:space="preserve"> implementation faithfully implements the standardized ASCOM abstract interfaces and API. </w:delText>
        </w:r>
        <w:r w:rsidR="00DA6610" w:rsidDel="001345B2">
          <w:delText xml:space="preserve"> </w:delText>
        </w:r>
        <w:r w:rsidDel="001345B2">
          <w:delText xml:space="preserve">Finally, ASCOM Remote </w:delText>
        </w:r>
      </w:del>
      <w:del w:id="472" w:author="Peter Simpson" w:date="2018-10-01T21:49:00Z">
        <w:r w:rsidDel="00921400">
          <w:delText xml:space="preserve">also </w:delText>
        </w:r>
      </w:del>
      <w:del w:id="473" w:author="Peter Simpson" w:date="2018-10-04T09:54:00Z">
        <w:r w:rsidDel="001345B2">
          <w:delText xml:space="preserve">provides both a reference implementation of the new </w:delText>
        </w:r>
        <w:r w:rsidR="002538B0" w:rsidDel="001345B2">
          <w:delText>ASCOM REST</w:delText>
        </w:r>
        <w:r w:rsidDel="001345B2">
          <w:delText xml:space="preserve"> APIs, </w:delText>
        </w:r>
      </w:del>
      <w:del w:id="474" w:author="Peter Simpson" w:date="2018-10-01T21:50:00Z">
        <w:r w:rsidDel="00921400">
          <w:delText xml:space="preserve">but </w:delText>
        </w:r>
        <w:r w:rsidR="00316B27" w:rsidDel="00921400">
          <w:delText xml:space="preserve">of course </w:delText>
        </w:r>
        <w:r w:rsidDel="00921400">
          <w:delText xml:space="preserve">also </w:delText>
        </w:r>
      </w:del>
      <w:del w:id="475" w:author="Peter Simpson" w:date="2018-10-04T09:54:00Z">
        <w:r w:rsidDel="001345B2">
          <w:delText xml:space="preserve">a smooth path to migration for manufacturers. </w:delText>
        </w:r>
      </w:del>
      <w:del w:id="476" w:author="Peter Simpson" w:date="2018-10-01T21:50:00Z">
        <w:r w:rsidDel="00921400">
          <w:delText>I</w:delText>
        </w:r>
      </w:del>
      <w:del w:id="477" w:author="Peter Simpson" w:date="2018-10-04T09:54:00Z">
        <w:r w:rsidDel="001345B2">
          <w:delText xml:space="preserve">t </w:delText>
        </w:r>
      </w:del>
      <w:del w:id="478" w:author="Peter Simpson" w:date="2018-10-01T21:50:00Z">
        <w:r w:rsidDel="00921400">
          <w:delText xml:space="preserve">would be </w:delText>
        </w:r>
      </w:del>
      <w:del w:id="479" w:author="Peter Simpson" w:date="2018-10-04T09:54:00Z">
        <w:r w:rsidDel="001345B2">
          <w:delText xml:space="preserve">possible </w:delText>
        </w:r>
        <w:r w:rsidRPr="00496D2D" w:rsidDel="001345B2">
          <w:rPr>
            <w:i/>
          </w:rPr>
          <w:delText>today</w:delText>
        </w:r>
        <w:r w:rsidDel="001345B2">
          <w:delText xml:space="preserve"> to build a focuser that implements the ASCOM Focuser API over REST, perhaps based on a micro-board processor such as the Raspberry Pi or Arduino, and instantly be compatible with </w:delText>
        </w:r>
        <w:r w:rsidRPr="000B3C3A" w:rsidDel="001345B2">
          <w:rPr>
            <w:i/>
          </w:rPr>
          <w:delText>today's</w:delText>
        </w:r>
        <w:r w:rsidDel="001345B2">
          <w:delText xml:space="preserve"> FocusMax</w:delText>
        </w:r>
        <w:r w:rsidR="000B3C3A" w:rsidDel="001345B2">
          <w:delText xml:space="preserve">, </w:delText>
        </w:r>
        <w:r w:rsidR="005C7390" w:rsidDel="001345B2">
          <w:delText xml:space="preserve">Optec </w:delText>
        </w:r>
        <w:r w:rsidR="000B3C3A" w:rsidDel="001345B2">
          <w:delText>FocusLock,</w:delText>
        </w:r>
        <w:r w:rsidDel="001345B2">
          <w:delText xml:space="preserve"> </w:delText>
        </w:r>
        <w:r w:rsidR="00DA6610" w:rsidDel="001345B2">
          <w:delText>MaxIm DL</w:delText>
        </w:r>
        <w:r w:rsidR="005C7390" w:rsidDel="001345B2">
          <w:delText xml:space="preserve"> AutoFocus</w:delText>
        </w:r>
        <w:r w:rsidR="00DA6610" w:rsidDel="001345B2">
          <w:delText xml:space="preserve">, </w:delText>
        </w:r>
        <w:r w:rsidR="000731AD" w:rsidDel="001345B2">
          <w:delText>A</w:delText>
        </w:r>
        <w:r w:rsidR="005C7390" w:rsidDel="001345B2">
          <w:delText>stroPhoto</w:delText>
        </w:r>
        <w:r w:rsidR="000731AD" w:rsidDel="001345B2">
          <w:delText>T</w:delText>
        </w:r>
        <w:r w:rsidR="005C7390" w:rsidDel="001345B2">
          <w:delText>ool</w:delText>
        </w:r>
        <w:r w:rsidR="000731AD" w:rsidDel="001345B2">
          <w:delText xml:space="preserve">, CCDAutoFocus (Images Plus), </w:delText>
        </w:r>
        <w:r w:rsidR="00D270B6" w:rsidDel="001345B2">
          <w:delText xml:space="preserve">Sequence Generator Pro, </w:delText>
        </w:r>
        <w:r w:rsidR="00DA6610" w:rsidDel="001345B2">
          <w:delText>and ScopeFocus-ASCOM</w:delText>
        </w:r>
        <w:r w:rsidR="00316B27" w:rsidDel="001345B2">
          <w:delText xml:space="preserve"> focusing </w:delText>
        </w:r>
        <w:r w:rsidDel="001345B2">
          <w:delText>software</w:delText>
        </w:r>
        <w:r w:rsidR="000731AD" w:rsidDel="001345B2">
          <w:delText>!</w:delText>
        </w:r>
        <w:r w:rsidDel="001345B2">
          <w:delText xml:space="preserve"> </w:delText>
        </w:r>
      </w:del>
      <w:bookmarkStart w:id="480" w:name="_Toc526279197"/>
      <w:bookmarkStart w:id="481" w:name="_Toc526280525"/>
      <w:bookmarkStart w:id="482" w:name="_Toc526323161"/>
      <w:bookmarkStart w:id="483" w:name="_Toc526323383"/>
      <w:bookmarkStart w:id="484" w:name="_Toc526323437"/>
      <w:bookmarkStart w:id="485" w:name="_Toc526323593"/>
      <w:bookmarkStart w:id="486" w:name="_Toc526323647"/>
      <w:bookmarkStart w:id="487" w:name="_Toc526332177"/>
      <w:bookmarkStart w:id="488" w:name="_Toc526332342"/>
      <w:bookmarkStart w:id="489" w:name="_Toc526332506"/>
      <w:bookmarkStart w:id="490" w:name="_Toc526332670"/>
      <w:bookmarkStart w:id="491" w:name="_Toc526332840"/>
      <w:bookmarkStart w:id="492" w:name="_Toc526333010"/>
      <w:bookmarkStart w:id="493" w:name="_Toc526333174"/>
      <w:bookmarkStart w:id="494" w:name="_Toc526333344"/>
      <w:bookmarkStart w:id="495" w:name="_Toc526333508"/>
      <w:bookmarkStart w:id="496" w:name="_Toc526333673"/>
      <w:bookmarkStart w:id="497" w:name="_Toc526333836"/>
      <w:bookmarkStart w:id="498" w:name="_Toc526333999"/>
      <w:bookmarkStart w:id="499" w:name="_Toc526334162"/>
      <w:bookmarkStart w:id="500" w:name="_Toc526334326"/>
      <w:bookmarkStart w:id="501" w:name="_Toc526334489"/>
      <w:bookmarkStart w:id="502" w:name="_Toc526334653"/>
      <w:bookmarkStart w:id="503" w:name="_Toc526334817"/>
      <w:bookmarkStart w:id="504" w:name="_Toc526334982"/>
      <w:bookmarkStart w:id="505" w:name="_Toc526335146"/>
      <w:bookmarkStart w:id="506" w:name="_Toc526335311"/>
      <w:bookmarkStart w:id="507" w:name="_Toc526335474"/>
      <w:bookmarkStart w:id="508" w:name="_Toc526335637"/>
      <w:bookmarkStart w:id="509" w:name="_Toc526335811"/>
      <w:bookmarkStart w:id="510" w:name="_Toc526335953"/>
      <w:bookmarkStart w:id="511" w:name="_Toc526336097"/>
      <w:bookmarkStart w:id="512" w:name="_Toc526336241"/>
      <w:bookmarkStart w:id="513" w:name="_Toc526336384"/>
      <w:bookmarkStart w:id="514" w:name="_Toc526336553"/>
      <w:bookmarkStart w:id="515" w:name="_Toc526336723"/>
      <w:bookmarkStart w:id="516" w:name="_Toc526336893"/>
      <w:bookmarkStart w:id="517" w:name="_Toc526337063"/>
      <w:bookmarkStart w:id="518" w:name="_Toc526360871"/>
      <w:bookmarkStart w:id="519" w:name="_Toc526362039"/>
      <w:bookmarkStart w:id="520" w:name="_Toc526362126"/>
      <w:bookmarkStart w:id="521" w:name="_Toc526367884"/>
      <w:bookmarkStart w:id="522" w:name="_Toc526408250"/>
      <w:bookmarkStart w:id="523" w:name="_Toc526408411"/>
      <w:bookmarkStart w:id="524" w:name="_Toc526408498"/>
      <w:bookmarkStart w:id="525" w:name="_Toc526408585"/>
      <w:bookmarkStart w:id="526" w:name="_Toc526409234"/>
      <w:bookmarkStart w:id="527" w:name="_Toc526410325"/>
      <w:bookmarkStart w:id="528" w:name="_Toc526413406"/>
      <w:bookmarkStart w:id="529" w:name="_Toc526413656"/>
      <w:bookmarkStart w:id="530" w:name="_Toc526413913"/>
      <w:bookmarkStart w:id="531" w:name="_Toc526418518"/>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p>
    <w:p w14:paraId="4E9C6A87" w14:textId="77777777" w:rsidR="00496D2D" w:rsidRPr="00163AEF" w:rsidDel="001345B2" w:rsidRDefault="00496D2D">
      <w:pPr>
        <w:pStyle w:val="Heading1"/>
        <w:rPr>
          <w:del w:id="532" w:author="Peter Simpson" w:date="2018-10-04T09:54:00Z"/>
          <w:moveFrom w:id="533" w:author="Peter Simpson" w:date="2018-10-01T21:52:00Z"/>
        </w:rPr>
        <w:pPrChange w:id="534" w:author="Peter Simpson" w:date="2018-10-03T13:03:00Z">
          <w:pPr>
            <w:keepLines/>
            <w:ind w:left="720" w:right="720"/>
            <w:jc w:val="both"/>
          </w:pPr>
        </w:pPrChange>
      </w:pPr>
      <w:moveFromRangeStart w:id="535" w:author="Peter Simpson" w:date="2018-10-01T21:52:00Z" w:name="move526194054"/>
      <w:moveFrom w:id="536" w:author="Peter Simpson" w:date="2018-10-01T21:52:00Z">
        <w:del w:id="537" w:author="Peter Simpson" w:date="2018-10-04T09:54:00Z">
          <w:r w:rsidRPr="00163AEF" w:rsidDel="001345B2">
            <w:rPr>
              <w:shd w:val="clear" w:color="auto" w:fill="FFFF00"/>
            </w:rPr>
            <w:delText xml:space="preserve">All of this means that astronomy software and device makers who choose to use </w:delText>
          </w:r>
          <w:r w:rsidR="002538B0" w:rsidRPr="00163AEF" w:rsidDel="001345B2">
            <w:rPr>
              <w:shd w:val="clear" w:color="auto" w:fill="FFFF00"/>
            </w:rPr>
            <w:delText>ASCOM REST</w:delText>
          </w:r>
          <w:r w:rsidRPr="00163AEF" w:rsidDel="001345B2">
            <w:rPr>
              <w:shd w:val="clear" w:color="auto" w:fill="FFFF00"/>
            </w:rPr>
            <w:delText xml:space="preserve"> </w:delText>
          </w:r>
          <w:r w:rsidR="001F6E32" w:rsidRPr="00163AEF" w:rsidDel="001345B2">
            <w:rPr>
              <w:shd w:val="clear" w:color="auto" w:fill="FFFF00"/>
            </w:rPr>
            <w:delText xml:space="preserve">can eliminate a huge part of the design risk of expanding into the Mac OS and Linux platforms, as well as </w:delText>
          </w:r>
          <w:r w:rsidR="00163AEF" w:rsidDel="001345B2">
            <w:rPr>
              <w:shd w:val="clear" w:color="auto" w:fill="FFFF00"/>
            </w:rPr>
            <w:delText xml:space="preserve">the design risk of </w:delText>
          </w:r>
          <w:r w:rsidR="001F6E32" w:rsidRPr="00163AEF" w:rsidDel="001345B2">
            <w:rPr>
              <w:shd w:val="clear" w:color="auto" w:fill="FFFF00"/>
            </w:rPr>
            <w:delText xml:space="preserve">distributing systems across multiple heterogeneous hosts via the internet. </w:delText>
          </w:r>
          <w:r w:rsidR="000B3C3A" w:rsidRPr="00163AEF" w:rsidDel="001345B2">
            <w:rPr>
              <w:shd w:val="clear" w:color="auto" w:fill="FFFF00"/>
            </w:rPr>
            <w:delText xml:space="preserve">It also provides a seamless and instant </w:delText>
          </w:r>
          <w:r w:rsidR="006F77FC" w:rsidRPr="00163AEF" w:rsidDel="001345B2">
            <w:rPr>
              <w:shd w:val="clear" w:color="auto" w:fill="FFFF00"/>
            </w:rPr>
            <w:delText>migration</w:delText>
          </w:r>
          <w:r w:rsidR="000B3C3A" w:rsidRPr="00163AEF" w:rsidDel="001345B2">
            <w:rPr>
              <w:shd w:val="clear" w:color="auto" w:fill="FFFF00"/>
            </w:rPr>
            <w:delText xml:space="preserve"> path. </w:delText>
          </w:r>
          <w:r w:rsidR="001F6E32" w:rsidRPr="00163AEF" w:rsidDel="001345B2">
            <w:rPr>
              <w:shd w:val="clear" w:color="auto" w:fill="FFFF00"/>
            </w:rPr>
            <w:delText xml:space="preserve">The ASCOM </w:delText>
          </w:r>
          <w:r w:rsidR="00476F19" w:rsidRPr="00163AEF" w:rsidDel="001345B2">
            <w:rPr>
              <w:shd w:val="clear" w:color="auto" w:fill="FFFF00"/>
            </w:rPr>
            <w:delText xml:space="preserve">abstract </w:delText>
          </w:r>
          <w:r w:rsidR="001F6E32" w:rsidRPr="00163AEF" w:rsidDel="001345B2">
            <w:rPr>
              <w:shd w:val="clear" w:color="auto" w:fill="FFFF00"/>
            </w:rPr>
            <w:delText>APIs are mature, stable, and have been proven suitable for the mission over the last twenty years.</w:delText>
          </w:r>
          <w:bookmarkStart w:id="538" w:name="_Toc526274659"/>
          <w:bookmarkStart w:id="539" w:name="_Toc526279198"/>
          <w:bookmarkStart w:id="540" w:name="_Toc526280526"/>
          <w:bookmarkStart w:id="541" w:name="_Toc526323162"/>
          <w:bookmarkStart w:id="542" w:name="_Toc526323384"/>
          <w:bookmarkStart w:id="543" w:name="_Toc526323438"/>
          <w:bookmarkStart w:id="544" w:name="_Toc526323594"/>
          <w:bookmarkStart w:id="545" w:name="_Toc526323648"/>
          <w:bookmarkStart w:id="546" w:name="_Toc526332178"/>
          <w:bookmarkStart w:id="547" w:name="_Toc526332343"/>
          <w:bookmarkStart w:id="548" w:name="_Toc526332507"/>
          <w:bookmarkStart w:id="549" w:name="_Toc526332671"/>
          <w:bookmarkStart w:id="550" w:name="_Toc526332841"/>
          <w:bookmarkStart w:id="551" w:name="_Toc526333011"/>
          <w:bookmarkStart w:id="552" w:name="_Toc526333175"/>
          <w:bookmarkStart w:id="553" w:name="_Toc526333345"/>
          <w:bookmarkStart w:id="554" w:name="_Toc526333509"/>
          <w:bookmarkStart w:id="555" w:name="_Toc526333674"/>
          <w:bookmarkStart w:id="556" w:name="_Toc526333837"/>
          <w:bookmarkStart w:id="557" w:name="_Toc526334000"/>
          <w:bookmarkStart w:id="558" w:name="_Toc526334163"/>
          <w:bookmarkStart w:id="559" w:name="_Toc526334327"/>
          <w:bookmarkStart w:id="560" w:name="_Toc526334490"/>
          <w:bookmarkStart w:id="561" w:name="_Toc526334654"/>
          <w:bookmarkStart w:id="562" w:name="_Toc526334818"/>
          <w:bookmarkStart w:id="563" w:name="_Toc526334983"/>
          <w:bookmarkStart w:id="564" w:name="_Toc526335147"/>
          <w:bookmarkStart w:id="565" w:name="_Toc526335312"/>
          <w:bookmarkStart w:id="566" w:name="_Toc526335475"/>
          <w:bookmarkStart w:id="567" w:name="_Toc526335638"/>
          <w:bookmarkStart w:id="568" w:name="_Toc526335812"/>
          <w:bookmarkStart w:id="569" w:name="_Toc526335954"/>
          <w:bookmarkStart w:id="570" w:name="_Toc526336098"/>
          <w:bookmarkStart w:id="571" w:name="_Toc526336242"/>
          <w:bookmarkStart w:id="572" w:name="_Toc526336385"/>
          <w:bookmarkStart w:id="573" w:name="_Toc526336554"/>
          <w:bookmarkStart w:id="574" w:name="_Toc526336724"/>
          <w:bookmarkStart w:id="575" w:name="_Toc526336894"/>
          <w:bookmarkStart w:id="576" w:name="_Toc526337064"/>
          <w:bookmarkStart w:id="577" w:name="_Toc526360872"/>
          <w:bookmarkStart w:id="578" w:name="_Toc526362040"/>
          <w:bookmarkStart w:id="579" w:name="_Toc526362127"/>
          <w:bookmarkStart w:id="580" w:name="_Toc526367885"/>
          <w:bookmarkStart w:id="581" w:name="_Toc526408251"/>
          <w:bookmarkStart w:id="582" w:name="_Toc526408412"/>
          <w:bookmarkStart w:id="583" w:name="_Toc526408499"/>
          <w:bookmarkStart w:id="584" w:name="_Toc526408586"/>
          <w:bookmarkStart w:id="585" w:name="_Toc526409235"/>
          <w:bookmarkStart w:id="586" w:name="_Toc526410326"/>
          <w:bookmarkStart w:id="587" w:name="_Toc526413407"/>
          <w:bookmarkStart w:id="588" w:name="_Toc526413657"/>
          <w:bookmarkStart w:id="589" w:name="_Toc526413914"/>
          <w:bookmarkStart w:id="590" w:name="_Toc526418519"/>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del>
      </w:moveFrom>
    </w:p>
    <w:moveFromRangeEnd w:id="535"/>
    <w:p w14:paraId="61AFA7F7" w14:textId="77777777" w:rsidR="00C26D9E" w:rsidDel="007479DA" w:rsidRDefault="00C26D9E">
      <w:pPr>
        <w:pStyle w:val="Heading1"/>
        <w:rPr>
          <w:del w:id="591" w:author="Peter Simpson" w:date="2018-10-02T20:09:00Z"/>
        </w:rPr>
        <w:pPrChange w:id="592" w:author="Peter Simpson" w:date="2018-10-03T13:03:00Z">
          <w:pPr>
            <w:pStyle w:val="Heading2"/>
          </w:pPr>
        </w:pPrChange>
      </w:pPr>
      <w:del w:id="593" w:author="Peter Simpson" w:date="2018-10-02T20:09:00Z">
        <w:r w:rsidDel="007479DA">
          <w:delText>Essential Concepts</w:delText>
        </w:r>
        <w:bookmarkStart w:id="594" w:name="_Toc526274660"/>
        <w:bookmarkStart w:id="595" w:name="_Toc526279199"/>
        <w:bookmarkStart w:id="596" w:name="_Toc526280527"/>
        <w:bookmarkStart w:id="597" w:name="_Toc526323163"/>
        <w:bookmarkStart w:id="598" w:name="_Toc526323385"/>
        <w:bookmarkStart w:id="599" w:name="_Toc526323439"/>
        <w:bookmarkStart w:id="600" w:name="_Toc526323595"/>
        <w:bookmarkStart w:id="601" w:name="_Toc526323649"/>
        <w:bookmarkStart w:id="602" w:name="_Toc526332179"/>
        <w:bookmarkStart w:id="603" w:name="_Toc526332344"/>
        <w:bookmarkStart w:id="604" w:name="_Toc526332508"/>
        <w:bookmarkStart w:id="605" w:name="_Toc526332672"/>
        <w:bookmarkStart w:id="606" w:name="_Toc526332842"/>
        <w:bookmarkStart w:id="607" w:name="_Toc526333012"/>
        <w:bookmarkStart w:id="608" w:name="_Toc526333176"/>
        <w:bookmarkStart w:id="609" w:name="_Toc526333346"/>
        <w:bookmarkStart w:id="610" w:name="_Toc526333510"/>
        <w:bookmarkStart w:id="611" w:name="_Toc526333675"/>
        <w:bookmarkStart w:id="612" w:name="_Toc526333838"/>
        <w:bookmarkStart w:id="613" w:name="_Toc526334001"/>
        <w:bookmarkStart w:id="614" w:name="_Toc526334164"/>
        <w:bookmarkStart w:id="615" w:name="_Toc526334328"/>
        <w:bookmarkStart w:id="616" w:name="_Toc526334491"/>
        <w:bookmarkStart w:id="617" w:name="_Toc526334655"/>
        <w:bookmarkStart w:id="618" w:name="_Toc526334819"/>
        <w:bookmarkStart w:id="619" w:name="_Toc526334984"/>
        <w:bookmarkStart w:id="620" w:name="_Toc526335148"/>
        <w:bookmarkStart w:id="621" w:name="_Toc526335313"/>
        <w:bookmarkStart w:id="622" w:name="_Toc526335476"/>
        <w:bookmarkStart w:id="623" w:name="_Toc526335639"/>
        <w:bookmarkStart w:id="624" w:name="_Toc526335813"/>
        <w:bookmarkStart w:id="625" w:name="_Toc526335955"/>
        <w:bookmarkStart w:id="626" w:name="_Toc526336099"/>
        <w:bookmarkStart w:id="627" w:name="_Toc526336243"/>
        <w:bookmarkStart w:id="628" w:name="_Toc526336386"/>
        <w:bookmarkStart w:id="629" w:name="_Toc526336555"/>
        <w:bookmarkStart w:id="630" w:name="_Toc526336725"/>
        <w:bookmarkStart w:id="631" w:name="_Toc526336895"/>
        <w:bookmarkStart w:id="632" w:name="_Toc526337065"/>
        <w:bookmarkStart w:id="633" w:name="_Toc526360873"/>
        <w:bookmarkStart w:id="634" w:name="_Toc526362041"/>
        <w:bookmarkStart w:id="635" w:name="_Toc526362128"/>
        <w:bookmarkStart w:id="636" w:name="_Toc526367886"/>
        <w:bookmarkStart w:id="637" w:name="_Toc526408252"/>
        <w:bookmarkStart w:id="638" w:name="_Toc526408413"/>
        <w:bookmarkStart w:id="639" w:name="_Toc526408500"/>
        <w:bookmarkStart w:id="640" w:name="_Toc526408587"/>
        <w:bookmarkStart w:id="641" w:name="_Toc526409236"/>
        <w:bookmarkStart w:id="642" w:name="_Toc526410327"/>
        <w:bookmarkStart w:id="643" w:name="_Toc526413408"/>
        <w:bookmarkStart w:id="644" w:name="_Toc526413658"/>
        <w:bookmarkStart w:id="645" w:name="_Toc526413915"/>
        <w:bookmarkStart w:id="646" w:name="_Toc526418520"/>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del>
    </w:p>
    <w:p w14:paraId="2ACB904A" w14:textId="77777777" w:rsidR="006376EB" w:rsidDel="007479DA" w:rsidRDefault="00A74BD8">
      <w:pPr>
        <w:pStyle w:val="Heading1"/>
        <w:rPr>
          <w:del w:id="647" w:author="Peter Simpson" w:date="2018-10-02T20:09:00Z"/>
          <w:moveFrom w:id="648" w:author="Peter Simpson" w:date="2018-10-02T20:02:00Z"/>
        </w:rPr>
        <w:pPrChange w:id="649" w:author="Peter Simpson" w:date="2018-10-03T13:03:00Z">
          <w:pPr/>
        </w:pPrChange>
      </w:pPr>
      <w:del w:id="650" w:author="Peter Simpson" w:date="2018-10-02T20:09:00Z">
        <w:r w:rsidDel="007479DA">
          <w:delText xml:space="preserve">Today's world is clearly modular, cross-platform, and distributed. The core aspect of any modular system is its interfaces. If a system is built on top of poorly designed interfaces, it suffers throughout its life with limitations, instabilities, gremlins, and the like. Interface design </w:delText>
        </w:r>
        <w:r w:rsidRPr="00A74BD8" w:rsidDel="007479DA">
          <w:rPr>
            <w:i/>
          </w:rPr>
          <w:delText>and negotiation</w:delText>
        </w:r>
        <w:r w:rsidDel="007479DA">
          <w:delText xml:space="preserve"> is an engineering art, the best practitioners are those that have suffered and learned. </w:delText>
        </w:r>
      </w:del>
      <w:moveFromRangeStart w:id="651" w:author="Peter Simpson" w:date="2018-10-02T20:02:00Z" w:name="move526273861"/>
      <w:moveFrom w:id="652" w:author="Peter Simpson" w:date="2018-10-02T20:02:00Z">
        <w:del w:id="653" w:author="Peter Simpson" w:date="2018-10-02T20:09:00Z">
          <w:r w:rsidDel="007479DA">
            <w:delText xml:space="preserve">The ASCOM interfaces have proven themselves to be robust, mature, stable, and suitable to the mission. For many years they have provided application developers and device makers with interoperation and very few, if any, need for revision or expansion. The fundamentals are clearly solid. </w:delText>
          </w:r>
          <w:r w:rsidR="009725C0" w:rsidDel="007479DA">
            <w:delText xml:space="preserve">Thus as a software developer or device maker, you can minimize your design risk by using the ASCOM APIs as </w:delText>
          </w:r>
          <w:r w:rsidR="007D246B" w:rsidDel="007479DA">
            <w:delText>opposed</w:delText>
          </w:r>
          <w:r w:rsidR="009725C0" w:rsidDel="007479DA">
            <w:delText xml:space="preserve"> to inventing your own. Also note that by inventing your own </w:delText>
          </w:r>
          <w:r w:rsidR="007D246B" w:rsidDel="007479DA">
            <w:delText xml:space="preserve">API and (even riskier) transport protocols </w:delText>
          </w:r>
          <w:r w:rsidR="009725C0" w:rsidDel="007479DA">
            <w:delText>you are placing a requirement on others to implement your private API</w:delText>
          </w:r>
          <w:r w:rsidR="007D246B" w:rsidDel="007479DA">
            <w:delText xml:space="preserve"> and transport protocols</w:delText>
          </w:r>
          <w:r w:rsidR="009725C0" w:rsidDel="007479DA">
            <w:delText>. You become a lone voice in the wilderness.</w:delText>
          </w:r>
          <w:bookmarkStart w:id="654" w:name="_Toc526274661"/>
          <w:bookmarkStart w:id="655" w:name="_Toc526279200"/>
          <w:bookmarkStart w:id="656" w:name="_Toc526280528"/>
          <w:bookmarkStart w:id="657" w:name="_Toc526323164"/>
          <w:bookmarkStart w:id="658" w:name="_Toc526323386"/>
          <w:bookmarkStart w:id="659" w:name="_Toc526323440"/>
          <w:bookmarkStart w:id="660" w:name="_Toc526323596"/>
          <w:bookmarkStart w:id="661" w:name="_Toc526323650"/>
          <w:bookmarkStart w:id="662" w:name="_Toc526332180"/>
          <w:bookmarkStart w:id="663" w:name="_Toc526332345"/>
          <w:bookmarkStart w:id="664" w:name="_Toc526332509"/>
          <w:bookmarkStart w:id="665" w:name="_Toc526332673"/>
          <w:bookmarkStart w:id="666" w:name="_Toc526332843"/>
          <w:bookmarkStart w:id="667" w:name="_Toc526333013"/>
          <w:bookmarkStart w:id="668" w:name="_Toc526333177"/>
          <w:bookmarkStart w:id="669" w:name="_Toc526333347"/>
          <w:bookmarkStart w:id="670" w:name="_Toc526333511"/>
          <w:bookmarkStart w:id="671" w:name="_Toc526333676"/>
          <w:bookmarkStart w:id="672" w:name="_Toc526333839"/>
          <w:bookmarkStart w:id="673" w:name="_Toc526334002"/>
          <w:bookmarkStart w:id="674" w:name="_Toc526334165"/>
          <w:bookmarkStart w:id="675" w:name="_Toc526334329"/>
          <w:bookmarkStart w:id="676" w:name="_Toc526334492"/>
          <w:bookmarkStart w:id="677" w:name="_Toc526334656"/>
          <w:bookmarkStart w:id="678" w:name="_Toc526334820"/>
          <w:bookmarkStart w:id="679" w:name="_Toc526334985"/>
          <w:bookmarkStart w:id="680" w:name="_Toc526335149"/>
          <w:bookmarkStart w:id="681" w:name="_Toc526335314"/>
          <w:bookmarkStart w:id="682" w:name="_Toc526335477"/>
          <w:bookmarkStart w:id="683" w:name="_Toc526335640"/>
          <w:bookmarkStart w:id="684" w:name="_Toc526335814"/>
          <w:bookmarkStart w:id="685" w:name="_Toc526335956"/>
          <w:bookmarkStart w:id="686" w:name="_Toc526336100"/>
          <w:bookmarkStart w:id="687" w:name="_Toc526336244"/>
          <w:bookmarkStart w:id="688" w:name="_Toc526336387"/>
          <w:bookmarkStart w:id="689" w:name="_Toc526336556"/>
          <w:bookmarkStart w:id="690" w:name="_Toc526336726"/>
          <w:bookmarkStart w:id="691" w:name="_Toc526336896"/>
          <w:bookmarkStart w:id="692" w:name="_Toc526337066"/>
          <w:bookmarkStart w:id="693" w:name="_Toc526360874"/>
          <w:bookmarkStart w:id="694" w:name="_Toc526362042"/>
          <w:bookmarkStart w:id="695" w:name="_Toc526362129"/>
          <w:bookmarkStart w:id="696" w:name="_Toc526367887"/>
          <w:bookmarkStart w:id="697" w:name="_Toc526408253"/>
          <w:bookmarkStart w:id="698" w:name="_Toc526408414"/>
          <w:bookmarkStart w:id="699" w:name="_Toc526408501"/>
          <w:bookmarkStart w:id="700" w:name="_Toc526408588"/>
          <w:bookmarkStart w:id="701" w:name="_Toc526409237"/>
          <w:bookmarkStart w:id="702" w:name="_Toc526410328"/>
          <w:bookmarkStart w:id="703" w:name="_Toc526413409"/>
          <w:bookmarkStart w:id="704" w:name="_Toc526413659"/>
          <w:bookmarkStart w:id="705" w:name="_Toc526413916"/>
          <w:bookmarkStart w:id="706" w:name="_Toc526418521"/>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del>
      </w:moveFrom>
    </w:p>
    <w:moveFromRangeEnd w:id="651"/>
    <w:p w14:paraId="5E6B2D64" w14:textId="77777777" w:rsidR="00A74BD8" w:rsidDel="007479DA" w:rsidRDefault="00A74BD8">
      <w:pPr>
        <w:pStyle w:val="Heading1"/>
        <w:rPr>
          <w:del w:id="707" w:author="Peter Simpson" w:date="2018-10-02T20:09:00Z"/>
        </w:rPr>
        <w:pPrChange w:id="708" w:author="Peter Simpson" w:date="2018-10-03T13:03:00Z">
          <w:pPr>
            <w:pStyle w:val="Heading3"/>
          </w:pPr>
        </w:pPrChange>
      </w:pPr>
      <w:del w:id="709" w:author="Peter Simpson" w:date="2018-10-02T20:09:00Z">
        <w:r w:rsidDel="007479DA">
          <w:delText>Object Models - Properties and Methods</w:delText>
        </w:r>
        <w:bookmarkStart w:id="710" w:name="_Toc526274662"/>
        <w:bookmarkStart w:id="711" w:name="_Toc526279201"/>
        <w:bookmarkStart w:id="712" w:name="_Toc526280529"/>
        <w:bookmarkStart w:id="713" w:name="_Toc526323165"/>
        <w:bookmarkStart w:id="714" w:name="_Toc526323387"/>
        <w:bookmarkStart w:id="715" w:name="_Toc526323441"/>
        <w:bookmarkStart w:id="716" w:name="_Toc526323597"/>
        <w:bookmarkStart w:id="717" w:name="_Toc526323651"/>
        <w:bookmarkStart w:id="718" w:name="_Toc526332181"/>
        <w:bookmarkStart w:id="719" w:name="_Toc526332346"/>
        <w:bookmarkStart w:id="720" w:name="_Toc526332510"/>
        <w:bookmarkStart w:id="721" w:name="_Toc526332674"/>
        <w:bookmarkStart w:id="722" w:name="_Toc526332844"/>
        <w:bookmarkStart w:id="723" w:name="_Toc526333014"/>
        <w:bookmarkStart w:id="724" w:name="_Toc526333178"/>
        <w:bookmarkStart w:id="725" w:name="_Toc526333348"/>
        <w:bookmarkStart w:id="726" w:name="_Toc526333512"/>
        <w:bookmarkStart w:id="727" w:name="_Toc526333677"/>
        <w:bookmarkStart w:id="728" w:name="_Toc526333840"/>
        <w:bookmarkStart w:id="729" w:name="_Toc526334003"/>
        <w:bookmarkStart w:id="730" w:name="_Toc526334166"/>
        <w:bookmarkStart w:id="731" w:name="_Toc526334330"/>
        <w:bookmarkStart w:id="732" w:name="_Toc526334493"/>
        <w:bookmarkStart w:id="733" w:name="_Toc526334657"/>
        <w:bookmarkStart w:id="734" w:name="_Toc526334821"/>
        <w:bookmarkStart w:id="735" w:name="_Toc526334986"/>
        <w:bookmarkStart w:id="736" w:name="_Toc526335150"/>
        <w:bookmarkStart w:id="737" w:name="_Toc526335315"/>
        <w:bookmarkStart w:id="738" w:name="_Toc526335478"/>
        <w:bookmarkStart w:id="739" w:name="_Toc526335641"/>
        <w:bookmarkStart w:id="740" w:name="_Toc526335815"/>
        <w:bookmarkStart w:id="741" w:name="_Toc526335957"/>
        <w:bookmarkStart w:id="742" w:name="_Toc526336101"/>
        <w:bookmarkStart w:id="743" w:name="_Toc526336245"/>
        <w:bookmarkStart w:id="744" w:name="_Toc526336388"/>
        <w:bookmarkStart w:id="745" w:name="_Toc526336557"/>
        <w:bookmarkStart w:id="746" w:name="_Toc526336727"/>
        <w:bookmarkStart w:id="747" w:name="_Toc526336897"/>
        <w:bookmarkStart w:id="748" w:name="_Toc526337067"/>
        <w:bookmarkStart w:id="749" w:name="_Toc526360875"/>
        <w:bookmarkStart w:id="750" w:name="_Toc526362043"/>
        <w:bookmarkStart w:id="751" w:name="_Toc526362130"/>
        <w:bookmarkStart w:id="752" w:name="_Toc526367888"/>
        <w:bookmarkStart w:id="753" w:name="_Toc526408254"/>
        <w:bookmarkStart w:id="754" w:name="_Toc526408415"/>
        <w:bookmarkStart w:id="755" w:name="_Toc526408502"/>
        <w:bookmarkStart w:id="756" w:name="_Toc526408589"/>
        <w:bookmarkStart w:id="757" w:name="_Toc526409238"/>
        <w:bookmarkStart w:id="758" w:name="_Toc526410329"/>
        <w:bookmarkStart w:id="759" w:name="_Toc526413410"/>
        <w:bookmarkStart w:id="760" w:name="_Toc526413660"/>
        <w:bookmarkStart w:id="761" w:name="_Toc526413917"/>
        <w:bookmarkStart w:id="762" w:name="_Toc526418522"/>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del>
    </w:p>
    <w:p w14:paraId="50B92C3F" w14:textId="77777777" w:rsidR="00A74BD8" w:rsidDel="007479DA" w:rsidRDefault="00A74BD8">
      <w:pPr>
        <w:pStyle w:val="Heading1"/>
        <w:rPr>
          <w:del w:id="763" w:author="Peter Simpson" w:date="2018-10-02T20:09:00Z"/>
        </w:rPr>
        <w:pPrChange w:id="764" w:author="Peter Simpson" w:date="2018-10-03T13:03:00Z">
          <w:pPr/>
        </w:pPrChange>
      </w:pPr>
      <w:del w:id="765" w:author="Peter Simpson" w:date="2018-10-02T20:09:00Z">
        <w:r w:rsidDel="007479DA">
          <w:delText>The ASCOM APIs are built on an object model</w:delText>
        </w:r>
        <w:r w:rsidR="009725C0" w:rsidDel="007479DA">
          <w:delText xml:space="preserve"> which provides properties that represent some state of the device, and methods that can change the state of the device. For example, the current positional right ascension of a telescope mount is a property, and a command to slew the mount to a different position is a method. In ASCOM COM, properties are normally accessed by assignment statements in the native syntax of any of twenty languages on Windows. Methods are represented by native syntax function calls, some with parameters.  There are exceptions. Some properties require parameters to signify some aspect of state, and thus may be represented by a function call w</w:delText>
        </w:r>
        <w:r w:rsidR="0043787F" w:rsidDel="007479DA">
          <w:delText>hich returns the property value (which need not be a scalar), for example, Telescope.AxisRates(Axis).</w:delText>
        </w:r>
        <w:bookmarkStart w:id="766" w:name="_Toc526274663"/>
        <w:bookmarkStart w:id="767" w:name="_Toc526279202"/>
        <w:bookmarkStart w:id="768" w:name="_Toc526280530"/>
        <w:bookmarkStart w:id="769" w:name="_Toc526323166"/>
        <w:bookmarkStart w:id="770" w:name="_Toc526323388"/>
        <w:bookmarkStart w:id="771" w:name="_Toc526323442"/>
        <w:bookmarkStart w:id="772" w:name="_Toc526323598"/>
        <w:bookmarkStart w:id="773" w:name="_Toc526323652"/>
        <w:bookmarkStart w:id="774" w:name="_Toc526332182"/>
        <w:bookmarkStart w:id="775" w:name="_Toc526332347"/>
        <w:bookmarkStart w:id="776" w:name="_Toc526332511"/>
        <w:bookmarkStart w:id="777" w:name="_Toc526332675"/>
        <w:bookmarkStart w:id="778" w:name="_Toc526332845"/>
        <w:bookmarkStart w:id="779" w:name="_Toc526333015"/>
        <w:bookmarkStart w:id="780" w:name="_Toc526333179"/>
        <w:bookmarkStart w:id="781" w:name="_Toc526333349"/>
        <w:bookmarkStart w:id="782" w:name="_Toc526333513"/>
        <w:bookmarkStart w:id="783" w:name="_Toc526333678"/>
        <w:bookmarkStart w:id="784" w:name="_Toc526333841"/>
        <w:bookmarkStart w:id="785" w:name="_Toc526334004"/>
        <w:bookmarkStart w:id="786" w:name="_Toc526334167"/>
        <w:bookmarkStart w:id="787" w:name="_Toc526334331"/>
        <w:bookmarkStart w:id="788" w:name="_Toc526334494"/>
        <w:bookmarkStart w:id="789" w:name="_Toc526334658"/>
        <w:bookmarkStart w:id="790" w:name="_Toc526334822"/>
        <w:bookmarkStart w:id="791" w:name="_Toc526334987"/>
        <w:bookmarkStart w:id="792" w:name="_Toc526335151"/>
        <w:bookmarkStart w:id="793" w:name="_Toc526335316"/>
        <w:bookmarkStart w:id="794" w:name="_Toc526335479"/>
        <w:bookmarkStart w:id="795" w:name="_Toc526335642"/>
        <w:bookmarkStart w:id="796" w:name="_Toc526335816"/>
        <w:bookmarkStart w:id="797" w:name="_Toc526335958"/>
        <w:bookmarkStart w:id="798" w:name="_Toc526336102"/>
        <w:bookmarkStart w:id="799" w:name="_Toc526336246"/>
        <w:bookmarkStart w:id="800" w:name="_Toc526336389"/>
        <w:bookmarkStart w:id="801" w:name="_Toc526336558"/>
        <w:bookmarkStart w:id="802" w:name="_Toc526336728"/>
        <w:bookmarkStart w:id="803" w:name="_Toc526336898"/>
        <w:bookmarkStart w:id="804" w:name="_Toc526337068"/>
        <w:bookmarkStart w:id="805" w:name="_Toc526360876"/>
        <w:bookmarkStart w:id="806" w:name="_Toc526362044"/>
        <w:bookmarkStart w:id="807" w:name="_Toc526362131"/>
        <w:bookmarkStart w:id="808" w:name="_Toc526367889"/>
        <w:bookmarkStart w:id="809" w:name="_Toc526408255"/>
        <w:bookmarkStart w:id="810" w:name="_Toc526408416"/>
        <w:bookmarkStart w:id="811" w:name="_Toc526408503"/>
        <w:bookmarkStart w:id="812" w:name="_Toc526408590"/>
        <w:bookmarkStart w:id="813" w:name="_Toc526409239"/>
        <w:bookmarkStart w:id="814" w:name="_Toc526410330"/>
        <w:bookmarkStart w:id="815" w:name="_Toc526413411"/>
        <w:bookmarkStart w:id="816" w:name="_Toc526413661"/>
        <w:bookmarkStart w:id="817" w:name="_Toc526413918"/>
        <w:bookmarkStart w:id="818" w:name="_Toc526418523"/>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del>
    </w:p>
    <w:p w14:paraId="6AE33B56" w14:textId="77777777" w:rsidR="005761CA" w:rsidDel="007479DA" w:rsidRDefault="005761CA">
      <w:pPr>
        <w:pStyle w:val="Heading1"/>
        <w:rPr>
          <w:del w:id="819" w:author="Peter Simpson" w:date="2018-10-02T20:09:00Z"/>
        </w:rPr>
        <w:pPrChange w:id="820" w:author="Peter Simpson" w:date="2018-10-03T13:03:00Z">
          <w:pPr>
            <w:pStyle w:val="Heading3"/>
          </w:pPr>
        </w:pPrChange>
      </w:pPr>
      <w:del w:id="821" w:author="Peter Simpson" w:date="2018-10-02T20:09:00Z">
        <w:r w:rsidDel="007479DA">
          <w:delText>ASCOM API Characteristics</w:delText>
        </w:r>
        <w:bookmarkStart w:id="822" w:name="_Toc526274664"/>
        <w:bookmarkStart w:id="823" w:name="_Toc526279203"/>
        <w:bookmarkStart w:id="824" w:name="_Toc526280531"/>
        <w:bookmarkStart w:id="825" w:name="_Toc526323167"/>
        <w:bookmarkStart w:id="826" w:name="_Toc526323389"/>
        <w:bookmarkStart w:id="827" w:name="_Toc526323443"/>
        <w:bookmarkStart w:id="828" w:name="_Toc526323599"/>
        <w:bookmarkStart w:id="829" w:name="_Toc526323653"/>
        <w:bookmarkStart w:id="830" w:name="_Toc526332183"/>
        <w:bookmarkStart w:id="831" w:name="_Toc526332348"/>
        <w:bookmarkStart w:id="832" w:name="_Toc526332512"/>
        <w:bookmarkStart w:id="833" w:name="_Toc526332676"/>
        <w:bookmarkStart w:id="834" w:name="_Toc526332846"/>
        <w:bookmarkStart w:id="835" w:name="_Toc526333016"/>
        <w:bookmarkStart w:id="836" w:name="_Toc526333180"/>
        <w:bookmarkStart w:id="837" w:name="_Toc526333350"/>
        <w:bookmarkStart w:id="838" w:name="_Toc526333514"/>
        <w:bookmarkStart w:id="839" w:name="_Toc526333679"/>
        <w:bookmarkStart w:id="840" w:name="_Toc526333842"/>
        <w:bookmarkStart w:id="841" w:name="_Toc526334005"/>
        <w:bookmarkStart w:id="842" w:name="_Toc526334168"/>
        <w:bookmarkStart w:id="843" w:name="_Toc526334332"/>
        <w:bookmarkStart w:id="844" w:name="_Toc526334495"/>
        <w:bookmarkStart w:id="845" w:name="_Toc526334659"/>
        <w:bookmarkStart w:id="846" w:name="_Toc526334823"/>
        <w:bookmarkStart w:id="847" w:name="_Toc526334988"/>
        <w:bookmarkStart w:id="848" w:name="_Toc526335152"/>
        <w:bookmarkStart w:id="849" w:name="_Toc526335317"/>
        <w:bookmarkStart w:id="850" w:name="_Toc526335480"/>
        <w:bookmarkStart w:id="851" w:name="_Toc526335643"/>
        <w:bookmarkStart w:id="852" w:name="_Toc526335817"/>
        <w:bookmarkStart w:id="853" w:name="_Toc526335959"/>
        <w:bookmarkStart w:id="854" w:name="_Toc526336103"/>
        <w:bookmarkStart w:id="855" w:name="_Toc526336247"/>
        <w:bookmarkStart w:id="856" w:name="_Toc526336390"/>
        <w:bookmarkStart w:id="857" w:name="_Toc526336559"/>
        <w:bookmarkStart w:id="858" w:name="_Toc526336729"/>
        <w:bookmarkStart w:id="859" w:name="_Toc526336899"/>
        <w:bookmarkStart w:id="860" w:name="_Toc526337069"/>
        <w:bookmarkStart w:id="861" w:name="_Toc526360877"/>
        <w:bookmarkStart w:id="862" w:name="_Toc526362045"/>
        <w:bookmarkStart w:id="863" w:name="_Toc526362132"/>
        <w:bookmarkStart w:id="864" w:name="_Toc526367890"/>
        <w:bookmarkStart w:id="865" w:name="_Toc526408256"/>
        <w:bookmarkStart w:id="866" w:name="_Toc526408417"/>
        <w:bookmarkStart w:id="867" w:name="_Toc526408504"/>
        <w:bookmarkStart w:id="868" w:name="_Toc526408591"/>
        <w:bookmarkStart w:id="869" w:name="_Toc526409240"/>
        <w:bookmarkStart w:id="870" w:name="_Toc526410331"/>
        <w:bookmarkStart w:id="871" w:name="_Toc526413412"/>
        <w:bookmarkStart w:id="872" w:name="_Toc526413662"/>
        <w:bookmarkStart w:id="873" w:name="_Toc526413919"/>
        <w:bookmarkStart w:id="874" w:name="_Toc526418524"/>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del>
    </w:p>
    <w:p w14:paraId="2A6832E7" w14:textId="77777777" w:rsidR="004A201D" w:rsidRPr="004A201D" w:rsidDel="007479DA" w:rsidRDefault="004A201D">
      <w:pPr>
        <w:pStyle w:val="Heading1"/>
        <w:rPr>
          <w:del w:id="875" w:author="Peter Simpson" w:date="2018-10-02T20:09:00Z"/>
        </w:rPr>
        <w:pPrChange w:id="876" w:author="Peter Simpson" w:date="2018-10-03T13:03:00Z">
          <w:pPr/>
        </w:pPrChange>
      </w:pPr>
      <w:del w:id="877" w:author="Peter Simpson" w:date="2018-10-02T20:09:00Z">
        <w:r w:rsidDel="007479DA">
          <w:delText xml:space="preserve">The following information applies to the existing COM-based ASCOM APIs as well as the REST-based APIs. The </w:delText>
        </w:r>
        <w:r w:rsidR="00992D35" w:rsidDel="007479DA">
          <w:delText>behaviours</w:delText>
        </w:r>
        <w:r w:rsidDel="007479DA">
          <w:delText xml:space="preserve"> must be the same in order </w:delText>
        </w:r>
        <w:r w:rsidR="00977284" w:rsidDel="007479DA">
          <w:delText xml:space="preserve">to provide </w:delText>
        </w:r>
        <w:r w:rsidDel="007479DA">
          <w:delText xml:space="preserve">for transparent interoperation. That this has been successfully achieved is proven by the operation of the ASCOM Remote tools described in Part </w:delText>
        </w:r>
        <w:r w:rsidR="00A15ED9" w:rsidDel="007479DA">
          <w:rPr>
            <w:b w:val="0"/>
            <w:bCs w:val="0"/>
          </w:rPr>
          <w:fldChar w:fldCharType="begin"/>
        </w:r>
        <w:r w:rsidR="00A15ED9" w:rsidDel="007479DA">
          <w:delInstrText xml:space="preserve"> REF _Ref525999218 \n </w:delInstrText>
        </w:r>
        <w:r w:rsidR="00A15ED9" w:rsidDel="007479DA">
          <w:rPr>
            <w:b w:val="0"/>
            <w:bCs w:val="0"/>
          </w:rPr>
          <w:fldChar w:fldCharType="separate"/>
        </w:r>
        <w:r w:rsidR="00E075C1" w:rsidDel="007479DA">
          <w:delText>2</w:delText>
        </w:r>
        <w:r w:rsidR="00A15ED9" w:rsidDel="007479DA">
          <w:rPr>
            <w:b w:val="0"/>
            <w:bCs w:val="0"/>
          </w:rPr>
          <w:fldChar w:fldCharType="end"/>
        </w:r>
        <w:r w:rsidDel="007479DA">
          <w:delText>.</w:delText>
        </w:r>
        <w:bookmarkStart w:id="878" w:name="_Toc526274665"/>
        <w:bookmarkStart w:id="879" w:name="_Toc526279204"/>
        <w:bookmarkStart w:id="880" w:name="_Toc526280532"/>
        <w:bookmarkStart w:id="881" w:name="_Toc526323168"/>
        <w:bookmarkStart w:id="882" w:name="_Toc526323390"/>
        <w:bookmarkStart w:id="883" w:name="_Toc526323444"/>
        <w:bookmarkStart w:id="884" w:name="_Toc526323600"/>
        <w:bookmarkStart w:id="885" w:name="_Toc526323654"/>
        <w:bookmarkStart w:id="886" w:name="_Toc526332184"/>
        <w:bookmarkStart w:id="887" w:name="_Toc526332349"/>
        <w:bookmarkStart w:id="888" w:name="_Toc526332513"/>
        <w:bookmarkStart w:id="889" w:name="_Toc526332677"/>
        <w:bookmarkStart w:id="890" w:name="_Toc526332847"/>
        <w:bookmarkStart w:id="891" w:name="_Toc526333017"/>
        <w:bookmarkStart w:id="892" w:name="_Toc526333181"/>
        <w:bookmarkStart w:id="893" w:name="_Toc526333351"/>
        <w:bookmarkStart w:id="894" w:name="_Toc526333515"/>
        <w:bookmarkStart w:id="895" w:name="_Toc526333680"/>
        <w:bookmarkStart w:id="896" w:name="_Toc526333843"/>
        <w:bookmarkStart w:id="897" w:name="_Toc526334006"/>
        <w:bookmarkStart w:id="898" w:name="_Toc526334169"/>
        <w:bookmarkStart w:id="899" w:name="_Toc526334333"/>
        <w:bookmarkStart w:id="900" w:name="_Toc526334496"/>
        <w:bookmarkStart w:id="901" w:name="_Toc526334660"/>
        <w:bookmarkStart w:id="902" w:name="_Toc526334824"/>
        <w:bookmarkStart w:id="903" w:name="_Toc526334989"/>
        <w:bookmarkStart w:id="904" w:name="_Toc526335153"/>
        <w:bookmarkStart w:id="905" w:name="_Toc526335318"/>
        <w:bookmarkStart w:id="906" w:name="_Toc526335481"/>
        <w:bookmarkStart w:id="907" w:name="_Toc526335644"/>
        <w:bookmarkStart w:id="908" w:name="_Toc526335818"/>
        <w:bookmarkStart w:id="909" w:name="_Toc526335960"/>
        <w:bookmarkStart w:id="910" w:name="_Toc526336104"/>
        <w:bookmarkStart w:id="911" w:name="_Toc526336248"/>
        <w:bookmarkStart w:id="912" w:name="_Toc526336391"/>
        <w:bookmarkStart w:id="913" w:name="_Toc526336560"/>
        <w:bookmarkStart w:id="914" w:name="_Toc526336730"/>
        <w:bookmarkStart w:id="915" w:name="_Toc526336900"/>
        <w:bookmarkStart w:id="916" w:name="_Toc526337070"/>
        <w:bookmarkStart w:id="917" w:name="_Toc526360878"/>
        <w:bookmarkStart w:id="918" w:name="_Toc526362046"/>
        <w:bookmarkStart w:id="919" w:name="_Toc526362133"/>
        <w:bookmarkStart w:id="920" w:name="_Toc526367891"/>
        <w:bookmarkStart w:id="921" w:name="_Toc526408257"/>
        <w:bookmarkStart w:id="922" w:name="_Toc526408418"/>
        <w:bookmarkStart w:id="923" w:name="_Toc526408505"/>
        <w:bookmarkStart w:id="924" w:name="_Toc526408592"/>
        <w:bookmarkStart w:id="925" w:name="_Toc526409241"/>
        <w:bookmarkStart w:id="926" w:name="_Toc526410332"/>
        <w:bookmarkStart w:id="927" w:name="_Toc526413413"/>
        <w:bookmarkStart w:id="928" w:name="_Toc526413663"/>
        <w:bookmarkStart w:id="929" w:name="_Toc526413920"/>
        <w:bookmarkStart w:id="930" w:name="_Toc526418525"/>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del>
    </w:p>
    <w:p w14:paraId="7A7587AE" w14:textId="77777777" w:rsidR="00977284" w:rsidRPr="00977284" w:rsidDel="007479DA" w:rsidRDefault="00977284">
      <w:pPr>
        <w:pStyle w:val="Heading1"/>
        <w:rPr>
          <w:del w:id="931" w:author="Peter Simpson" w:date="2018-10-02T20:09:00Z"/>
        </w:rPr>
        <w:pPrChange w:id="932" w:author="Peter Simpson" w:date="2018-10-03T13:03:00Z">
          <w:pPr>
            <w:pStyle w:val="ListParagraph"/>
            <w:numPr>
              <w:numId w:val="23"/>
            </w:numPr>
            <w:ind w:hanging="360"/>
          </w:pPr>
        </w:pPrChange>
      </w:pPr>
      <w:del w:id="933" w:author="Peter Simpson" w:date="2018-10-02T20:09:00Z">
        <w:r w:rsidRPr="00977284" w:rsidDel="007479DA">
          <w:delText>Routine Operations:</w:delText>
        </w:r>
        <w:r w:rsidDel="007479DA">
          <w:delText xml:space="preserve"> Interface design always involves some negotiations between the parties. Inevitably, a device maker may wish to have included in the interface some clever means to make their device stand out above those of his competitors. On the other hand, client programmers don't want to be writing code to manage an ever expanding set of these clever functions. It defeats the purpose of the standardized API. The ASCOM API was therefore designed at its outset to cover </w:delText>
        </w:r>
        <w:r w:rsidRPr="001870A9" w:rsidDel="007479DA">
          <w:rPr>
            <w:i/>
          </w:rPr>
          <w:delText>routine operations only</w:delText>
        </w:r>
        <w:r w:rsidDel="007479DA">
          <w:delText xml:space="preserve">. </w:delText>
        </w:r>
        <w:r w:rsidR="00842B62" w:rsidDel="007479DA">
          <w:delText>For example, a mount really only needs "point to these coordinates" and "track the apparent motion of my object". The more accurately it does these things, the better.  As a client program developer I don't want to be concerned about PEC or encoder resolutions or servo currents. An example of ASCOM API member</w:delText>
        </w:r>
        <w:r w:rsidR="001870A9" w:rsidDel="007479DA">
          <w:delText>s</w:delText>
        </w:r>
        <w:r w:rsidR="00842B62" w:rsidDel="007479DA">
          <w:delText xml:space="preserve"> that w</w:delText>
        </w:r>
        <w:r w:rsidR="001870A9" w:rsidDel="007479DA">
          <w:delText>ere</w:delText>
        </w:r>
        <w:r w:rsidR="00842B62" w:rsidDel="007479DA">
          <w:delText xml:space="preserve"> negotiated and accepted </w:delText>
        </w:r>
        <w:r w:rsidR="00842B62" w:rsidRPr="001870A9" w:rsidDel="007479DA">
          <w:rPr>
            <w:i/>
          </w:rPr>
          <w:delText>against</w:delText>
        </w:r>
        <w:r w:rsidR="00842B62" w:rsidDel="007479DA">
          <w:delText xml:space="preserve"> this general principle are the FindHome() method and the AtHome and CanFindHome properties. One can argue that the mount should find home itself if and when it needs to in order to complete its requested operations, and not bother the clients with those details. As it is now, all clients must determine if a mount (a) can be homed, (b) if it needs homing, and if (a) and (b), call FindHome() and then wait for AtHome to be true. </w:delText>
        </w:r>
        <w:r w:rsidR="001870A9" w:rsidDel="007479DA">
          <w:delText>Messy.</w:delText>
        </w:r>
        <w:bookmarkStart w:id="934" w:name="_Toc526274666"/>
        <w:bookmarkStart w:id="935" w:name="_Toc526279205"/>
        <w:bookmarkStart w:id="936" w:name="_Toc526280533"/>
        <w:bookmarkStart w:id="937" w:name="_Toc526323169"/>
        <w:bookmarkStart w:id="938" w:name="_Toc526323391"/>
        <w:bookmarkStart w:id="939" w:name="_Toc526323445"/>
        <w:bookmarkStart w:id="940" w:name="_Toc526323601"/>
        <w:bookmarkStart w:id="941" w:name="_Toc526323655"/>
        <w:bookmarkStart w:id="942" w:name="_Toc526332185"/>
        <w:bookmarkStart w:id="943" w:name="_Toc526332350"/>
        <w:bookmarkStart w:id="944" w:name="_Toc526332514"/>
        <w:bookmarkStart w:id="945" w:name="_Toc526332678"/>
        <w:bookmarkStart w:id="946" w:name="_Toc526332848"/>
        <w:bookmarkStart w:id="947" w:name="_Toc526333018"/>
        <w:bookmarkStart w:id="948" w:name="_Toc526333182"/>
        <w:bookmarkStart w:id="949" w:name="_Toc526333352"/>
        <w:bookmarkStart w:id="950" w:name="_Toc526333516"/>
        <w:bookmarkStart w:id="951" w:name="_Toc526333681"/>
        <w:bookmarkStart w:id="952" w:name="_Toc526333844"/>
        <w:bookmarkStart w:id="953" w:name="_Toc526334007"/>
        <w:bookmarkStart w:id="954" w:name="_Toc526334170"/>
        <w:bookmarkStart w:id="955" w:name="_Toc526334334"/>
        <w:bookmarkStart w:id="956" w:name="_Toc526334497"/>
        <w:bookmarkStart w:id="957" w:name="_Toc526334661"/>
        <w:bookmarkStart w:id="958" w:name="_Toc526334825"/>
        <w:bookmarkStart w:id="959" w:name="_Toc526334990"/>
        <w:bookmarkStart w:id="960" w:name="_Toc526335154"/>
        <w:bookmarkStart w:id="961" w:name="_Toc526335319"/>
        <w:bookmarkStart w:id="962" w:name="_Toc526335482"/>
        <w:bookmarkStart w:id="963" w:name="_Toc526335645"/>
        <w:bookmarkStart w:id="964" w:name="_Toc526335819"/>
        <w:bookmarkStart w:id="965" w:name="_Toc526335961"/>
        <w:bookmarkStart w:id="966" w:name="_Toc526336105"/>
        <w:bookmarkStart w:id="967" w:name="_Toc526336249"/>
        <w:bookmarkStart w:id="968" w:name="_Toc526336392"/>
        <w:bookmarkStart w:id="969" w:name="_Toc526336561"/>
        <w:bookmarkStart w:id="970" w:name="_Toc526336731"/>
        <w:bookmarkStart w:id="971" w:name="_Toc526336901"/>
        <w:bookmarkStart w:id="972" w:name="_Toc526337071"/>
        <w:bookmarkStart w:id="973" w:name="_Toc526360879"/>
        <w:bookmarkStart w:id="974" w:name="_Toc526362047"/>
        <w:bookmarkStart w:id="975" w:name="_Toc526362134"/>
        <w:bookmarkStart w:id="976" w:name="_Toc526367892"/>
        <w:bookmarkStart w:id="977" w:name="_Toc526408258"/>
        <w:bookmarkStart w:id="978" w:name="_Toc526408419"/>
        <w:bookmarkStart w:id="979" w:name="_Toc526408506"/>
        <w:bookmarkStart w:id="980" w:name="_Toc526408593"/>
        <w:bookmarkStart w:id="981" w:name="_Toc526409242"/>
        <w:bookmarkStart w:id="982" w:name="_Toc526410333"/>
        <w:bookmarkStart w:id="983" w:name="_Toc526413414"/>
        <w:bookmarkStart w:id="984" w:name="_Toc526413664"/>
        <w:bookmarkStart w:id="985" w:name="_Toc526413921"/>
        <w:bookmarkStart w:id="986" w:name="_Toc526418526"/>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del>
    </w:p>
    <w:p w14:paraId="09E30E28" w14:textId="77777777" w:rsidR="00175AE7" w:rsidRPr="00175AE7" w:rsidDel="007479DA" w:rsidRDefault="00175AE7">
      <w:pPr>
        <w:pStyle w:val="Heading1"/>
        <w:rPr>
          <w:del w:id="987" w:author="Peter Simpson" w:date="2018-10-02T20:09:00Z"/>
        </w:rPr>
        <w:pPrChange w:id="988" w:author="Peter Simpson" w:date="2018-10-03T13:03:00Z">
          <w:pPr>
            <w:pStyle w:val="ListParagraph"/>
            <w:numPr>
              <w:numId w:val="23"/>
            </w:numPr>
            <w:ind w:hanging="360"/>
          </w:pPr>
        </w:pPrChange>
      </w:pPr>
      <w:del w:id="989" w:author="Peter Simpson" w:date="2018-10-02T20:09:00Z">
        <w:r w:rsidRPr="00651B41" w:rsidDel="007479DA">
          <w:delText>Synchronous vs Asynchronous Methods</w:delText>
        </w:r>
        <w:r w:rsidR="00651B41" w:rsidRPr="00651B41" w:rsidDel="007479DA">
          <w:delText>:</w:delText>
        </w:r>
        <w:r w:rsidR="00651B41" w:rsidDel="007479DA">
          <w:delText xml:space="preserve"> </w:delText>
        </w:r>
        <w:r w:rsidDel="007479DA">
          <w:delText xml:space="preserve">One may think of a method call as one that returns only when the requested operation has completed. This is a synchronous call. But some types of operations can benefit their callers by </w:delText>
        </w:r>
        <w:r w:rsidRPr="00651B41" w:rsidDel="007479DA">
          <w:rPr>
            <w:i/>
          </w:rPr>
          <w:delText>starting</w:delText>
        </w:r>
        <w:r w:rsidDel="007479DA">
          <w:delText xml:space="preserve"> the operation and returning immediately. For example the Rotator.Move() method may return immediately. If so, its return means only that the rotation was successfully </w:delText>
        </w:r>
        <w:r w:rsidRPr="00651B41" w:rsidDel="007479DA">
          <w:rPr>
            <w:i/>
          </w:rPr>
          <w:delText>started</w:delText>
        </w:r>
        <w:r w:rsidDel="007479DA">
          <w:delText>. Rotators are typically slow, and the system can benefit by overlapping mount and rotator movement, so both provide asynchronous calls. In the case of Telescope, separate synchronous and asynchronous methods are provided, along with "Can" properties (see the next section). In all cases where asynchronous operations are suppo</w:delText>
        </w:r>
        <w:r w:rsidR="00314DE0" w:rsidDel="007479DA">
          <w:delText>r</w:delText>
        </w:r>
        <w:r w:rsidDel="007479DA">
          <w:delText>ted, corresponding properties are provided so the clients can determine when the operation ahs completed, for example Rotator.IsMoving and Telescope.IsSlewing.</w:delText>
        </w:r>
        <w:r w:rsidR="00314DE0" w:rsidDel="007479DA">
          <w:delText xml:space="preserve"> Note that these properties may return errors if the requested operation does not </w:delText>
        </w:r>
        <w:r w:rsidR="00314DE0" w:rsidRPr="00651B41" w:rsidDel="007479DA">
          <w:rPr>
            <w:i/>
          </w:rPr>
          <w:delText>complete</w:delText>
        </w:r>
        <w:r w:rsidR="00314DE0" w:rsidDel="007479DA">
          <w:delText xml:space="preserve"> successfully.</w:delText>
        </w:r>
        <w:bookmarkStart w:id="990" w:name="_Toc526274667"/>
        <w:bookmarkStart w:id="991" w:name="_Toc526279206"/>
        <w:bookmarkStart w:id="992" w:name="_Toc526280534"/>
        <w:bookmarkStart w:id="993" w:name="_Toc526323170"/>
        <w:bookmarkStart w:id="994" w:name="_Toc526323392"/>
        <w:bookmarkStart w:id="995" w:name="_Toc526323446"/>
        <w:bookmarkStart w:id="996" w:name="_Toc526323602"/>
        <w:bookmarkStart w:id="997" w:name="_Toc526323656"/>
        <w:bookmarkStart w:id="998" w:name="_Toc526332186"/>
        <w:bookmarkStart w:id="999" w:name="_Toc526332351"/>
        <w:bookmarkStart w:id="1000" w:name="_Toc526332515"/>
        <w:bookmarkStart w:id="1001" w:name="_Toc526332679"/>
        <w:bookmarkStart w:id="1002" w:name="_Toc526332849"/>
        <w:bookmarkStart w:id="1003" w:name="_Toc526333019"/>
        <w:bookmarkStart w:id="1004" w:name="_Toc526333183"/>
        <w:bookmarkStart w:id="1005" w:name="_Toc526333353"/>
        <w:bookmarkStart w:id="1006" w:name="_Toc526333517"/>
        <w:bookmarkStart w:id="1007" w:name="_Toc526333682"/>
        <w:bookmarkStart w:id="1008" w:name="_Toc526333845"/>
        <w:bookmarkStart w:id="1009" w:name="_Toc526334008"/>
        <w:bookmarkStart w:id="1010" w:name="_Toc526334171"/>
        <w:bookmarkStart w:id="1011" w:name="_Toc526334335"/>
        <w:bookmarkStart w:id="1012" w:name="_Toc526334498"/>
        <w:bookmarkStart w:id="1013" w:name="_Toc526334662"/>
        <w:bookmarkStart w:id="1014" w:name="_Toc526334826"/>
        <w:bookmarkStart w:id="1015" w:name="_Toc526334991"/>
        <w:bookmarkStart w:id="1016" w:name="_Toc526335155"/>
        <w:bookmarkStart w:id="1017" w:name="_Toc526335320"/>
        <w:bookmarkStart w:id="1018" w:name="_Toc526335483"/>
        <w:bookmarkStart w:id="1019" w:name="_Toc526335646"/>
        <w:bookmarkStart w:id="1020" w:name="_Toc526335820"/>
        <w:bookmarkStart w:id="1021" w:name="_Toc526335962"/>
        <w:bookmarkStart w:id="1022" w:name="_Toc526336106"/>
        <w:bookmarkStart w:id="1023" w:name="_Toc526336250"/>
        <w:bookmarkStart w:id="1024" w:name="_Toc526336393"/>
        <w:bookmarkStart w:id="1025" w:name="_Toc526336562"/>
        <w:bookmarkStart w:id="1026" w:name="_Toc526336732"/>
        <w:bookmarkStart w:id="1027" w:name="_Toc526336902"/>
        <w:bookmarkStart w:id="1028" w:name="_Toc526337072"/>
        <w:bookmarkStart w:id="1029" w:name="_Toc526360880"/>
        <w:bookmarkStart w:id="1030" w:name="_Toc526362048"/>
        <w:bookmarkStart w:id="1031" w:name="_Toc526362135"/>
        <w:bookmarkStart w:id="1032" w:name="_Toc526367893"/>
        <w:bookmarkStart w:id="1033" w:name="_Toc526408259"/>
        <w:bookmarkStart w:id="1034" w:name="_Toc526408420"/>
        <w:bookmarkStart w:id="1035" w:name="_Toc526408507"/>
        <w:bookmarkStart w:id="1036" w:name="_Toc526408594"/>
        <w:bookmarkStart w:id="1037" w:name="_Toc526409243"/>
        <w:bookmarkStart w:id="1038" w:name="_Toc526410334"/>
        <w:bookmarkStart w:id="1039" w:name="_Toc526413415"/>
        <w:bookmarkStart w:id="1040" w:name="_Toc526413665"/>
        <w:bookmarkStart w:id="1041" w:name="_Toc526413922"/>
        <w:bookmarkStart w:id="1042" w:name="_Toc526418527"/>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del>
    </w:p>
    <w:p w14:paraId="66A2D664" w14:textId="77777777" w:rsidR="005761CA" w:rsidDel="007479DA" w:rsidRDefault="005761CA">
      <w:pPr>
        <w:pStyle w:val="Heading1"/>
        <w:rPr>
          <w:del w:id="1043" w:author="Peter Simpson" w:date="2018-10-02T20:09:00Z"/>
        </w:rPr>
        <w:pPrChange w:id="1044" w:author="Peter Simpson" w:date="2018-10-03T13:03:00Z">
          <w:pPr>
            <w:pStyle w:val="ListParagraph"/>
            <w:numPr>
              <w:numId w:val="23"/>
            </w:numPr>
            <w:ind w:hanging="360"/>
          </w:pPr>
        </w:pPrChange>
      </w:pPr>
      <w:del w:id="1045" w:author="Peter Simpson" w:date="2018-10-02T20:09:00Z">
        <w:r w:rsidRPr="00651B41" w:rsidDel="007479DA">
          <w:delText>"Can" Properties</w:delText>
        </w:r>
        <w:r w:rsidR="00651B41" w:rsidRPr="00651B41" w:rsidDel="007479DA">
          <w:delText>:</w:delText>
        </w:r>
        <w:r w:rsidR="00651B41" w:rsidDel="007479DA">
          <w:delText xml:space="preserve"> </w:delText>
        </w:r>
        <w:r w:rsidDel="007479DA">
          <w:delText xml:space="preserve">In the ASCOM APIs are some "can" properties which tell the client whether or not a corresponding capability is available. For example, in the Telescope API, the CanSlewAltAz property tells the client whether this specific mount can successfully execute the SlewToAltAz() method. These "can" properties exist only for methods which can't be directly tested without changing the state of the device. For example, </w:delText>
        </w:r>
        <w:r w:rsidR="00175AE7" w:rsidDel="007479DA">
          <w:delText>a client can tell if the mount provides its positional azimuth by trying to read it. It will either get an answer or a "not implemented" error. However a client cannot tell whether a mount can slew to alt/az coordinates without actually slewing it, possibly changing its position. In this case a CanSlewAltAz property is provided.</w:delText>
        </w:r>
        <w:bookmarkStart w:id="1046" w:name="_Toc526274668"/>
        <w:bookmarkStart w:id="1047" w:name="_Toc526279207"/>
        <w:bookmarkStart w:id="1048" w:name="_Toc526280535"/>
        <w:bookmarkStart w:id="1049" w:name="_Toc526323171"/>
        <w:bookmarkStart w:id="1050" w:name="_Toc526323393"/>
        <w:bookmarkStart w:id="1051" w:name="_Toc526323447"/>
        <w:bookmarkStart w:id="1052" w:name="_Toc526323603"/>
        <w:bookmarkStart w:id="1053" w:name="_Toc526323657"/>
        <w:bookmarkStart w:id="1054" w:name="_Toc526332187"/>
        <w:bookmarkStart w:id="1055" w:name="_Toc526332352"/>
        <w:bookmarkStart w:id="1056" w:name="_Toc526332516"/>
        <w:bookmarkStart w:id="1057" w:name="_Toc526332680"/>
        <w:bookmarkStart w:id="1058" w:name="_Toc526332850"/>
        <w:bookmarkStart w:id="1059" w:name="_Toc526333020"/>
        <w:bookmarkStart w:id="1060" w:name="_Toc526333184"/>
        <w:bookmarkStart w:id="1061" w:name="_Toc526333354"/>
        <w:bookmarkStart w:id="1062" w:name="_Toc526333518"/>
        <w:bookmarkStart w:id="1063" w:name="_Toc526333683"/>
        <w:bookmarkStart w:id="1064" w:name="_Toc526333846"/>
        <w:bookmarkStart w:id="1065" w:name="_Toc526334009"/>
        <w:bookmarkStart w:id="1066" w:name="_Toc526334172"/>
        <w:bookmarkStart w:id="1067" w:name="_Toc526334336"/>
        <w:bookmarkStart w:id="1068" w:name="_Toc526334499"/>
        <w:bookmarkStart w:id="1069" w:name="_Toc526334663"/>
        <w:bookmarkStart w:id="1070" w:name="_Toc526334827"/>
        <w:bookmarkStart w:id="1071" w:name="_Toc526334992"/>
        <w:bookmarkStart w:id="1072" w:name="_Toc526335156"/>
        <w:bookmarkStart w:id="1073" w:name="_Toc526335321"/>
        <w:bookmarkStart w:id="1074" w:name="_Toc526335484"/>
        <w:bookmarkStart w:id="1075" w:name="_Toc526335647"/>
        <w:bookmarkStart w:id="1076" w:name="_Toc526335821"/>
        <w:bookmarkStart w:id="1077" w:name="_Toc526335963"/>
        <w:bookmarkStart w:id="1078" w:name="_Toc526336107"/>
        <w:bookmarkStart w:id="1079" w:name="_Toc526336251"/>
        <w:bookmarkStart w:id="1080" w:name="_Toc526336394"/>
        <w:bookmarkStart w:id="1081" w:name="_Toc526336563"/>
        <w:bookmarkStart w:id="1082" w:name="_Toc526336733"/>
        <w:bookmarkStart w:id="1083" w:name="_Toc526336903"/>
        <w:bookmarkStart w:id="1084" w:name="_Toc526337073"/>
        <w:bookmarkStart w:id="1085" w:name="_Toc526360881"/>
        <w:bookmarkStart w:id="1086" w:name="_Toc526362049"/>
        <w:bookmarkStart w:id="1087" w:name="_Toc526362136"/>
        <w:bookmarkStart w:id="1088" w:name="_Toc526367894"/>
        <w:bookmarkStart w:id="1089" w:name="_Toc526408260"/>
        <w:bookmarkStart w:id="1090" w:name="_Toc526408421"/>
        <w:bookmarkStart w:id="1091" w:name="_Toc526408508"/>
        <w:bookmarkStart w:id="1092" w:name="_Toc526408595"/>
        <w:bookmarkStart w:id="1093" w:name="_Toc526409244"/>
        <w:bookmarkStart w:id="1094" w:name="_Toc526410335"/>
        <w:bookmarkStart w:id="1095" w:name="_Toc526413416"/>
        <w:bookmarkStart w:id="1096" w:name="_Toc526413666"/>
        <w:bookmarkStart w:id="1097" w:name="_Toc526413923"/>
        <w:bookmarkStart w:id="1098" w:name="_Toc526418528"/>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del>
    </w:p>
    <w:p w14:paraId="1007AD92" w14:textId="77777777" w:rsidR="009725C0" w:rsidDel="007479DA" w:rsidRDefault="009725C0">
      <w:pPr>
        <w:pStyle w:val="Heading1"/>
        <w:rPr>
          <w:del w:id="1099" w:author="Peter Simpson" w:date="2018-10-02T20:09:00Z"/>
        </w:rPr>
        <w:pPrChange w:id="1100" w:author="Peter Simpson" w:date="2018-10-03T13:03:00Z">
          <w:pPr>
            <w:pStyle w:val="Heading3"/>
          </w:pPr>
        </w:pPrChange>
      </w:pPr>
      <w:del w:id="1101" w:author="Peter Simpson" w:date="2018-10-02T20:09:00Z">
        <w:r w:rsidDel="007479DA">
          <w:delText>Behavioral Rules</w:delText>
        </w:r>
        <w:bookmarkStart w:id="1102" w:name="_Toc526274669"/>
        <w:bookmarkStart w:id="1103" w:name="_Toc526279208"/>
        <w:bookmarkStart w:id="1104" w:name="_Toc526280536"/>
        <w:bookmarkStart w:id="1105" w:name="_Toc526323172"/>
        <w:bookmarkStart w:id="1106" w:name="_Toc526323394"/>
        <w:bookmarkStart w:id="1107" w:name="_Toc526323448"/>
        <w:bookmarkStart w:id="1108" w:name="_Toc526323604"/>
        <w:bookmarkStart w:id="1109" w:name="_Toc526323658"/>
        <w:bookmarkStart w:id="1110" w:name="_Toc526332188"/>
        <w:bookmarkStart w:id="1111" w:name="_Toc526332353"/>
        <w:bookmarkStart w:id="1112" w:name="_Toc526332517"/>
        <w:bookmarkStart w:id="1113" w:name="_Toc526332681"/>
        <w:bookmarkStart w:id="1114" w:name="_Toc526332851"/>
        <w:bookmarkStart w:id="1115" w:name="_Toc526333021"/>
        <w:bookmarkStart w:id="1116" w:name="_Toc526333185"/>
        <w:bookmarkStart w:id="1117" w:name="_Toc526333355"/>
        <w:bookmarkStart w:id="1118" w:name="_Toc526333519"/>
        <w:bookmarkStart w:id="1119" w:name="_Toc526333684"/>
        <w:bookmarkStart w:id="1120" w:name="_Toc526333847"/>
        <w:bookmarkStart w:id="1121" w:name="_Toc526334010"/>
        <w:bookmarkStart w:id="1122" w:name="_Toc526334173"/>
        <w:bookmarkStart w:id="1123" w:name="_Toc526334337"/>
        <w:bookmarkStart w:id="1124" w:name="_Toc526334500"/>
        <w:bookmarkStart w:id="1125" w:name="_Toc526334664"/>
        <w:bookmarkStart w:id="1126" w:name="_Toc526334828"/>
        <w:bookmarkStart w:id="1127" w:name="_Toc526334993"/>
        <w:bookmarkStart w:id="1128" w:name="_Toc526335157"/>
        <w:bookmarkStart w:id="1129" w:name="_Toc526335322"/>
        <w:bookmarkStart w:id="1130" w:name="_Toc526335485"/>
        <w:bookmarkStart w:id="1131" w:name="_Toc526335648"/>
        <w:bookmarkStart w:id="1132" w:name="_Toc526335822"/>
        <w:bookmarkStart w:id="1133" w:name="_Toc526335964"/>
        <w:bookmarkStart w:id="1134" w:name="_Toc526336108"/>
        <w:bookmarkStart w:id="1135" w:name="_Toc526336252"/>
        <w:bookmarkStart w:id="1136" w:name="_Toc526336395"/>
        <w:bookmarkStart w:id="1137" w:name="_Toc526336564"/>
        <w:bookmarkStart w:id="1138" w:name="_Toc526336734"/>
        <w:bookmarkStart w:id="1139" w:name="_Toc526336904"/>
        <w:bookmarkStart w:id="1140" w:name="_Toc526337074"/>
        <w:bookmarkStart w:id="1141" w:name="_Toc526360882"/>
        <w:bookmarkStart w:id="1142" w:name="_Toc526362050"/>
        <w:bookmarkStart w:id="1143" w:name="_Toc526362137"/>
        <w:bookmarkStart w:id="1144" w:name="_Toc526367895"/>
        <w:bookmarkStart w:id="1145" w:name="_Toc526408261"/>
        <w:bookmarkStart w:id="1146" w:name="_Toc526408422"/>
        <w:bookmarkStart w:id="1147" w:name="_Toc526408509"/>
        <w:bookmarkStart w:id="1148" w:name="_Toc526408596"/>
        <w:bookmarkStart w:id="1149" w:name="_Toc526409245"/>
        <w:bookmarkStart w:id="1150" w:name="_Toc526410336"/>
        <w:bookmarkStart w:id="1151" w:name="_Toc526413417"/>
        <w:bookmarkStart w:id="1152" w:name="_Toc526413667"/>
        <w:bookmarkStart w:id="1153" w:name="_Toc526413924"/>
        <w:bookmarkStart w:id="1154" w:name="_Toc526418529"/>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del>
    </w:p>
    <w:p w14:paraId="119A7B74" w14:textId="77777777" w:rsidR="009725C0" w:rsidDel="007479DA" w:rsidRDefault="00525F50">
      <w:pPr>
        <w:pStyle w:val="Heading1"/>
        <w:rPr>
          <w:del w:id="1155" w:author="Peter Simpson" w:date="2018-10-02T20:09:00Z"/>
        </w:rPr>
        <w:pPrChange w:id="1156" w:author="Peter Simpson" w:date="2018-10-03T13:03:00Z">
          <w:pPr/>
        </w:pPrChange>
      </w:pPr>
      <w:del w:id="1157" w:author="Peter Simpson" w:date="2018-10-02T20:09:00Z">
        <w:r w:rsidDel="007479DA">
          <w:delText>Heterogeneous distributed systems require not only common standardized APIs, but a set of</w:delText>
        </w:r>
        <w:r w:rsidR="00C5170B" w:rsidDel="007479DA">
          <w:delText xml:space="preserve"> general</w:delText>
        </w:r>
        <w:r w:rsidDel="007479DA">
          <w:delText xml:space="preserve"> behavioural rules that must be obeyed by all modules in the system. </w:delText>
        </w:r>
        <w:r w:rsidR="00C5170B" w:rsidDel="007479DA">
          <w:delText xml:space="preserve">The </w:delText>
        </w:r>
        <w:r w:rsidR="00C5170B" w:rsidRPr="00C5170B" w:rsidDel="007479DA">
          <w:rPr>
            <w:i/>
          </w:rPr>
          <w:delText>implementation</w:delText>
        </w:r>
        <w:r w:rsidR="00C5170B" w:rsidDel="007479DA">
          <w:delText xml:space="preserve"> of a module is where these rules apply, not the abstract API definitions themselves. </w:delText>
        </w:r>
        <w:r w:rsidR="00963CD1" w:rsidDel="007479DA">
          <w:delText xml:space="preserve">We provide these here for completeness. </w:delText>
        </w:r>
        <w:r w:rsidR="004F509D" w:rsidDel="007479DA">
          <w:delText xml:space="preserve">They are already required by ASCOM COM. </w:delText>
        </w:r>
        <w:r w:rsidR="00963CD1" w:rsidDel="007479DA">
          <w:delText xml:space="preserve">They are not encoded in the APIs themselves but </w:delText>
        </w:r>
        <w:r w:rsidR="0098198E" w:rsidDel="007479DA">
          <w:delText xml:space="preserve">again </w:delText>
        </w:r>
        <w:r w:rsidR="00963CD1" w:rsidDel="007479DA">
          <w:delText xml:space="preserve">in the </w:delText>
        </w:r>
        <w:r w:rsidR="00963CD1" w:rsidRPr="00963CD1" w:rsidDel="007479DA">
          <w:rPr>
            <w:i/>
          </w:rPr>
          <w:delText>implementations</w:delText>
        </w:r>
        <w:r w:rsidR="00963CD1" w:rsidDel="007479DA">
          <w:delText xml:space="preserve"> of the APIs. </w:delText>
        </w:r>
        <w:r w:rsidDel="007479DA">
          <w:delText>ASCOM's modular rules are:</w:delText>
        </w:r>
        <w:bookmarkStart w:id="1158" w:name="_Toc526274670"/>
        <w:bookmarkStart w:id="1159" w:name="_Toc526279209"/>
        <w:bookmarkStart w:id="1160" w:name="_Toc526280537"/>
        <w:bookmarkStart w:id="1161" w:name="_Toc526323173"/>
        <w:bookmarkStart w:id="1162" w:name="_Toc526323395"/>
        <w:bookmarkStart w:id="1163" w:name="_Toc526323449"/>
        <w:bookmarkStart w:id="1164" w:name="_Toc526323605"/>
        <w:bookmarkStart w:id="1165" w:name="_Toc526323659"/>
        <w:bookmarkStart w:id="1166" w:name="_Toc526332189"/>
        <w:bookmarkStart w:id="1167" w:name="_Toc526332354"/>
        <w:bookmarkStart w:id="1168" w:name="_Toc526332518"/>
        <w:bookmarkStart w:id="1169" w:name="_Toc526332682"/>
        <w:bookmarkStart w:id="1170" w:name="_Toc526332852"/>
        <w:bookmarkStart w:id="1171" w:name="_Toc526333022"/>
        <w:bookmarkStart w:id="1172" w:name="_Toc526333186"/>
        <w:bookmarkStart w:id="1173" w:name="_Toc526333356"/>
        <w:bookmarkStart w:id="1174" w:name="_Toc526333520"/>
        <w:bookmarkStart w:id="1175" w:name="_Toc526333685"/>
        <w:bookmarkStart w:id="1176" w:name="_Toc526333848"/>
        <w:bookmarkStart w:id="1177" w:name="_Toc526334011"/>
        <w:bookmarkStart w:id="1178" w:name="_Toc526334174"/>
        <w:bookmarkStart w:id="1179" w:name="_Toc526334338"/>
        <w:bookmarkStart w:id="1180" w:name="_Toc526334501"/>
        <w:bookmarkStart w:id="1181" w:name="_Toc526334665"/>
        <w:bookmarkStart w:id="1182" w:name="_Toc526334829"/>
        <w:bookmarkStart w:id="1183" w:name="_Toc526334994"/>
        <w:bookmarkStart w:id="1184" w:name="_Toc526335158"/>
        <w:bookmarkStart w:id="1185" w:name="_Toc526335323"/>
        <w:bookmarkStart w:id="1186" w:name="_Toc526335486"/>
        <w:bookmarkStart w:id="1187" w:name="_Toc526335649"/>
        <w:bookmarkStart w:id="1188" w:name="_Toc526335823"/>
        <w:bookmarkStart w:id="1189" w:name="_Toc526335965"/>
        <w:bookmarkStart w:id="1190" w:name="_Toc526336109"/>
        <w:bookmarkStart w:id="1191" w:name="_Toc526336253"/>
        <w:bookmarkStart w:id="1192" w:name="_Toc526336396"/>
        <w:bookmarkStart w:id="1193" w:name="_Toc526336565"/>
        <w:bookmarkStart w:id="1194" w:name="_Toc526336735"/>
        <w:bookmarkStart w:id="1195" w:name="_Toc526336905"/>
        <w:bookmarkStart w:id="1196" w:name="_Toc526337075"/>
        <w:bookmarkStart w:id="1197" w:name="_Toc526360883"/>
        <w:bookmarkStart w:id="1198" w:name="_Toc526362051"/>
        <w:bookmarkStart w:id="1199" w:name="_Toc526362138"/>
        <w:bookmarkStart w:id="1200" w:name="_Toc526367896"/>
        <w:bookmarkStart w:id="1201" w:name="_Toc526408262"/>
        <w:bookmarkStart w:id="1202" w:name="_Toc526408423"/>
        <w:bookmarkStart w:id="1203" w:name="_Toc526408510"/>
        <w:bookmarkStart w:id="1204" w:name="_Toc526408597"/>
        <w:bookmarkStart w:id="1205" w:name="_Toc526409246"/>
        <w:bookmarkStart w:id="1206" w:name="_Toc526410337"/>
        <w:bookmarkStart w:id="1207" w:name="_Toc526413418"/>
        <w:bookmarkStart w:id="1208" w:name="_Toc526413668"/>
        <w:bookmarkStart w:id="1209" w:name="_Toc526413925"/>
        <w:bookmarkStart w:id="1210" w:name="_Toc526418530"/>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del>
    </w:p>
    <w:p w14:paraId="6E7EDA91" w14:textId="77777777" w:rsidR="00525F50" w:rsidDel="007479DA" w:rsidRDefault="00525F50">
      <w:pPr>
        <w:pStyle w:val="Heading1"/>
        <w:rPr>
          <w:del w:id="1211" w:author="Peter Simpson" w:date="2018-10-02T20:09:00Z"/>
        </w:rPr>
        <w:pPrChange w:id="1212" w:author="Peter Simpson" w:date="2018-10-03T13:03:00Z">
          <w:pPr>
            <w:pStyle w:val="ListParagraph"/>
            <w:numPr>
              <w:numId w:val="22"/>
            </w:numPr>
            <w:ind w:hanging="360"/>
          </w:pPr>
        </w:pPrChange>
      </w:pPr>
      <w:del w:id="1213" w:author="Peter Simpson" w:date="2018-10-02T20:09:00Z">
        <w:r w:rsidRPr="00525F50" w:rsidDel="007479DA">
          <w:delText>Do it right or report an error</w:delText>
        </w:r>
        <w:r w:rsidDel="007479DA">
          <w:delText>: Fetching or changing a property, or calling a method, must always result in one of two outcomes: The request must complete successfully or an error must be signalled, preferably with some (human readable) indication of why the request could not be satisfied. An example of violating this rule would be a method call to move a rotator to a given mechanical angle but the rotator ends up at some other angle and no error is reported to the caller. Bug!</w:delText>
        </w:r>
        <w:bookmarkStart w:id="1214" w:name="_Toc526274671"/>
        <w:bookmarkStart w:id="1215" w:name="_Toc526279210"/>
        <w:bookmarkStart w:id="1216" w:name="_Toc526280538"/>
        <w:bookmarkStart w:id="1217" w:name="_Toc526323174"/>
        <w:bookmarkStart w:id="1218" w:name="_Toc526323396"/>
        <w:bookmarkStart w:id="1219" w:name="_Toc526323450"/>
        <w:bookmarkStart w:id="1220" w:name="_Toc526323606"/>
        <w:bookmarkStart w:id="1221" w:name="_Toc526323660"/>
        <w:bookmarkStart w:id="1222" w:name="_Toc526332190"/>
        <w:bookmarkStart w:id="1223" w:name="_Toc526332355"/>
        <w:bookmarkStart w:id="1224" w:name="_Toc526332519"/>
        <w:bookmarkStart w:id="1225" w:name="_Toc526332683"/>
        <w:bookmarkStart w:id="1226" w:name="_Toc526332853"/>
        <w:bookmarkStart w:id="1227" w:name="_Toc526333023"/>
        <w:bookmarkStart w:id="1228" w:name="_Toc526333187"/>
        <w:bookmarkStart w:id="1229" w:name="_Toc526333357"/>
        <w:bookmarkStart w:id="1230" w:name="_Toc526333521"/>
        <w:bookmarkStart w:id="1231" w:name="_Toc526333686"/>
        <w:bookmarkStart w:id="1232" w:name="_Toc526333849"/>
        <w:bookmarkStart w:id="1233" w:name="_Toc526334012"/>
        <w:bookmarkStart w:id="1234" w:name="_Toc526334175"/>
        <w:bookmarkStart w:id="1235" w:name="_Toc526334339"/>
        <w:bookmarkStart w:id="1236" w:name="_Toc526334502"/>
        <w:bookmarkStart w:id="1237" w:name="_Toc526334666"/>
        <w:bookmarkStart w:id="1238" w:name="_Toc526334830"/>
        <w:bookmarkStart w:id="1239" w:name="_Toc526334995"/>
        <w:bookmarkStart w:id="1240" w:name="_Toc526335159"/>
        <w:bookmarkStart w:id="1241" w:name="_Toc526335324"/>
        <w:bookmarkStart w:id="1242" w:name="_Toc526335487"/>
        <w:bookmarkStart w:id="1243" w:name="_Toc526335650"/>
        <w:bookmarkStart w:id="1244" w:name="_Toc526335824"/>
        <w:bookmarkStart w:id="1245" w:name="_Toc526335966"/>
        <w:bookmarkStart w:id="1246" w:name="_Toc526336110"/>
        <w:bookmarkStart w:id="1247" w:name="_Toc526336254"/>
        <w:bookmarkStart w:id="1248" w:name="_Toc526336397"/>
        <w:bookmarkStart w:id="1249" w:name="_Toc526336566"/>
        <w:bookmarkStart w:id="1250" w:name="_Toc526336736"/>
        <w:bookmarkStart w:id="1251" w:name="_Toc526336906"/>
        <w:bookmarkStart w:id="1252" w:name="_Toc526337076"/>
        <w:bookmarkStart w:id="1253" w:name="_Toc526360884"/>
        <w:bookmarkStart w:id="1254" w:name="_Toc526362052"/>
        <w:bookmarkStart w:id="1255" w:name="_Toc526362139"/>
        <w:bookmarkStart w:id="1256" w:name="_Toc526367897"/>
        <w:bookmarkStart w:id="1257" w:name="_Toc526408263"/>
        <w:bookmarkStart w:id="1258" w:name="_Toc526408424"/>
        <w:bookmarkStart w:id="1259" w:name="_Toc526408511"/>
        <w:bookmarkStart w:id="1260" w:name="_Toc526408598"/>
        <w:bookmarkStart w:id="1261" w:name="_Toc526409247"/>
        <w:bookmarkStart w:id="1262" w:name="_Toc526410338"/>
        <w:bookmarkStart w:id="1263" w:name="_Toc526413419"/>
        <w:bookmarkStart w:id="1264" w:name="_Toc526413669"/>
        <w:bookmarkStart w:id="1265" w:name="_Toc526413926"/>
        <w:bookmarkStart w:id="1266" w:name="_Toc526418531"/>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del>
    </w:p>
    <w:p w14:paraId="1393ED2E" w14:textId="77777777" w:rsidR="00C5170B" w:rsidDel="007479DA" w:rsidRDefault="00C5170B">
      <w:pPr>
        <w:pStyle w:val="Heading1"/>
        <w:rPr>
          <w:del w:id="1267" w:author="Peter Simpson" w:date="2018-10-02T20:09:00Z"/>
        </w:rPr>
        <w:pPrChange w:id="1268" w:author="Peter Simpson" w:date="2018-10-03T13:03:00Z">
          <w:pPr>
            <w:pStyle w:val="ListParagraph"/>
            <w:numPr>
              <w:numId w:val="22"/>
            </w:numPr>
            <w:ind w:hanging="360"/>
          </w:pPr>
        </w:pPrChange>
      </w:pPr>
      <w:del w:id="1269" w:author="Peter Simpson" w:date="2018-10-02T20:09:00Z">
        <w:r w:rsidRPr="005761CA" w:rsidDel="007479DA">
          <w:delText>Retries prohibited:</w:delText>
        </w:r>
        <w:r w:rsidDel="007479DA">
          <w:delText xml:space="preserve"> No module </w:delText>
        </w:r>
        <w:r w:rsidR="005761CA" w:rsidDel="007479DA">
          <w:delText>must</w:delText>
        </w:r>
        <w:r w:rsidDel="007479DA">
          <w:delText xml:space="preserve"> ever depend on another to provide timeouts or retries in case of problems. </w:delText>
        </w:r>
        <w:r w:rsidR="005761CA" w:rsidDel="007479DA">
          <w:delText>If a device needs check-and-retry logic in its routine operation, that logic must be contained within the module itself. No other module should be expected to understand the need for retries, nor any timeouts needed. If there's a problem report the error as required above.</w:delText>
        </w:r>
        <w:bookmarkStart w:id="1270" w:name="_Toc526274672"/>
        <w:bookmarkStart w:id="1271" w:name="_Toc526279211"/>
        <w:bookmarkStart w:id="1272" w:name="_Toc526280539"/>
        <w:bookmarkStart w:id="1273" w:name="_Toc526323175"/>
        <w:bookmarkStart w:id="1274" w:name="_Toc526323397"/>
        <w:bookmarkStart w:id="1275" w:name="_Toc526323451"/>
        <w:bookmarkStart w:id="1276" w:name="_Toc526323607"/>
        <w:bookmarkStart w:id="1277" w:name="_Toc526323661"/>
        <w:bookmarkStart w:id="1278" w:name="_Toc526332191"/>
        <w:bookmarkStart w:id="1279" w:name="_Toc526332356"/>
        <w:bookmarkStart w:id="1280" w:name="_Toc526332520"/>
        <w:bookmarkStart w:id="1281" w:name="_Toc526332684"/>
        <w:bookmarkStart w:id="1282" w:name="_Toc526332854"/>
        <w:bookmarkStart w:id="1283" w:name="_Toc526333024"/>
        <w:bookmarkStart w:id="1284" w:name="_Toc526333188"/>
        <w:bookmarkStart w:id="1285" w:name="_Toc526333358"/>
        <w:bookmarkStart w:id="1286" w:name="_Toc526333522"/>
        <w:bookmarkStart w:id="1287" w:name="_Toc526333687"/>
        <w:bookmarkStart w:id="1288" w:name="_Toc526333850"/>
        <w:bookmarkStart w:id="1289" w:name="_Toc526334013"/>
        <w:bookmarkStart w:id="1290" w:name="_Toc526334176"/>
        <w:bookmarkStart w:id="1291" w:name="_Toc526334340"/>
        <w:bookmarkStart w:id="1292" w:name="_Toc526334503"/>
        <w:bookmarkStart w:id="1293" w:name="_Toc526334667"/>
        <w:bookmarkStart w:id="1294" w:name="_Toc526334831"/>
        <w:bookmarkStart w:id="1295" w:name="_Toc526334996"/>
        <w:bookmarkStart w:id="1296" w:name="_Toc526335160"/>
        <w:bookmarkStart w:id="1297" w:name="_Toc526335325"/>
        <w:bookmarkStart w:id="1298" w:name="_Toc526335488"/>
        <w:bookmarkStart w:id="1299" w:name="_Toc526335651"/>
        <w:bookmarkStart w:id="1300" w:name="_Toc526335825"/>
        <w:bookmarkStart w:id="1301" w:name="_Toc526335967"/>
        <w:bookmarkStart w:id="1302" w:name="_Toc526336111"/>
        <w:bookmarkStart w:id="1303" w:name="_Toc526336255"/>
        <w:bookmarkStart w:id="1304" w:name="_Toc526336398"/>
        <w:bookmarkStart w:id="1305" w:name="_Toc526336567"/>
        <w:bookmarkStart w:id="1306" w:name="_Toc526336737"/>
        <w:bookmarkStart w:id="1307" w:name="_Toc526336907"/>
        <w:bookmarkStart w:id="1308" w:name="_Toc526337077"/>
        <w:bookmarkStart w:id="1309" w:name="_Toc526360885"/>
        <w:bookmarkStart w:id="1310" w:name="_Toc526362053"/>
        <w:bookmarkStart w:id="1311" w:name="_Toc526362140"/>
        <w:bookmarkStart w:id="1312" w:name="_Toc526367898"/>
        <w:bookmarkStart w:id="1313" w:name="_Toc526408264"/>
        <w:bookmarkStart w:id="1314" w:name="_Toc526408425"/>
        <w:bookmarkStart w:id="1315" w:name="_Toc526408512"/>
        <w:bookmarkStart w:id="1316" w:name="_Toc526408599"/>
        <w:bookmarkStart w:id="1317" w:name="_Toc526409248"/>
        <w:bookmarkStart w:id="1318" w:name="_Toc526410339"/>
        <w:bookmarkStart w:id="1319" w:name="_Toc526413420"/>
        <w:bookmarkStart w:id="1320" w:name="_Toc526413670"/>
        <w:bookmarkStart w:id="1321" w:name="_Toc526413927"/>
        <w:bookmarkStart w:id="1322" w:name="_Toc526418532"/>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del>
    </w:p>
    <w:p w14:paraId="2CFEC4F8" w14:textId="77777777" w:rsidR="00525F50" w:rsidDel="007479DA" w:rsidRDefault="00525F50">
      <w:pPr>
        <w:pStyle w:val="Heading1"/>
        <w:rPr>
          <w:del w:id="1323" w:author="Peter Simpson" w:date="2018-10-02T20:09:00Z"/>
        </w:rPr>
        <w:pPrChange w:id="1324" w:author="Peter Simpson" w:date="2018-10-03T13:03:00Z">
          <w:pPr>
            <w:pStyle w:val="ListParagraph"/>
            <w:numPr>
              <w:numId w:val="22"/>
            </w:numPr>
            <w:ind w:hanging="360"/>
          </w:pPr>
        </w:pPrChange>
      </w:pPr>
      <w:del w:id="1325" w:author="Peter Simpson" w:date="2018-10-02T20:09:00Z">
        <w:r w:rsidRPr="00C5170B" w:rsidDel="007479DA">
          <w:delText>Independence of operations:</w:delText>
        </w:r>
        <w:r w:rsidDel="007479DA">
          <w:delText xml:space="preserve"> To the extent possible with the device, each API operation should be independent of the others. For example, it should not be necessary to fetch the positional right ascension of a mount immediately before fetching the declination. </w:delText>
        </w:r>
        <w:bookmarkStart w:id="1326" w:name="_Toc526274673"/>
        <w:bookmarkStart w:id="1327" w:name="_Toc526279212"/>
        <w:bookmarkStart w:id="1328" w:name="_Toc526280540"/>
        <w:bookmarkStart w:id="1329" w:name="_Toc526323176"/>
        <w:bookmarkStart w:id="1330" w:name="_Toc526323398"/>
        <w:bookmarkStart w:id="1331" w:name="_Toc526323452"/>
        <w:bookmarkStart w:id="1332" w:name="_Toc526323608"/>
        <w:bookmarkStart w:id="1333" w:name="_Toc526323662"/>
        <w:bookmarkStart w:id="1334" w:name="_Toc526332192"/>
        <w:bookmarkStart w:id="1335" w:name="_Toc526332357"/>
        <w:bookmarkStart w:id="1336" w:name="_Toc526332521"/>
        <w:bookmarkStart w:id="1337" w:name="_Toc526332685"/>
        <w:bookmarkStart w:id="1338" w:name="_Toc526332855"/>
        <w:bookmarkStart w:id="1339" w:name="_Toc526333025"/>
        <w:bookmarkStart w:id="1340" w:name="_Toc526333189"/>
        <w:bookmarkStart w:id="1341" w:name="_Toc526333359"/>
        <w:bookmarkStart w:id="1342" w:name="_Toc526333523"/>
        <w:bookmarkStart w:id="1343" w:name="_Toc526333688"/>
        <w:bookmarkStart w:id="1344" w:name="_Toc526333851"/>
        <w:bookmarkStart w:id="1345" w:name="_Toc526334014"/>
        <w:bookmarkStart w:id="1346" w:name="_Toc526334177"/>
        <w:bookmarkStart w:id="1347" w:name="_Toc526334341"/>
        <w:bookmarkStart w:id="1348" w:name="_Toc526334504"/>
        <w:bookmarkStart w:id="1349" w:name="_Toc526334668"/>
        <w:bookmarkStart w:id="1350" w:name="_Toc526334832"/>
        <w:bookmarkStart w:id="1351" w:name="_Toc526334997"/>
        <w:bookmarkStart w:id="1352" w:name="_Toc526335161"/>
        <w:bookmarkStart w:id="1353" w:name="_Toc526335326"/>
        <w:bookmarkStart w:id="1354" w:name="_Toc526335489"/>
        <w:bookmarkStart w:id="1355" w:name="_Toc526335652"/>
        <w:bookmarkStart w:id="1356" w:name="_Toc526335826"/>
        <w:bookmarkStart w:id="1357" w:name="_Toc526335968"/>
        <w:bookmarkStart w:id="1358" w:name="_Toc526336112"/>
        <w:bookmarkStart w:id="1359" w:name="_Toc526336256"/>
        <w:bookmarkStart w:id="1360" w:name="_Toc526336399"/>
        <w:bookmarkStart w:id="1361" w:name="_Toc526336568"/>
        <w:bookmarkStart w:id="1362" w:name="_Toc526336738"/>
        <w:bookmarkStart w:id="1363" w:name="_Toc526336908"/>
        <w:bookmarkStart w:id="1364" w:name="_Toc526337078"/>
        <w:bookmarkStart w:id="1365" w:name="_Toc526360886"/>
        <w:bookmarkStart w:id="1366" w:name="_Toc526362054"/>
        <w:bookmarkStart w:id="1367" w:name="_Toc526362141"/>
        <w:bookmarkStart w:id="1368" w:name="_Toc526367899"/>
        <w:bookmarkStart w:id="1369" w:name="_Toc526408265"/>
        <w:bookmarkStart w:id="1370" w:name="_Toc526408426"/>
        <w:bookmarkStart w:id="1371" w:name="_Toc526408513"/>
        <w:bookmarkStart w:id="1372" w:name="_Toc526408600"/>
        <w:bookmarkStart w:id="1373" w:name="_Toc526409249"/>
        <w:bookmarkStart w:id="1374" w:name="_Toc526410340"/>
        <w:bookmarkStart w:id="1375" w:name="_Toc526413421"/>
        <w:bookmarkStart w:id="1376" w:name="_Toc526413671"/>
        <w:bookmarkStart w:id="1377" w:name="_Toc526413928"/>
        <w:bookmarkStart w:id="1378" w:name="_Toc526418533"/>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del>
    </w:p>
    <w:p w14:paraId="44D72DF8" w14:textId="77777777" w:rsidR="00C5170B" w:rsidDel="007479DA" w:rsidRDefault="00C5170B">
      <w:pPr>
        <w:pStyle w:val="Heading1"/>
        <w:rPr>
          <w:del w:id="1379" w:author="Peter Simpson" w:date="2018-10-02T20:09:00Z"/>
        </w:rPr>
        <w:pPrChange w:id="1380" w:author="Peter Simpson" w:date="2018-10-03T13:03:00Z">
          <w:pPr>
            <w:pStyle w:val="ListParagraph"/>
            <w:numPr>
              <w:numId w:val="22"/>
            </w:numPr>
            <w:ind w:hanging="360"/>
          </w:pPr>
        </w:pPrChange>
      </w:pPr>
      <w:del w:id="1381" w:author="Peter Simpson" w:date="2018-10-02T20:09:00Z">
        <w:r w:rsidRPr="00C5170B" w:rsidDel="007479DA">
          <w:delText>Timing Independence:</w:delText>
        </w:r>
        <w:r w:rsidDel="007479DA">
          <w:delText xml:space="preserve"> Similarly, to the extent possible with the device, modules must not place timing constraints on properties and methods. Of course it is necessary to wait for a focuser to finish moving before its new position is available. But in this case an IsMoving property can provide the synchronization. This rule prohibits exposing internal timing limitations of the hardware/controller to clients. For example, if a client calls a driver "too often" it jams up the controller causing a problem or a freeze. Bug! Modules must be insulated from each others' internal timing limitations.</w:delText>
        </w:r>
        <w:bookmarkStart w:id="1382" w:name="_Toc526274674"/>
        <w:bookmarkStart w:id="1383" w:name="_Toc526279213"/>
        <w:bookmarkStart w:id="1384" w:name="_Toc526280541"/>
        <w:bookmarkStart w:id="1385" w:name="_Toc526323177"/>
        <w:bookmarkStart w:id="1386" w:name="_Toc526323399"/>
        <w:bookmarkStart w:id="1387" w:name="_Toc526323453"/>
        <w:bookmarkStart w:id="1388" w:name="_Toc526323609"/>
        <w:bookmarkStart w:id="1389" w:name="_Toc526323663"/>
        <w:bookmarkStart w:id="1390" w:name="_Toc526332193"/>
        <w:bookmarkStart w:id="1391" w:name="_Toc526332358"/>
        <w:bookmarkStart w:id="1392" w:name="_Toc526332522"/>
        <w:bookmarkStart w:id="1393" w:name="_Toc526332686"/>
        <w:bookmarkStart w:id="1394" w:name="_Toc526332856"/>
        <w:bookmarkStart w:id="1395" w:name="_Toc526333026"/>
        <w:bookmarkStart w:id="1396" w:name="_Toc526333190"/>
        <w:bookmarkStart w:id="1397" w:name="_Toc526333360"/>
        <w:bookmarkStart w:id="1398" w:name="_Toc526333524"/>
        <w:bookmarkStart w:id="1399" w:name="_Toc526333689"/>
        <w:bookmarkStart w:id="1400" w:name="_Toc526333852"/>
        <w:bookmarkStart w:id="1401" w:name="_Toc526334015"/>
        <w:bookmarkStart w:id="1402" w:name="_Toc526334178"/>
        <w:bookmarkStart w:id="1403" w:name="_Toc526334342"/>
        <w:bookmarkStart w:id="1404" w:name="_Toc526334505"/>
        <w:bookmarkStart w:id="1405" w:name="_Toc526334669"/>
        <w:bookmarkStart w:id="1406" w:name="_Toc526334833"/>
        <w:bookmarkStart w:id="1407" w:name="_Toc526334998"/>
        <w:bookmarkStart w:id="1408" w:name="_Toc526335162"/>
        <w:bookmarkStart w:id="1409" w:name="_Toc526335327"/>
        <w:bookmarkStart w:id="1410" w:name="_Toc526335490"/>
        <w:bookmarkStart w:id="1411" w:name="_Toc526335653"/>
        <w:bookmarkStart w:id="1412" w:name="_Toc526335827"/>
        <w:bookmarkStart w:id="1413" w:name="_Toc526335969"/>
        <w:bookmarkStart w:id="1414" w:name="_Toc526336113"/>
        <w:bookmarkStart w:id="1415" w:name="_Toc526336257"/>
        <w:bookmarkStart w:id="1416" w:name="_Toc526336400"/>
        <w:bookmarkStart w:id="1417" w:name="_Toc526336569"/>
        <w:bookmarkStart w:id="1418" w:name="_Toc526336739"/>
        <w:bookmarkStart w:id="1419" w:name="_Toc526336909"/>
        <w:bookmarkStart w:id="1420" w:name="_Toc526337079"/>
        <w:bookmarkStart w:id="1421" w:name="_Toc526360887"/>
        <w:bookmarkStart w:id="1422" w:name="_Toc526362055"/>
        <w:bookmarkStart w:id="1423" w:name="_Toc526362142"/>
        <w:bookmarkStart w:id="1424" w:name="_Toc526367900"/>
        <w:bookmarkStart w:id="1425" w:name="_Toc526408266"/>
        <w:bookmarkStart w:id="1426" w:name="_Toc526408427"/>
        <w:bookmarkStart w:id="1427" w:name="_Toc526408514"/>
        <w:bookmarkStart w:id="1428" w:name="_Toc526408601"/>
        <w:bookmarkStart w:id="1429" w:name="_Toc526409250"/>
        <w:bookmarkStart w:id="1430" w:name="_Toc526410341"/>
        <w:bookmarkStart w:id="1431" w:name="_Toc526413422"/>
        <w:bookmarkStart w:id="1432" w:name="_Toc526413672"/>
        <w:bookmarkStart w:id="1433" w:name="_Toc526413929"/>
        <w:bookmarkStart w:id="1434" w:name="_Toc526418534"/>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del>
    </w:p>
    <w:p w14:paraId="0E0B4EB3" w14:textId="77777777" w:rsidR="00842B62" w:rsidRPr="009725C0" w:rsidDel="007479DA" w:rsidRDefault="00842B62">
      <w:pPr>
        <w:pStyle w:val="Heading1"/>
        <w:rPr>
          <w:del w:id="1435" w:author="Peter Simpson" w:date="2018-10-02T20:09:00Z"/>
        </w:rPr>
        <w:pPrChange w:id="1436" w:author="Peter Simpson" w:date="2018-10-03T13:03:00Z">
          <w:pPr>
            <w:pStyle w:val="ListParagraph"/>
            <w:numPr>
              <w:numId w:val="22"/>
            </w:numPr>
            <w:ind w:hanging="360"/>
          </w:pPr>
        </w:pPrChange>
      </w:pPr>
      <w:del w:id="1437" w:author="Peter Simpson" w:date="2018-10-02T20:09:00Z">
        <w:r w:rsidRPr="0098198E" w:rsidDel="007479DA">
          <w:delText>Timing Inconsistencies:</w:delText>
        </w:r>
        <w:r w:rsidDel="007479DA">
          <w:delText xml:space="preserve"> This is different from the above timing issue. The simplest way to explain this rule is to consider (for example) a dome shutter that a client needs to open. The client will </w:delText>
        </w:r>
        <w:r w:rsidR="0098198E" w:rsidDel="007479DA">
          <w:delText>c</w:delText>
        </w:r>
        <w:r w:rsidDel="007479DA">
          <w:delText>all the OpenShutter() method, and then monitor the ShutterStatus property</w:delText>
        </w:r>
        <w:r w:rsidR="00963CD1" w:rsidDel="007479DA">
          <w:delText xml:space="preserve">. When it reports ShutterOpen the client assumes that the shutter has completed opening and moves on to other things. The client will start monitoring the ShutterStatus property </w:delText>
        </w:r>
        <w:r w:rsidR="00963CD1" w:rsidRPr="001A1C0D" w:rsidDel="007479DA">
          <w:rPr>
            <w:i/>
          </w:rPr>
          <w:delText>immediately</w:delText>
        </w:r>
        <w:r w:rsidR="00963CD1" w:rsidDel="007479DA">
          <w:delText xml:space="preserve"> upon the return of the OpenShutter() method call</w:delText>
        </w:r>
        <w:r w:rsidR="001A1C0D" w:rsidDel="007479DA">
          <w:delText xml:space="preserve"> (it's illegal to require the client to wait before looking, see Timing Independence)</w:delText>
        </w:r>
        <w:r w:rsidR="00963CD1" w:rsidDel="007479DA">
          <w:delText xml:space="preserve">. </w:delText>
        </w:r>
        <w:r w:rsidR="0098198E" w:rsidDel="007479DA">
          <w:delText xml:space="preserve">What if the dome driver reports </w:delText>
        </w:r>
        <w:r w:rsidR="0098198E" w:rsidRPr="0098198E" w:rsidDel="007479DA">
          <w:rPr>
            <w:i/>
          </w:rPr>
          <w:delText>anything but</w:delText>
        </w:r>
        <w:r w:rsidR="0098198E" w:rsidDel="007479DA">
          <w:delText xml:space="preserve"> ShutterOpening at that instant? If it reports ShutterOpen for </w:delText>
        </w:r>
        <w:r w:rsidR="0098198E" w:rsidRPr="0098198E" w:rsidDel="007479DA">
          <w:rPr>
            <w:u w:val="single"/>
          </w:rPr>
          <w:delText>even an instant</w:delText>
        </w:r>
        <w:r w:rsidR="0098198E" w:rsidDel="007479DA">
          <w:delText xml:space="preserve"> after returning from the OpenShutter() method, the client will think it has opened and move on, like starting an image. Bug! Note that "briefly" returning the wrong value for this property, however brief, also violates the Do it Right or Report an Error rule.</w:delText>
        </w:r>
        <w:r w:rsidR="001A1C0D" w:rsidDel="007479DA">
          <w:delText xml:space="preserve"> What would you say if you </w:delText>
        </w:r>
        <w:r w:rsidR="001A1C0D" w:rsidRPr="001A1C0D" w:rsidDel="007479DA">
          <w:rPr>
            <w:i/>
          </w:rPr>
          <w:delText>ever</w:delText>
        </w:r>
        <w:r w:rsidR="001A1C0D" w:rsidDel="007479DA">
          <w:delText xml:space="preserve"> got ShutterClosing after calling OpenShutter() and getting no error back?</w:delText>
        </w:r>
        <w:bookmarkStart w:id="1438" w:name="_Toc526274675"/>
        <w:bookmarkStart w:id="1439" w:name="_Toc526279214"/>
        <w:bookmarkStart w:id="1440" w:name="_Toc526280542"/>
        <w:bookmarkStart w:id="1441" w:name="_Toc526323178"/>
        <w:bookmarkStart w:id="1442" w:name="_Toc526323400"/>
        <w:bookmarkStart w:id="1443" w:name="_Toc526323454"/>
        <w:bookmarkStart w:id="1444" w:name="_Toc526323610"/>
        <w:bookmarkStart w:id="1445" w:name="_Toc526323664"/>
        <w:bookmarkStart w:id="1446" w:name="_Toc526332194"/>
        <w:bookmarkStart w:id="1447" w:name="_Toc526332359"/>
        <w:bookmarkStart w:id="1448" w:name="_Toc526332523"/>
        <w:bookmarkStart w:id="1449" w:name="_Toc526332687"/>
        <w:bookmarkStart w:id="1450" w:name="_Toc526332857"/>
        <w:bookmarkStart w:id="1451" w:name="_Toc526333027"/>
        <w:bookmarkStart w:id="1452" w:name="_Toc526333191"/>
        <w:bookmarkStart w:id="1453" w:name="_Toc526333361"/>
        <w:bookmarkStart w:id="1454" w:name="_Toc526333525"/>
        <w:bookmarkStart w:id="1455" w:name="_Toc526333690"/>
        <w:bookmarkStart w:id="1456" w:name="_Toc526333853"/>
        <w:bookmarkStart w:id="1457" w:name="_Toc526334016"/>
        <w:bookmarkStart w:id="1458" w:name="_Toc526334179"/>
        <w:bookmarkStart w:id="1459" w:name="_Toc526334343"/>
        <w:bookmarkStart w:id="1460" w:name="_Toc526334506"/>
        <w:bookmarkStart w:id="1461" w:name="_Toc526334670"/>
        <w:bookmarkStart w:id="1462" w:name="_Toc526334834"/>
        <w:bookmarkStart w:id="1463" w:name="_Toc526334999"/>
        <w:bookmarkStart w:id="1464" w:name="_Toc526335163"/>
        <w:bookmarkStart w:id="1465" w:name="_Toc526335328"/>
        <w:bookmarkStart w:id="1466" w:name="_Toc526335491"/>
        <w:bookmarkStart w:id="1467" w:name="_Toc526335654"/>
        <w:bookmarkStart w:id="1468" w:name="_Toc526335828"/>
        <w:bookmarkStart w:id="1469" w:name="_Toc526335970"/>
        <w:bookmarkStart w:id="1470" w:name="_Toc526336114"/>
        <w:bookmarkStart w:id="1471" w:name="_Toc526336258"/>
        <w:bookmarkStart w:id="1472" w:name="_Toc526336401"/>
        <w:bookmarkStart w:id="1473" w:name="_Toc526336570"/>
        <w:bookmarkStart w:id="1474" w:name="_Toc526336740"/>
        <w:bookmarkStart w:id="1475" w:name="_Toc526336910"/>
        <w:bookmarkStart w:id="1476" w:name="_Toc526337080"/>
        <w:bookmarkStart w:id="1477" w:name="_Toc526360888"/>
        <w:bookmarkStart w:id="1478" w:name="_Toc526362056"/>
        <w:bookmarkStart w:id="1479" w:name="_Toc526362143"/>
        <w:bookmarkStart w:id="1480" w:name="_Toc526367901"/>
        <w:bookmarkStart w:id="1481" w:name="_Toc526408267"/>
        <w:bookmarkStart w:id="1482" w:name="_Toc526408428"/>
        <w:bookmarkStart w:id="1483" w:name="_Toc526408515"/>
        <w:bookmarkStart w:id="1484" w:name="_Toc526408602"/>
        <w:bookmarkStart w:id="1485" w:name="_Toc526409251"/>
        <w:bookmarkStart w:id="1486" w:name="_Toc526410342"/>
        <w:bookmarkStart w:id="1487" w:name="_Toc526413423"/>
        <w:bookmarkStart w:id="1488" w:name="_Toc526413673"/>
        <w:bookmarkStart w:id="1489" w:name="_Toc526413930"/>
        <w:bookmarkStart w:id="1490" w:name="_Toc526418535"/>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del>
    </w:p>
    <w:p w14:paraId="62D6E711" w14:textId="77777777" w:rsidR="00DD51F2" w:rsidDel="001345B2" w:rsidRDefault="00D7515B">
      <w:pPr>
        <w:pStyle w:val="Heading1"/>
        <w:rPr>
          <w:del w:id="1491" w:author="Peter Simpson" w:date="2018-10-04T09:54:00Z"/>
        </w:rPr>
        <w:pPrChange w:id="1492" w:author="Peter Simpson" w:date="2018-10-03T13:03:00Z">
          <w:pPr>
            <w:pStyle w:val="Heading2"/>
          </w:pPr>
        </w:pPrChange>
      </w:pPr>
      <w:del w:id="1493" w:author="Peter Simpson" w:date="2018-10-04T09:54:00Z">
        <w:r w:rsidDel="001345B2">
          <w:delText xml:space="preserve">The </w:delText>
        </w:r>
        <w:r w:rsidR="00DD51F2" w:rsidDel="001345B2">
          <w:delText>ASCOM REST</w:delText>
        </w:r>
      </w:del>
      <w:del w:id="1494" w:author="Peter Simpson" w:date="2018-10-03T09:49:00Z">
        <w:r w:rsidDel="00463C06">
          <w:delText>ful</w:delText>
        </w:r>
      </w:del>
      <w:del w:id="1495" w:author="Peter Simpson" w:date="2018-10-04T09:54:00Z">
        <w:r w:rsidR="00DD51F2" w:rsidDel="001345B2">
          <w:delText xml:space="preserve"> </w:delText>
        </w:r>
        <w:r w:rsidR="006C15D2" w:rsidDel="001345B2">
          <w:delText>API</w:delText>
        </w:r>
        <w:r w:rsidR="00C26D9E" w:rsidDel="001345B2">
          <w:delText xml:space="preserve"> </w:delText>
        </w:r>
        <w:r w:rsidDel="001345B2">
          <w:delText>Specification</w:delText>
        </w:r>
        <w:bookmarkStart w:id="1496" w:name="_Toc526410343"/>
        <w:bookmarkStart w:id="1497" w:name="_Toc526413424"/>
        <w:bookmarkStart w:id="1498" w:name="_Toc526413674"/>
        <w:bookmarkStart w:id="1499" w:name="_Toc526413931"/>
        <w:bookmarkStart w:id="1500" w:name="_Toc526418536"/>
        <w:bookmarkEnd w:id="1496"/>
        <w:bookmarkEnd w:id="1497"/>
        <w:bookmarkEnd w:id="1498"/>
        <w:bookmarkEnd w:id="1499"/>
        <w:bookmarkEnd w:id="1500"/>
      </w:del>
    </w:p>
    <w:p w14:paraId="696B604C" w14:textId="77777777" w:rsidR="000C2ECA" w:rsidDel="001345B2" w:rsidRDefault="00D7515B" w:rsidP="00DD51F2">
      <w:pPr>
        <w:rPr>
          <w:del w:id="1501" w:author="Peter Simpson" w:date="2018-10-04T09:54:00Z"/>
        </w:rPr>
      </w:pPr>
      <w:del w:id="1502" w:author="Peter Simpson" w:date="2018-10-04T09:54:00Z">
        <w:r w:rsidDel="001345B2">
          <w:delText xml:space="preserve">In this section we see how modern advanced tools </w:delText>
        </w:r>
      </w:del>
      <w:del w:id="1503" w:author="Peter Simpson" w:date="2018-10-02T21:10:00Z">
        <w:r w:rsidDel="00663CF7">
          <w:delText xml:space="preserve">were </w:delText>
        </w:r>
      </w:del>
      <w:del w:id="1504" w:author="Peter Simpson" w:date="2018-10-04T09:54:00Z">
        <w:r w:rsidDel="001345B2">
          <w:delText xml:space="preserve">used to express the </w:delText>
        </w:r>
      </w:del>
      <w:del w:id="1505" w:author="Peter Simpson" w:date="2018-10-02T21:10:00Z">
        <w:r w:rsidDel="00663CF7">
          <w:delText xml:space="preserve">exact same </w:delText>
        </w:r>
      </w:del>
      <w:del w:id="1506" w:author="Peter Simpson" w:date="2018-10-04T09:54:00Z">
        <w:r w:rsidDel="001345B2">
          <w:delText xml:space="preserve">proven ASCOM APIs </w:delText>
        </w:r>
      </w:del>
      <w:del w:id="1507" w:author="Peter Simpson" w:date="2018-10-02T21:11:00Z">
        <w:r w:rsidR="00CD21D9" w:rsidDel="00663CF7">
          <w:delText xml:space="preserve">used on Windows </w:delText>
        </w:r>
      </w:del>
      <w:del w:id="1508" w:author="Peter Simpson" w:date="2018-10-04T09:54:00Z">
        <w:r w:rsidDel="001345B2">
          <w:delText xml:space="preserve">as platform-neutral data representations and REST resources. </w:delText>
        </w:r>
      </w:del>
      <w:del w:id="1509" w:author="Peter Simpson" w:date="2018-10-02T21:12:00Z">
        <w:r w:rsidR="00E73F1A" w:rsidDel="00663CF7">
          <w:delText xml:space="preserve">ASCOM </w:delText>
        </w:r>
      </w:del>
      <w:del w:id="1510" w:author="Peter Simpson" w:date="2018-10-04T09:54:00Z">
        <w:r w:rsidR="00E73F1A" w:rsidDel="001345B2">
          <w:delText xml:space="preserve">REST </w:delText>
        </w:r>
      </w:del>
      <w:del w:id="1511" w:author="Peter Simpson" w:date="2018-10-02T21:11:00Z">
        <w:r w:rsidR="00E73F1A" w:rsidDel="00663CF7">
          <w:delText xml:space="preserve">preserves </w:delText>
        </w:r>
      </w:del>
      <w:del w:id="1512" w:author="Peter Simpson" w:date="2018-10-04T09:54:00Z">
        <w:r w:rsidR="00E73F1A" w:rsidDel="001345B2">
          <w:delText xml:space="preserve">ASCOM's </w:delText>
        </w:r>
        <w:r w:rsidR="00E73F1A" w:rsidRPr="00E73F1A" w:rsidDel="001345B2">
          <w:rPr>
            <w:i/>
          </w:rPr>
          <w:delText>language</w:delText>
        </w:r>
        <w:r w:rsidR="00E73F1A" w:rsidDel="001345B2">
          <w:delText>-</w:delText>
        </w:r>
        <w:r w:rsidR="00E73F1A" w:rsidRPr="00663CF7" w:rsidDel="001345B2">
          <w:rPr>
            <w:i/>
            <w:rPrChange w:id="1513" w:author="Peter Simpson" w:date="2018-10-02T21:13:00Z">
              <w:rPr/>
            </w:rPrChange>
          </w:rPr>
          <w:delText>independence</w:delText>
        </w:r>
        <w:r w:rsidR="00E73F1A" w:rsidDel="001345B2">
          <w:delText xml:space="preserve"> </w:delText>
        </w:r>
      </w:del>
      <w:del w:id="1514" w:author="Peter Simpson" w:date="2018-10-02T21:15:00Z">
        <w:r w:rsidR="00E73F1A" w:rsidDel="00663CF7">
          <w:delText xml:space="preserve">by virtue of </w:delText>
        </w:r>
      </w:del>
      <w:del w:id="1515" w:author="Peter Simpson" w:date="2018-10-04T09:54:00Z">
        <w:r w:rsidR="00E73F1A" w:rsidDel="001345B2">
          <w:delText xml:space="preserve">there </w:delText>
        </w:r>
      </w:del>
      <w:del w:id="1516" w:author="Peter Simpson" w:date="2018-10-02T21:15:00Z">
        <w:r w:rsidR="00E73F1A" w:rsidDel="00663CF7">
          <w:delText xml:space="preserve">being </w:delText>
        </w:r>
      </w:del>
      <w:del w:id="1517" w:author="Peter Simpson" w:date="2018-10-04T09:54:00Z">
        <w:r w:rsidR="00E73F1A" w:rsidDel="001345B2">
          <w:delText xml:space="preserve">REST implementation libraries </w:delText>
        </w:r>
      </w:del>
      <w:del w:id="1518" w:author="Peter Simpson" w:date="2018-10-02T21:13:00Z">
        <w:r w:rsidR="00E73F1A" w:rsidDel="00663CF7">
          <w:delText xml:space="preserve">available </w:delText>
        </w:r>
      </w:del>
      <w:del w:id="1519" w:author="Peter Simpson" w:date="2018-10-04T09:54:00Z">
        <w:r w:rsidR="00E73F1A" w:rsidDel="001345B2">
          <w:delText xml:space="preserve">for virtually every language </w:delText>
        </w:r>
      </w:del>
      <w:del w:id="1520" w:author="Peter Simpson" w:date="2018-10-02T21:13:00Z">
        <w:r w:rsidR="00E73F1A" w:rsidDel="00663CF7">
          <w:delText xml:space="preserve">on every </w:delText>
        </w:r>
      </w:del>
      <w:del w:id="1521" w:author="Peter Simpson" w:date="2018-10-04T09:54:00Z">
        <w:r w:rsidR="00E73F1A" w:rsidDel="001345B2">
          <w:delText>platform</w:delText>
        </w:r>
      </w:del>
      <w:del w:id="1522" w:author="Peter Simpson" w:date="2018-10-02T21:13:00Z">
        <w:r w:rsidR="00E73F1A" w:rsidDel="00663CF7">
          <w:delText xml:space="preserve"> out ther</w:delText>
        </w:r>
        <w:r w:rsidDel="00663CF7">
          <w:delText>e</w:delText>
        </w:r>
      </w:del>
      <w:del w:id="1523" w:author="Peter Simpson" w:date="2018-10-04T09:54:00Z">
        <w:r w:rsidR="00E73F1A" w:rsidDel="001345B2">
          <w:delText>.</w:delText>
        </w:r>
      </w:del>
      <w:del w:id="1524" w:author="Peter Simpson" w:date="2018-10-02T21:15:00Z">
        <w:r w:rsidR="00E73F1A" w:rsidDel="00663CF7">
          <w:delText xml:space="preserve"> REST has become just that ubiquitous.</w:delText>
        </w:r>
      </w:del>
      <w:del w:id="1525" w:author="Peter Simpson" w:date="2018-10-04T09:54:00Z">
        <w:r w:rsidR="00E73F1A" w:rsidDel="001345B2">
          <w:delText xml:space="preserve"> </w:delText>
        </w:r>
      </w:del>
      <w:del w:id="1526" w:author="Peter Simpson" w:date="2018-10-02T21:15:00Z">
        <w:r w:rsidDel="00663CF7">
          <w:delText xml:space="preserve">In addition the data representation is also platform-neutral. </w:delText>
        </w:r>
        <w:r w:rsidR="00CD21D9" w:rsidDel="00663CF7">
          <w:delText>Again,</w:delText>
        </w:r>
        <w:r w:rsidDel="00663CF7">
          <w:delText xml:space="preserve"> the </w:delText>
        </w:r>
      </w:del>
      <w:del w:id="1527" w:author="Peter Simpson" w:date="2018-10-04T09:54:00Z">
        <w:r w:rsidDel="001345B2">
          <w:delText>REST API</w:delText>
        </w:r>
      </w:del>
      <w:del w:id="1528" w:author="Peter Simpson" w:date="2018-10-02T21:18:00Z">
        <w:r w:rsidDel="00BA3757">
          <w:delText xml:space="preserve"> definitions</w:delText>
        </w:r>
      </w:del>
      <w:del w:id="1529" w:author="Peter Simpson" w:date="2018-10-04T09:54:00Z">
        <w:r w:rsidDel="001345B2">
          <w:delText xml:space="preserve"> are </w:delText>
        </w:r>
      </w:del>
      <w:del w:id="1530" w:author="Peter Simpson" w:date="2018-10-02T21:18:00Z">
        <w:r w:rsidDel="00BA3757">
          <w:delText xml:space="preserve">one-for-one </w:delText>
        </w:r>
      </w:del>
      <w:del w:id="1531" w:author="Peter Simpson" w:date="2018-10-02T21:19:00Z">
        <w:r w:rsidDel="00BA3757">
          <w:delText xml:space="preserve">the same as </w:delText>
        </w:r>
      </w:del>
      <w:del w:id="1532" w:author="Peter Simpson" w:date="2018-10-02T21:18:00Z">
        <w:r w:rsidDel="00BA3757">
          <w:delText xml:space="preserve">those of </w:delText>
        </w:r>
      </w:del>
      <w:del w:id="1533" w:author="Peter Simpson" w:date="2018-10-04T09:54:00Z">
        <w:r w:rsidDel="001345B2">
          <w:delText>the COM-based ASCOM API</w:delText>
        </w:r>
      </w:del>
      <w:del w:id="1534" w:author="Peter Simpson" w:date="2018-10-02T21:16:00Z">
        <w:r w:rsidDel="00663CF7">
          <w:delText xml:space="preserve">. </w:delText>
        </w:r>
        <w:r w:rsidR="00E73F1A" w:rsidDel="00663CF7">
          <w:delText xml:space="preserve">Thus ASCOM REST adds </w:delText>
        </w:r>
      </w:del>
      <w:del w:id="1535" w:author="Peter Simpson" w:date="2018-10-04T09:54:00Z">
        <w:r w:rsidR="00E73F1A" w:rsidDel="001345B2">
          <w:delText xml:space="preserve">cross-platform and distributed operation to </w:delText>
        </w:r>
      </w:del>
      <w:del w:id="1536" w:author="Peter Simpson" w:date="2018-10-02T21:17:00Z">
        <w:r w:rsidR="00E73F1A" w:rsidDel="00663CF7">
          <w:delText xml:space="preserve">its </w:delText>
        </w:r>
      </w:del>
      <w:del w:id="1537" w:author="Peter Simpson" w:date="2018-10-04T09:54:00Z">
        <w:r w:rsidR="00E73F1A" w:rsidDel="001345B2">
          <w:delText>already powerful cross-language feature</w:delText>
        </w:r>
        <w:r w:rsidR="00CD21D9" w:rsidDel="001345B2">
          <w:delText xml:space="preserve"> </w:delText>
        </w:r>
      </w:del>
      <w:del w:id="1538" w:author="Peter Simpson" w:date="2018-10-02T21:16:00Z">
        <w:r w:rsidR="00CD21D9" w:rsidDel="00663CF7">
          <w:delText xml:space="preserve">while </w:delText>
        </w:r>
      </w:del>
      <w:del w:id="1539" w:author="Peter Simpson" w:date="2018-10-02T21:19:00Z">
        <w:r w:rsidR="00CD21D9" w:rsidDel="00BA3757">
          <w:delText xml:space="preserve">continuing </w:delText>
        </w:r>
      </w:del>
      <w:del w:id="1540" w:author="Peter Simpson" w:date="2018-10-04T09:54:00Z">
        <w:r w:rsidR="00CD21D9" w:rsidDel="001345B2">
          <w:delText xml:space="preserve">the </w:delText>
        </w:r>
      </w:del>
      <w:del w:id="1541" w:author="Peter Simpson" w:date="2018-10-02T21:19:00Z">
        <w:r w:rsidR="00CD21D9" w:rsidDel="00BA3757">
          <w:delText xml:space="preserve">use of the </w:delText>
        </w:r>
      </w:del>
      <w:del w:id="1542" w:author="Peter Simpson" w:date="2018-10-04T09:54:00Z">
        <w:r w:rsidR="00CD21D9" w:rsidDel="001345B2">
          <w:delText>mature proven ASCOM API</w:delText>
        </w:r>
        <w:r w:rsidR="00E73F1A" w:rsidDel="001345B2">
          <w:delText>.</w:delText>
        </w:r>
        <w:r w:rsidR="006C4733" w:rsidDel="001345B2">
          <w:delText xml:space="preserve"> </w:delText>
        </w:r>
        <w:bookmarkStart w:id="1543" w:name="_Toc526410344"/>
        <w:bookmarkStart w:id="1544" w:name="_Toc526413425"/>
        <w:bookmarkStart w:id="1545" w:name="_Toc526413675"/>
        <w:bookmarkStart w:id="1546" w:name="_Toc526413932"/>
        <w:bookmarkStart w:id="1547" w:name="_Toc526418537"/>
        <w:bookmarkEnd w:id="1543"/>
        <w:bookmarkEnd w:id="1544"/>
        <w:bookmarkEnd w:id="1545"/>
        <w:bookmarkEnd w:id="1546"/>
        <w:bookmarkEnd w:id="1547"/>
      </w:del>
    </w:p>
    <w:p w14:paraId="575A3DBE" w14:textId="77777777" w:rsidR="004F187C" w:rsidDel="001345B2" w:rsidRDefault="004F187C">
      <w:pPr>
        <w:pStyle w:val="Heading2"/>
        <w:rPr>
          <w:del w:id="1548" w:author="Peter Simpson" w:date="2018-10-04T09:54:00Z"/>
        </w:rPr>
        <w:pPrChange w:id="1549" w:author="Peter Simpson" w:date="2018-10-03T20:18:00Z">
          <w:pPr>
            <w:pStyle w:val="Heading3"/>
          </w:pPr>
        </w:pPrChange>
      </w:pPr>
      <w:del w:id="1550" w:author="Peter Simpson" w:date="2018-10-03T13:27:00Z">
        <w:r w:rsidDel="002C76D6">
          <w:delText xml:space="preserve">The </w:delText>
        </w:r>
      </w:del>
      <w:del w:id="1551" w:author="Peter Simpson" w:date="2018-10-04T09:54:00Z">
        <w:r w:rsidDel="001345B2">
          <w:delText>OpenAPI Initiative and Swagger</w:delText>
        </w:r>
        <w:bookmarkStart w:id="1552" w:name="_Toc526410345"/>
        <w:bookmarkStart w:id="1553" w:name="_Toc526413426"/>
        <w:bookmarkStart w:id="1554" w:name="_Toc526413676"/>
        <w:bookmarkStart w:id="1555" w:name="_Toc526413933"/>
        <w:bookmarkStart w:id="1556" w:name="_Toc526418538"/>
        <w:bookmarkEnd w:id="1552"/>
        <w:bookmarkEnd w:id="1553"/>
        <w:bookmarkEnd w:id="1554"/>
        <w:bookmarkEnd w:id="1555"/>
        <w:bookmarkEnd w:id="1556"/>
      </w:del>
    </w:p>
    <w:p w14:paraId="3BFF7EB6" w14:textId="77777777" w:rsidR="004F187C" w:rsidDel="001345B2" w:rsidRDefault="000C2ECA" w:rsidP="00DD51F2">
      <w:pPr>
        <w:rPr>
          <w:del w:id="1557" w:author="Peter Simpson" w:date="2018-10-04T09:54:00Z"/>
        </w:rPr>
      </w:pPr>
      <w:del w:id="1558" w:author="Peter Simpson" w:date="2018-10-04T09:54:00Z">
        <w:r w:rsidDel="001345B2">
          <w:delText xml:space="preserve">Describing to users how to interact with a RESTful API can be a daunting task. In the past, APIs have resorted to manually edited human readable documentation which is difficult to produce from separately created API implementation code and message structures. Enter the </w:delText>
        </w:r>
        <w:r w:rsidR="003C03A9" w:rsidDel="001345B2">
          <w:rPr>
            <w:rStyle w:val="Hyperlink"/>
          </w:rPr>
          <w:fldChar w:fldCharType="begin"/>
        </w:r>
        <w:r w:rsidR="003C03A9" w:rsidDel="001345B2">
          <w:rPr>
            <w:rStyle w:val="Hyperlink"/>
          </w:rPr>
          <w:delInstrText xml:space="preserve"> HYPERLINK "https://www.openapis.org/" </w:delInstrText>
        </w:r>
        <w:r w:rsidR="003C03A9" w:rsidDel="001345B2">
          <w:rPr>
            <w:rStyle w:val="Hyperlink"/>
          </w:rPr>
          <w:fldChar w:fldCharType="separate"/>
        </w:r>
        <w:r w:rsidRPr="004F187C" w:rsidDel="001345B2">
          <w:rPr>
            <w:rStyle w:val="Hyperlink"/>
          </w:rPr>
          <w:delText>OpenAPI Initiative</w:delText>
        </w:r>
        <w:r w:rsidR="003C03A9" w:rsidDel="001345B2">
          <w:rPr>
            <w:rStyle w:val="Hyperlink"/>
          </w:rPr>
          <w:fldChar w:fldCharType="end"/>
        </w:r>
        <w:r w:rsidR="004F187C" w:rsidDel="001345B2">
          <w:delText xml:space="preserve"> (OAI)</w:delText>
        </w:r>
        <w:r w:rsidDel="001345B2">
          <w:delText>. This organization has formalized a vendor-</w:delText>
        </w:r>
        <w:r w:rsidR="004F187C" w:rsidDel="001345B2">
          <w:delText>neutral API description format based on a set of tools and specifications called Swagger</w:delText>
        </w:r>
      </w:del>
      <w:del w:id="1559" w:author="Peter Simpson" w:date="2018-10-02T21:27:00Z">
        <w:r w:rsidR="004F187C" w:rsidDel="00BA3757">
          <w:delText xml:space="preserve"> </w:delText>
        </w:r>
      </w:del>
      <w:del w:id="1560" w:author="Peter Simpson" w:date="2018-10-04T09:54:00Z">
        <w:r w:rsidR="004F187C" w:rsidDel="001345B2">
          <w:delText xml:space="preserve">by SmartBear Software. SmartBear donated this technology to OAI and </w:delText>
        </w:r>
      </w:del>
      <w:del w:id="1561" w:author="Peter Simpson" w:date="2018-10-02T21:28:00Z">
        <w:r w:rsidR="004F187C" w:rsidDel="002A0496">
          <w:delText xml:space="preserve">they </w:delText>
        </w:r>
      </w:del>
      <w:del w:id="1562" w:author="Peter Simpson" w:date="2018-10-04T09:54:00Z">
        <w:r w:rsidR="004F187C" w:rsidDel="001345B2">
          <w:delText xml:space="preserve">also provide free community-driven tools and services, along with commercial tools and services with which they run their business. </w:delText>
        </w:r>
        <w:bookmarkStart w:id="1563" w:name="_Toc526410346"/>
        <w:bookmarkStart w:id="1564" w:name="_Toc526413427"/>
        <w:bookmarkStart w:id="1565" w:name="_Toc526413677"/>
        <w:bookmarkStart w:id="1566" w:name="_Toc526413934"/>
        <w:bookmarkStart w:id="1567" w:name="_Toc526418539"/>
        <w:bookmarkEnd w:id="1563"/>
        <w:bookmarkEnd w:id="1564"/>
        <w:bookmarkEnd w:id="1565"/>
        <w:bookmarkEnd w:id="1566"/>
        <w:bookmarkEnd w:id="1567"/>
      </w:del>
    </w:p>
    <w:p w14:paraId="53ACDA0B" w14:textId="77777777" w:rsidR="000C2ECA" w:rsidDel="001345B2" w:rsidRDefault="004F187C" w:rsidP="00DD51F2">
      <w:pPr>
        <w:rPr>
          <w:del w:id="1568" w:author="Peter Simpson" w:date="2018-10-04T09:54:00Z"/>
        </w:rPr>
      </w:pPr>
      <w:del w:id="1569" w:author="Peter Simpson" w:date="2018-10-04T09:54:00Z">
        <w:r w:rsidDel="001345B2">
          <w:delText xml:space="preserve">The </w:delText>
        </w:r>
      </w:del>
      <w:del w:id="1570" w:author="Peter Simpson" w:date="2018-10-03T09:49:00Z">
        <w:r w:rsidDel="00463C06">
          <w:delText>long term</w:delText>
        </w:r>
      </w:del>
      <w:del w:id="1571" w:author="Peter Simpson" w:date="2018-10-04T09:54:00Z">
        <w:r w:rsidDel="001345B2">
          <w:delText xml:space="preserve"> objective of OAI is to produce not only API documentation standards but also automated generated RESTFul implementation server stub and client code generators which are driven by the same API specification from which the documentation is produced. Currently Swagger Codegen provides generators and it freely available for open source projects. Follow this link to the </w:delText>
        </w:r>
        <w:r w:rsidR="003C03A9" w:rsidDel="001345B2">
          <w:rPr>
            <w:rStyle w:val="Hyperlink"/>
          </w:rPr>
          <w:fldChar w:fldCharType="begin"/>
        </w:r>
        <w:r w:rsidR="003C03A9" w:rsidDel="001345B2">
          <w:rPr>
            <w:rStyle w:val="Hyperlink"/>
          </w:rPr>
          <w:delInstrText xml:space="preserve"> HYPERLINK "https://swagger.io/tools/swagger-codegen/" </w:delInstrText>
        </w:r>
        <w:r w:rsidR="003C03A9" w:rsidDel="001345B2">
          <w:rPr>
            <w:rStyle w:val="Hyperlink"/>
          </w:rPr>
          <w:fldChar w:fldCharType="separate"/>
        </w:r>
        <w:r w:rsidRPr="004F187C" w:rsidDel="001345B2">
          <w:rPr>
            <w:rStyle w:val="Hyperlink"/>
          </w:rPr>
          <w:delText>Swagger page where Swagger Codegen is described</w:delText>
        </w:r>
        <w:r w:rsidR="003C03A9" w:rsidDel="001345B2">
          <w:rPr>
            <w:rStyle w:val="Hyperlink"/>
          </w:rPr>
          <w:fldChar w:fldCharType="end"/>
        </w:r>
        <w:r w:rsidDel="001345B2">
          <w:delText xml:space="preserve"> to see the list of languages and environments for  which code generators are already available.</w:delText>
        </w:r>
        <w:r w:rsidR="00FB7975" w:rsidDel="001345B2">
          <w:delText xml:space="preserve"> It should be noted that the "servers" would normally be the astronomical devices which implement the relevant ASCOM API.</w:delText>
        </w:r>
        <w:bookmarkStart w:id="1572" w:name="_Toc526410347"/>
        <w:bookmarkStart w:id="1573" w:name="_Toc526413428"/>
        <w:bookmarkStart w:id="1574" w:name="_Toc526413678"/>
        <w:bookmarkStart w:id="1575" w:name="_Toc526413935"/>
        <w:bookmarkStart w:id="1576" w:name="_Toc526418540"/>
        <w:bookmarkEnd w:id="1572"/>
        <w:bookmarkEnd w:id="1573"/>
        <w:bookmarkEnd w:id="1574"/>
        <w:bookmarkEnd w:id="1575"/>
        <w:bookmarkEnd w:id="1576"/>
      </w:del>
    </w:p>
    <w:p w14:paraId="2935AE3E" w14:textId="77777777" w:rsidR="00A015A0" w:rsidRDefault="00A015A0">
      <w:pPr>
        <w:pStyle w:val="Heading2"/>
        <w:pPrChange w:id="1577" w:author="Peter Simpson" w:date="2018-10-03T20:18:00Z">
          <w:pPr>
            <w:pStyle w:val="Heading3"/>
          </w:pPr>
        </w:pPrChange>
      </w:pPr>
      <w:bookmarkStart w:id="1578" w:name="_Toc526418541"/>
      <w:r>
        <w:t>ASCOM REST</w:t>
      </w:r>
      <w:del w:id="1579" w:author="Peter Simpson" w:date="2018-10-03T12:28:00Z">
        <w:r w:rsidDel="00D46C00">
          <w:delText>ful</w:delText>
        </w:r>
      </w:del>
      <w:r>
        <w:t xml:space="preserve"> API Documentation</w:t>
      </w:r>
      <w:bookmarkEnd w:id="1578"/>
    </w:p>
    <w:p w14:paraId="0B6A36A0" w14:textId="77777777" w:rsidR="00A015A0" w:rsidRDefault="00A015A0" w:rsidP="00A015A0">
      <w:r>
        <w:t xml:space="preserve">The ASCOM RESTful APIs are documented using the Swagger toolset and are available through </w:t>
      </w:r>
      <w:ins w:id="1580" w:author="Peter Simpson" w:date="2018-10-02T21:29:00Z">
        <w:r w:rsidR="002A0496">
          <w:t xml:space="preserve">a </w:t>
        </w:r>
      </w:ins>
      <w:r>
        <w:t>URL</w:t>
      </w:r>
      <w:del w:id="1581" w:author="Peter Simpson" w:date="2018-10-02T21:29:00Z">
        <w:r w:rsidDel="002A0496">
          <w:delText>s</w:delText>
        </w:r>
      </w:del>
      <w:r>
        <w:t xml:space="preserve"> on the ASCOM Standards web site. The ASCOM API is </w:t>
      </w:r>
      <w:ins w:id="1582" w:author="Peter Simpson" w:date="2018-10-04T09:47:00Z">
        <w:r w:rsidR="003C03A9">
          <w:t xml:space="preserve">fully </w:t>
        </w:r>
      </w:ins>
      <w:r>
        <w:t>documented here:</w:t>
      </w:r>
    </w:p>
    <w:p w14:paraId="04BE5126" w14:textId="77777777" w:rsidR="00A015A0" w:rsidRPr="003B16AA" w:rsidRDefault="003C03A9">
      <w:pPr>
        <w:jc w:val="center"/>
        <w:rPr>
          <w:rFonts w:ascii="Courier New" w:hAnsi="Courier New" w:cs="Courier New"/>
          <w:color w:val="0000FF"/>
          <w:sz w:val="20"/>
          <w:szCs w:val="20"/>
          <w:highlight w:val="white"/>
          <w:rPrChange w:id="1583" w:author="Peter Simpson" w:date="2018-10-04T10:42:00Z">
            <w:rPr/>
          </w:rPrChange>
        </w:rPr>
      </w:pPr>
      <w:r w:rsidRPr="003B16AA">
        <w:rPr>
          <w:rFonts w:ascii="Courier New" w:hAnsi="Courier New" w:cs="Courier New"/>
          <w:color w:val="0000FF"/>
          <w:sz w:val="20"/>
          <w:szCs w:val="20"/>
          <w:highlight w:val="white"/>
          <w:rPrChange w:id="1584" w:author="Peter Simpson" w:date="2018-10-04T10:42:00Z">
            <w:rPr>
              <w:rStyle w:val="Hyperlink"/>
            </w:rPr>
          </w:rPrChange>
        </w:rPr>
        <w:fldChar w:fldCharType="begin"/>
      </w:r>
      <w:r w:rsidRPr="003B16AA">
        <w:rPr>
          <w:rFonts w:ascii="Courier New" w:hAnsi="Courier New" w:cs="Courier New"/>
          <w:color w:val="0000FF"/>
          <w:sz w:val="20"/>
          <w:szCs w:val="20"/>
          <w:highlight w:val="white"/>
          <w:rPrChange w:id="1585" w:author="Peter Simpson" w:date="2018-10-04T10:42:00Z">
            <w:rPr>
              <w:rStyle w:val="Hyperlink"/>
            </w:rPr>
          </w:rPrChange>
        </w:rPr>
        <w:instrText xml:space="preserve"> HYPERLINK "https://www.ascom-standards.org/api" </w:instrText>
      </w:r>
      <w:r w:rsidRPr="003B16AA">
        <w:rPr>
          <w:rFonts w:ascii="Courier New" w:hAnsi="Courier New" w:cs="Courier New"/>
          <w:color w:val="0000FF"/>
          <w:sz w:val="20"/>
          <w:szCs w:val="20"/>
          <w:highlight w:val="white"/>
          <w:rPrChange w:id="1586" w:author="Peter Simpson" w:date="2018-10-04T10:42:00Z">
            <w:rPr>
              <w:rStyle w:val="Hyperlink"/>
            </w:rPr>
          </w:rPrChange>
        </w:rPr>
        <w:fldChar w:fldCharType="separate"/>
      </w:r>
      <w:r w:rsidR="00A015A0" w:rsidRPr="003B16AA">
        <w:rPr>
          <w:rFonts w:ascii="Courier New" w:hAnsi="Courier New" w:cs="Courier New"/>
          <w:color w:val="0000FF"/>
          <w:sz w:val="20"/>
          <w:szCs w:val="20"/>
          <w:highlight w:val="white"/>
          <w:rPrChange w:id="1587" w:author="Peter Simpson" w:date="2018-10-04T10:42:00Z">
            <w:rPr>
              <w:rStyle w:val="Hyperlink"/>
            </w:rPr>
          </w:rPrChange>
        </w:rPr>
        <w:t>https://www.ascom-standards.org/api</w:t>
      </w:r>
      <w:r w:rsidRPr="003B16AA">
        <w:rPr>
          <w:rFonts w:ascii="Courier New" w:hAnsi="Courier New" w:cs="Courier New"/>
          <w:color w:val="0000FF"/>
          <w:sz w:val="20"/>
          <w:szCs w:val="20"/>
          <w:highlight w:val="white"/>
          <w:rPrChange w:id="1588" w:author="Peter Simpson" w:date="2018-10-04T10:42:00Z">
            <w:rPr>
              <w:rStyle w:val="Hyperlink"/>
            </w:rPr>
          </w:rPrChange>
        </w:rPr>
        <w:fldChar w:fldCharType="end"/>
      </w:r>
    </w:p>
    <w:p w14:paraId="143BDB0D" w14:textId="77777777" w:rsidR="00A015A0" w:rsidRDefault="00A015A0" w:rsidP="00A015A0">
      <w:pPr>
        <w:rPr>
          <w:ins w:id="1589" w:author="Peter Simpson" w:date="2018-10-02T21:33:00Z"/>
        </w:rPr>
      </w:pPr>
      <w:r>
        <w:t>To start exploring go to the above API URL and click a grey Show/Hide link to expand one of the sets of methods and then click the blue GET or orange PUT methods for detailed information on that API call. Note that this documentation, along with the companion ASCOM Remote Server Management API is documented in the next section.</w:t>
      </w:r>
    </w:p>
    <w:p w14:paraId="574F36B2" w14:textId="77777777" w:rsidR="002A0496" w:rsidRDefault="002A0496" w:rsidP="00A015A0">
      <w:pPr>
        <w:rPr>
          <w:ins w:id="1590" w:author="Peter Simpson" w:date="2018-10-04T10:48:00Z"/>
        </w:rPr>
      </w:pPr>
      <w:ins w:id="1591" w:author="Peter Simpson" w:date="2018-10-02T21:33:00Z">
        <w:r>
          <w:t xml:space="preserve">Anyone who is familiar with the </w:t>
        </w:r>
      </w:ins>
      <w:ins w:id="1592" w:author="Peter Simpson" w:date="2018-10-02T21:34:00Z">
        <w:r>
          <w:t xml:space="preserve">ASCOM </w:t>
        </w:r>
      </w:ins>
      <w:ins w:id="1593" w:author="Peter Simpson" w:date="2018-10-02T21:33:00Z">
        <w:r>
          <w:t>COM based APIs will immediately feel at home with the functionality available</w:t>
        </w:r>
      </w:ins>
      <w:ins w:id="1594" w:author="Peter Simpson" w:date="2018-10-02T21:34:00Z">
        <w:r>
          <w:t xml:space="preserve"> through ASCOM REST.</w:t>
        </w:r>
      </w:ins>
    </w:p>
    <w:p w14:paraId="14F2349E" w14:textId="77777777" w:rsidR="003B16AA" w:rsidRDefault="003B16AA">
      <w:pPr>
        <w:pStyle w:val="Heading2"/>
        <w:rPr>
          <w:ins w:id="1595" w:author="Peter Simpson" w:date="2018-10-03T22:10:00Z"/>
        </w:rPr>
        <w:pPrChange w:id="1596" w:author="Peter Simpson" w:date="2018-10-04T10:48:00Z">
          <w:pPr/>
        </w:pPrChange>
      </w:pPr>
      <w:bookmarkStart w:id="1597" w:name="_Toc526418542"/>
      <w:ins w:id="1598" w:author="Peter Simpson" w:date="2018-10-04T10:48:00Z">
        <w:r>
          <w:t>API Contract</w:t>
        </w:r>
      </w:ins>
      <w:bookmarkEnd w:id="1597"/>
    </w:p>
    <w:p w14:paraId="2AD93EBB" w14:textId="77777777" w:rsidR="00412CC2" w:rsidDel="00E63957" w:rsidRDefault="00412CC2" w:rsidP="00A015A0">
      <w:pPr>
        <w:rPr>
          <w:del w:id="1599" w:author="Peter Simpson" w:date="2018-10-04T10:00:00Z"/>
        </w:rPr>
      </w:pPr>
      <w:bookmarkStart w:id="1600" w:name="_Toc526413680"/>
      <w:bookmarkEnd w:id="1600"/>
    </w:p>
    <w:p w14:paraId="6B4861A6" w14:textId="77777777" w:rsidR="00BA3757" w:rsidDel="00BA3757" w:rsidRDefault="00A015A0" w:rsidP="00A015A0">
      <w:pPr>
        <w:rPr>
          <w:del w:id="1601" w:author="Peter Simpson" w:date="2018-10-02T21:24:00Z"/>
        </w:rPr>
      </w:pPr>
      <w:del w:id="1602" w:author="Peter Simpson" w:date="2018-10-03T22:10:00Z">
        <w:r w:rsidDel="00412CC2">
          <w:delText xml:space="preserve"> </w:delText>
        </w:r>
      </w:del>
      <w:del w:id="1603" w:author="Peter Simpson" w:date="2018-10-04T09:55:00Z">
        <w:r w:rsidDel="001345B2">
          <w:delText>Here is an example of the OpenAPI/Swagger documentation of the ASCOM Focuser API looks like (in Swagger, a "method" is any REST resource including object properties and methods):</w:delText>
        </w:r>
      </w:del>
      <w:bookmarkStart w:id="1604" w:name="_Toc526410349"/>
      <w:bookmarkStart w:id="1605" w:name="_Toc526413430"/>
      <w:bookmarkStart w:id="1606" w:name="_Toc526413681"/>
      <w:bookmarkEnd w:id="1604"/>
      <w:bookmarkEnd w:id="1605"/>
      <w:bookmarkEnd w:id="1606"/>
    </w:p>
    <w:p w14:paraId="52D715B7" w14:textId="77777777" w:rsidR="00A015A0" w:rsidDel="00BA3757" w:rsidRDefault="00A015A0" w:rsidP="00A015A0">
      <w:pPr>
        <w:rPr>
          <w:del w:id="1607" w:author="Peter Simpson" w:date="2018-10-02T21:26:00Z"/>
        </w:rPr>
      </w:pPr>
      <w:del w:id="1608" w:author="Peter Simpson" w:date="2018-10-02T21:24:00Z">
        <w:r w:rsidRPr="00A015A0" w:rsidDel="00BA3757">
          <w:rPr>
            <w:noProof/>
          </w:rPr>
          <w:drawing>
            <wp:inline distT="0" distB="0" distL="0" distR="0" wp14:anchorId="6DB8633B" wp14:editId="55C3BA7B">
              <wp:extent cx="5943600" cy="404050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4040505"/>
                      </a:xfrm>
                      <a:prstGeom prst="rect">
                        <a:avLst/>
                      </a:prstGeom>
                    </pic:spPr>
                  </pic:pic>
                </a:graphicData>
              </a:graphic>
            </wp:inline>
          </w:drawing>
        </w:r>
      </w:del>
      <w:bookmarkStart w:id="1609" w:name="_Toc526410350"/>
      <w:bookmarkStart w:id="1610" w:name="_Toc526413431"/>
      <w:bookmarkStart w:id="1611" w:name="_Toc526413682"/>
      <w:bookmarkEnd w:id="1609"/>
      <w:bookmarkEnd w:id="1610"/>
      <w:bookmarkEnd w:id="1611"/>
    </w:p>
    <w:p w14:paraId="2068E36D" w14:textId="77777777" w:rsidR="00A015A0" w:rsidDel="00BA3757" w:rsidRDefault="00A015A0" w:rsidP="00A015A0">
      <w:pPr>
        <w:rPr>
          <w:del w:id="1612" w:author="Peter Simpson" w:date="2018-10-02T21:26:00Z"/>
        </w:rPr>
      </w:pPr>
      <w:bookmarkStart w:id="1613" w:name="_Toc526410351"/>
      <w:bookmarkStart w:id="1614" w:name="_Toc526413432"/>
      <w:bookmarkStart w:id="1615" w:name="_Toc526413683"/>
      <w:bookmarkEnd w:id="1613"/>
      <w:bookmarkEnd w:id="1614"/>
      <w:bookmarkEnd w:id="1615"/>
    </w:p>
    <w:p w14:paraId="72E98D2F" w14:textId="77777777" w:rsidR="00A015A0" w:rsidRPr="00A015A0" w:rsidDel="001345B2" w:rsidRDefault="00A015A0">
      <w:pPr>
        <w:pStyle w:val="Caption"/>
        <w:rPr>
          <w:del w:id="1616" w:author="Peter Simpson" w:date="2018-10-04T09:55:00Z"/>
        </w:rPr>
        <w:pPrChange w:id="1617" w:author="Peter Simpson" w:date="2018-10-03T11:45:00Z">
          <w:pPr/>
        </w:pPrChange>
      </w:pPr>
      <w:del w:id="1618" w:author="Peter Simpson" w:date="2018-10-02T21:25:00Z">
        <w:r w:rsidRPr="00A015A0" w:rsidDel="00BA3757">
          <w:rPr>
            <w:i w:val="0"/>
            <w:iCs w:val="0"/>
            <w:noProof/>
          </w:rPr>
          <w:drawing>
            <wp:inline distT="0" distB="0" distL="0" distR="0" wp14:anchorId="50D5D7D3" wp14:editId="36C59D02">
              <wp:extent cx="5943600" cy="6004560"/>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6004560"/>
                      </a:xfrm>
                      <a:prstGeom prst="rect">
                        <a:avLst/>
                      </a:prstGeom>
                    </pic:spPr>
                  </pic:pic>
                </a:graphicData>
              </a:graphic>
            </wp:inline>
          </w:drawing>
        </w:r>
      </w:del>
      <w:bookmarkStart w:id="1619" w:name="_Toc526410352"/>
      <w:bookmarkStart w:id="1620" w:name="_Toc526413433"/>
      <w:bookmarkStart w:id="1621" w:name="_Toc526413684"/>
      <w:bookmarkEnd w:id="1619"/>
      <w:bookmarkEnd w:id="1620"/>
      <w:bookmarkEnd w:id="1621"/>
    </w:p>
    <w:p w14:paraId="04DA33F2" w14:textId="77777777" w:rsidR="00D03FC3" w:rsidDel="00B2559F" w:rsidRDefault="000C2ECA" w:rsidP="00B2559F">
      <w:pPr>
        <w:rPr>
          <w:del w:id="1622" w:author="Peter Simpson" w:date="2018-10-03T13:03:00Z"/>
        </w:rPr>
      </w:pPr>
      <w:del w:id="1623" w:author="Peter Simpson" w:date="2018-10-03T13:04:00Z">
        <w:r w:rsidDel="00B2559F">
          <w:delText xml:space="preserve"> </w:delText>
        </w:r>
      </w:del>
      <w:del w:id="1624" w:author="Peter Simpson" w:date="2018-10-03T13:03:00Z">
        <w:r w:rsidR="00D03FC3" w:rsidDel="00B2559F">
          <w:br w:type="page"/>
        </w:r>
        <w:bookmarkStart w:id="1625" w:name="_Toc526335974"/>
        <w:bookmarkStart w:id="1626" w:name="_Toc526336118"/>
        <w:bookmarkStart w:id="1627" w:name="_Toc526336262"/>
        <w:bookmarkStart w:id="1628" w:name="_Toc526336405"/>
        <w:bookmarkStart w:id="1629" w:name="_Toc526336574"/>
        <w:bookmarkStart w:id="1630" w:name="_Toc526336744"/>
        <w:bookmarkStart w:id="1631" w:name="_Toc526336914"/>
        <w:bookmarkStart w:id="1632" w:name="_Toc526337084"/>
        <w:bookmarkStart w:id="1633" w:name="_Toc526360892"/>
        <w:bookmarkStart w:id="1634" w:name="_Toc526362060"/>
        <w:bookmarkStart w:id="1635" w:name="_Toc526362147"/>
        <w:bookmarkStart w:id="1636" w:name="_Toc526367905"/>
        <w:bookmarkStart w:id="1637" w:name="_Toc526408271"/>
        <w:bookmarkStart w:id="1638" w:name="_Toc526408432"/>
        <w:bookmarkStart w:id="1639" w:name="_Toc526408519"/>
        <w:bookmarkStart w:id="1640" w:name="_Toc526408606"/>
        <w:bookmarkStart w:id="1641" w:name="_Toc526409255"/>
        <w:bookmarkStart w:id="1642" w:name="_Toc526410353"/>
        <w:bookmarkStart w:id="1643" w:name="_Toc526413434"/>
        <w:bookmarkStart w:id="1644" w:name="_Toc526413685"/>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del>
    </w:p>
    <w:p w14:paraId="420785BC" w14:textId="77777777" w:rsidR="00415787" w:rsidDel="001345B2" w:rsidRDefault="006C15D2">
      <w:pPr>
        <w:pStyle w:val="Heading1"/>
        <w:rPr>
          <w:del w:id="1645" w:author="Peter Simpson" w:date="2018-10-04T09:55:00Z"/>
        </w:rPr>
      </w:pPr>
      <w:bookmarkStart w:id="1646" w:name="_Ref525981811"/>
      <w:bookmarkStart w:id="1647" w:name="_Ref525992981"/>
      <w:bookmarkStart w:id="1648" w:name="_Ref525999218"/>
      <w:del w:id="1649" w:author="Peter Simpson" w:date="2018-10-02T20:11:00Z">
        <w:r w:rsidDel="002E7394">
          <w:delText xml:space="preserve">Part </w:delText>
        </w:r>
        <w:r w:rsidR="00A15ED9" w:rsidDel="002E7394">
          <w:rPr>
            <w:b w:val="0"/>
            <w:bCs w:val="0"/>
          </w:rPr>
          <w:fldChar w:fldCharType="begin"/>
        </w:r>
        <w:r w:rsidR="00A15ED9" w:rsidDel="002E7394">
          <w:delInstrText xml:space="preserve"> REF _Ref525981811 \n </w:delInstrText>
        </w:r>
        <w:r w:rsidR="00A15ED9" w:rsidDel="002E7394">
          <w:rPr>
            <w:b w:val="0"/>
            <w:bCs w:val="0"/>
          </w:rPr>
          <w:fldChar w:fldCharType="separate"/>
        </w:r>
        <w:r w:rsidR="00E075C1" w:rsidDel="002E7394">
          <w:delText>2</w:delText>
        </w:r>
        <w:r w:rsidR="00A15ED9" w:rsidDel="002E7394">
          <w:rPr>
            <w:b w:val="0"/>
            <w:bCs w:val="0"/>
          </w:rPr>
          <w:fldChar w:fldCharType="end"/>
        </w:r>
        <w:r w:rsidDel="002E7394">
          <w:delText xml:space="preserve"> - </w:delText>
        </w:r>
      </w:del>
      <w:bookmarkStart w:id="1650" w:name="_Ref526279244"/>
      <w:del w:id="1651" w:author="Peter Simpson" w:date="2018-10-04T09:55:00Z">
        <w:r w:rsidR="009777EF" w:rsidDel="001345B2">
          <w:delText xml:space="preserve">ASCOM </w:delText>
        </w:r>
        <w:r w:rsidR="005706D3" w:rsidDel="001345B2">
          <w:delText>R</w:delText>
        </w:r>
        <w:bookmarkEnd w:id="1646"/>
        <w:r w:rsidR="00CC7CAD" w:rsidDel="001345B2">
          <w:delText>emote</w:delText>
        </w:r>
        <w:bookmarkStart w:id="1652" w:name="_Toc526410354"/>
        <w:bookmarkStart w:id="1653" w:name="_Toc526413435"/>
        <w:bookmarkStart w:id="1654" w:name="_Toc526413686"/>
        <w:bookmarkEnd w:id="1647"/>
        <w:bookmarkEnd w:id="1648"/>
        <w:bookmarkEnd w:id="1650"/>
        <w:bookmarkEnd w:id="1652"/>
        <w:bookmarkEnd w:id="1653"/>
        <w:bookmarkEnd w:id="1654"/>
      </w:del>
    </w:p>
    <w:p w14:paraId="35A24754" w14:textId="77777777" w:rsidR="00405641" w:rsidRPr="002C32AD" w:rsidDel="003479F0" w:rsidRDefault="005706D3">
      <w:pPr>
        <w:rPr>
          <w:del w:id="1655" w:author="Peter Simpson" w:date="2018-10-03T11:55:00Z"/>
        </w:rPr>
        <w:pPrChange w:id="1656" w:author="Peter Simpson" w:date="2018-10-03T10:50:00Z">
          <w:pPr>
            <w:pStyle w:val="Heading2"/>
          </w:pPr>
        </w:pPrChange>
      </w:pPr>
      <w:del w:id="1657" w:author="Peter Simpson" w:date="2018-10-04T09:55:00Z">
        <w:r w:rsidRPr="002C32AD" w:rsidDel="001345B2">
          <w:delText>Concept</w:delText>
        </w:r>
      </w:del>
      <w:bookmarkStart w:id="1658" w:name="_Toc526410355"/>
      <w:bookmarkStart w:id="1659" w:name="_Toc526413436"/>
      <w:bookmarkStart w:id="1660" w:name="_Toc526413687"/>
      <w:bookmarkEnd w:id="1658"/>
      <w:bookmarkEnd w:id="1659"/>
      <w:bookmarkEnd w:id="1660"/>
    </w:p>
    <w:p w14:paraId="2D9726AD" w14:textId="77777777" w:rsidR="00FF211A" w:rsidRPr="009C0E7E" w:rsidDel="005A1B3F" w:rsidRDefault="00FF211A">
      <w:pPr>
        <w:pStyle w:val="Heading3"/>
        <w:rPr>
          <w:del w:id="1661" w:author="Peter Simpson" w:date="2018-10-03T10:05:00Z"/>
          <w:rPrChange w:id="1662" w:author="Peter Simpson" w:date="2018-10-03T12:19:00Z">
            <w:rPr>
              <w:del w:id="1663" w:author="Peter Simpson" w:date="2018-10-03T10:05:00Z"/>
            </w:rPr>
          </w:rPrChange>
        </w:rPr>
        <w:pPrChange w:id="1664" w:author="Peter Simpson" w:date="2018-10-03T12:19:00Z">
          <w:pPr/>
        </w:pPrChange>
      </w:pPr>
      <w:del w:id="1665" w:author="Peter Simpson" w:date="2018-10-03T10:05:00Z">
        <w:r w:rsidRPr="009C0E7E" w:rsidDel="00853ECE">
          <w:rPr>
            <w:rPrChange w:id="1666" w:author="Peter Simpson" w:date="2018-10-03T12:19:00Z">
              <w:rPr/>
            </w:rPrChange>
          </w:rPr>
          <w:delText>ASCOM’s prime USP is the collection of interface definitions that comprise the ASCOM standard. These provide actionable methods on a standard device model, which masks the uniqueness and individuality inherent in real world device control protocols.</w:delText>
        </w:r>
        <w:bookmarkStart w:id="1667" w:name="_Toc526410356"/>
        <w:bookmarkStart w:id="1668" w:name="_Toc526413437"/>
        <w:bookmarkStart w:id="1669" w:name="_Toc526413688"/>
        <w:bookmarkEnd w:id="1667"/>
        <w:bookmarkEnd w:id="1668"/>
        <w:bookmarkEnd w:id="1669"/>
      </w:del>
    </w:p>
    <w:p w14:paraId="1AB3876D" w14:textId="77777777" w:rsidR="00415787" w:rsidRPr="009C0E7E" w:rsidDel="00853ECE" w:rsidRDefault="00C67DB2">
      <w:pPr>
        <w:rPr>
          <w:del w:id="1670" w:author="Peter Simpson" w:date="2018-10-03T10:05:00Z"/>
        </w:rPr>
      </w:pPr>
      <w:del w:id="1671" w:author="Peter Simpson" w:date="2018-10-03T10:05:00Z">
        <w:r w:rsidRPr="009C0E7E" w:rsidDel="00853ECE">
          <w:delText>Today</w:delText>
        </w:r>
        <w:r w:rsidR="0007539E" w:rsidRPr="009C0E7E" w:rsidDel="00853ECE">
          <w:delText>,</w:delText>
        </w:r>
        <w:r w:rsidRPr="009C0E7E" w:rsidDel="00853ECE">
          <w:delText xml:space="preserve"> ASCOM is limited to Microsoft Windows </w:delText>
        </w:r>
        <w:r w:rsidR="00FF211A" w:rsidRPr="009C0E7E" w:rsidDel="00853ECE">
          <w:delText xml:space="preserve">technology </w:delText>
        </w:r>
        <w:r w:rsidRPr="009C0E7E" w:rsidDel="00853ECE">
          <w:delText xml:space="preserve">because </w:delText>
        </w:r>
        <w:r w:rsidR="009777EF" w:rsidRPr="009C0E7E" w:rsidDel="00853ECE">
          <w:delText>ASCOM Clients and Drivers communicate with each other through a protocol called COM (Component Object Model). This protocol enables interoperability between clients and drivers written if different development languages but both client and driver must reside on the same PC.</w:delText>
        </w:r>
        <w:bookmarkStart w:id="1672" w:name="_Toc526410357"/>
        <w:bookmarkStart w:id="1673" w:name="_Toc526413438"/>
        <w:bookmarkStart w:id="1674" w:name="_Toc526413689"/>
        <w:bookmarkEnd w:id="1672"/>
        <w:bookmarkEnd w:id="1673"/>
        <w:bookmarkEnd w:id="1674"/>
      </w:del>
    </w:p>
    <w:p w14:paraId="745F2C7F" w14:textId="77777777" w:rsidR="0007539E" w:rsidRPr="009C0E7E" w:rsidDel="001345B2" w:rsidRDefault="0007539E">
      <w:pPr>
        <w:rPr>
          <w:del w:id="1675" w:author="Peter Simpson" w:date="2018-10-04T09:55:00Z"/>
        </w:rPr>
      </w:pPr>
      <w:del w:id="1676" w:author="Peter Simpson" w:date="2018-10-04T09:55:00Z">
        <w:r w:rsidRPr="009C0E7E" w:rsidDel="001345B2">
          <w:delText>COM servers</w:delText>
        </w:r>
      </w:del>
      <w:del w:id="1677" w:author="Peter Simpson" w:date="2018-10-03T11:25:00Z">
        <w:r w:rsidRPr="009C0E7E" w:rsidDel="00DF32F2">
          <w:delText xml:space="preserve"> can be of two kinds</w:delText>
        </w:r>
      </w:del>
      <w:del w:id="1678" w:author="Peter Simpson" w:date="2018-10-04T09:55:00Z">
        <w:r w:rsidRPr="009C0E7E" w:rsidDel="001345B2">
          <w:delText xml:space="preserve">: </w:delText>
        </w:r>
        <w:r w:rsidR="0070173B" w:rsidRPr="009C0E7E" w:rsidDel="001345B2">
          <w:delText>“</w:delText>
        </w:r>
        <w:r w:rsidRPr="009C0E7E" w:rsidDel="001345B2">
          <w:delText>in process</w:delText>
        </w:r>
        <w:r w:rsidR="0070173B" w:rsidRPr="009C0E7E" w:rsidDel="001345B2">
          <w:delText>”</w:delText>
        </w:r>
        <w:r w:rsidRPr="009C0E7E" w:rsidDel="001345B2">
          <w:delText xml:space="preserve"> and </w:delText>
        </w:r>
        <w:r w:rsidR="0070173B" w:rsidRPr="009C0E7E" w:rsidDel="001345B2">
          <w:delText>“</w:delText>
        </w:r>
        <w:r w:rsidRPr="009C0E7E" w:rsidDel="001345B2">
          <w:delText>out of process</w:delText>
        </w:r>
        <w:r w:rsidR="0070173B" w:rsidRPr="009C0E7E" w:rsidDel="001345B2">
          <w:delText>”</w:delText>
        </w:r>
      </w:del>
      <w:del w:id="1679" w:author="Peter Simpson" w:date="2018-10-03T11:28:00Z">
        <w:r w:rsidRPr="009C0E7E" w:rsidDel="00DF32F2">
          <w:delText>, t</w:delText>
        </w:r>
      </w:del>
      <w:del w:id="1680" w:author="Peter Simpson" w:date="2018-10-04T09:55:00Z">
        <w:r w:rsidRPr="009C0E7E" w:rsidDel="001345B2">
          <w:delText xml:space="preserve">he key difference is whether the COM server (the ASCOM driver) runs within the </w:delText>
        </w:r>
      </w:del>
      <w:del w:id="1681" w:author="Peter Simpson" w:date="2018-10-03T13:11:00Z">
        <w:r w:rsidRPr="009C0E7E" w:rsidDel="00912308">
          <w:delText xml:space="preserve">calling </w:delText>
        </w:r>
      </w:del>
      <w:del w:id="1682" w:author="Peter Simpson" w:date="2018-10-04T09:55:00Z">
        <w:r w:rsidRPr="009C0E7E" w:rsidDel="001345B2">
          <w:delText>application’s process or outside it in an independent process of its own as shown below.</w:delText>
        </w:r>
      </w:del>
      <w:del w:id="1683" w:author="Peter Simpson" w:date="2018-10-03T13:10:00Z">
        <w:r w:rsidRPr="009C0E7E" w:rsidDel="00912308">
          <w:delText xml:space="preserve"> </w:delText>
        </w:r>
      </w:del>
      <w:bookmarkStart w:id="1684" w:name="_Toc526410358"/>
      <w:bookmarkStart w:id="1685" w:name="_Toc526413439"/>
      <w:bookmarkStart w:id="1686" w:name="_Toc526413690"/>
      <w:bookmarkEnd w:id="1684"/>
      <w:bookmarkEnd w:id="1685"/>
      <w:bookmarkEnd w:id="1686"/>
    </w:p>
    <w:p w14:paraId="023B046B" w14:textId="77777777" w:rsidR="008C63B4" w:rsidDel="00AC6ADE" w:rsidRDefault="003279BA">
      <w:pPr>
        <w:jc w:val="center"/>
        <w:rPr>
          <w:del w:id="1687" w:author="Peter Simpson" w:date="2018-10-03T13:06:00Z"/>
        </w:rPr>
        <w:pPrChange w:id="1688" w:author="Peter Simpson" w:date="2018-10-03T13:10:00Z">
          <w:pPr/>
        </w:pPrChange>
      </w:pPr>
      <w:del w:id="1689" w:author="Peter Simpson" w:date="2018-10-03T13:06:00Z">
        <w:r w:rsidRPr="002C32AD" w:rsidDel="00AC6ADE">
          <w:object w:dxaOrig="5401" w:dyaOrig="8655" w14:anchorId="56252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8pt;height:240.45pt" o:ole="">
              <v:imagedata r:id="rId15" o:title=""/>
            </v:shape>
            <o:OLEObject Type="Embed" ProgID="Visio.Drawing.15" ShapeID="_x0000_i1025" DrawAspect="Content" ObjectID="_1601799873" r:id="rId16"/>
          </w:object>
        </w:r>
      </w:del>
      <w:del w:id="1690" w:author="Peter Simpson" w:date="2018-10-03T11:23:00Z">
        <w:r w:rsidRPr="002C32AD" w:rsidDel="00DF32F2">
          <w:delText xml:space="preserve">  </w:delText>
        </w:r>
      </w:del>
      <w:del w:id="1691" w:author="Peter Simpson" w:date="2018-10-03T13:06:00Z">
        <w:r w:rsidRPr="002C32AD" w:rsidDel="00AC6ADE">
          <w:object w:dxaOrig="10366" w:dyaOrig="8655" w14:anchorId="6AC9E8EA">
            <v:shape id="_x0000_i1026" type="#_x0000_t75" style="width:4in;height:240.45pt" o:ole="">
              <v:imagedata r:id="rId17" o:title=""/>
            </v:shape>
            <o:OLEObject Type="Embed" ProgID="Visio.Drawing.15" ShapeID="_x0000_i1026" DrawAspect="Content" ObjectID="_1601799874" r:id="rId18"/>
          </w:object>
        </w:r>
        <w:bookmarkStart w:id="1692" w:name="_Toc526410359"/>
        <w:bookmarkStart w:id="1693" w:name="_Toc526413440"/>
        <w:bookmarkStart w:id="1694" w:name="_Toc526413691"/>
        <w:bookmarkEnd w:id="1692"/>
        <w:bookmarkEnd w:id="1693"/>
        <w:bookmarkEnd w:id="1694"/>
      </w:del>
    </w:p>
    <w:p w14:paraId="2D252F26" w14:textId="77777777" w:rsidR="00FF211A" w:rsidRPr="009C0E7E" w:rsidDel="00DF32F2" w:rsidRDefault="00FF211A">
      <w:pPr>
        <w:pStyle w:val="Heading2"/>
        <w:keepNext w:val="0"/>
        <w:keepLines w:val="0"/>
        <w:rPr>
          <w:del w:id="1695" w:author="Peter Simpson" w:date="2018-10-03T10:05:00Z"/>
        </w:rPr>
        <w:pPrChange w:id="1696" w:author="Peter Simpson" w:date="2018-10-03T12:19:00Z">
          <w:pPr>
            <w:pStyle w:val="Heading2"/>
          </w:pPr>
        </w:pPrChange>
      </w:pPr>
      <w:del w:id="1697" w:author="Peter Simpson" w:date="2018-10-03T10:05:00Z">
        <w:r w:rsidRPr="002C32AD" w:rsidDel="00853ECE">
          <w:delText>Microsoft recognized the “same computer” limitation</w:delText>
        </w:r>
        <w:r w:rsidR="0070173B" w:rsidRPr="002C32AD" w:rsidDel="00853ECE">
          <w:delText>, which applies to both kinds of COM server,</w:delText>
        </w:r>
        <w:r w:rsidRPr="009C0E7E" w:rsidDel="00853ECE">
          <w:rPr>
            <w:b w:val="0"/>
            <w:bCs w:val="0"/>
          </w:rPr>
          <w:delText xml:space="preserve"> and developed DCOM, which proved complex to implement and which, by comparison with current IP based interoperability protocols, did not achieve large scale take up.</w:delText>
        </w:r>
        <w:bookmarkStart w:id="1698" w:name="_Toc526410360"/>
        <w:bookmarkStart w:id="1699" w:name="_Toc526413441"/>
        <w:bookmarkStart w:id="1700" w:name="_Toc526413692"/>
        <w:bookmarkEnd w:id="1698"/>
        <w:bookmarkEnd w:id="1699"/>
        <w:bookmarkEnd w:id="1700"/>
      </w:del>
    </w:p>
    <w:p w14:paraId="068E9A14" w14:textId="77777777" w:rsidR="00FF211A" w:rsidDel="00853ECE" w:rsidRDefault="00FF211A">
      <w:pPr>
        <w:pStyle w:val="Heading3"/>
        <w:rPr>
          <w:del w:id="1701" w:author="Peter Simpson" w:date="2018-10-03T10:05:00Z"/>
        </w:rPr>
        <w:pPrChange w:id="1702" w:author="Peter Simpson" w:date="2018-10-03T13:29:00Z">
          <w:pPr/>
        </w:pPrChange>
      </w:pPr>
      <w:del w:id="1703" w:author="Peter Simpson" w:date="2018-10-03T10:05:00Z">
        <w:r w:rsidDel="00853ECE">
          <w:delText>In today’s heterogeneous world</w:delText>
        </w:r>
        <w:r w:rsidR="003547E2" w:rsidDel="00853ECE">
          <w:delText>,</w:delText>
        </w:r>
        <w:r w:rsidDel="00853ECE">
          <w:delText xml:space="preserve"> ASCOM’s uni-plaform technology looks increasingly outdated and</w:delText>
        </w:r>
        <w:r w:rsidR="003547E2" w:rsidDel="00853ECE">
          <w:delText>,</w:delText>
        </w:r>
        <w:r w:rsidDel="00853ECE">
          <w:delText xml:space="preserve"> </w:delText>
        </w:r>
        <w:r w:rsidR="003547E2" w:rsidDel="00853ECE">
          <w:delText xml:space="preserve">to maintain </w:delText>
        </w:r>
        <w:r w:rsidR="006711E1" w:rsidDel="00853ECE">
          <w:delText>long term relevance</w:delText>
        </w:r>
        <w:r w:rsidR="003547E2" w:rsidDel="00853ECE">
          <w:delText>,</w:delText>
        </w:r>
        <w:r w:rsidR="006711E1" w:rsidDel="00853ECE">
          <w:delText xml:space="preserve"> ASCOM needs to support interoperability between clients and drivers running on disparate operating systems such as IOS, Linux, Android etc. as well as Windows. </w:delText>
        </w:r>
        <w:r w:rsidR="003547E2" w:rsidDel="00853ECE">
          <w:delText xml:space="preserve"> </w:delText>
        </w:r>
        <w:bookmarkStart w:id="1704" w:name="_Toc526332202"/>
        <w:bookmarkStart w:id="1705" w:name="_Toc526332367"/>
        <w:bookmarkStart w:id="1706" w:name="_Toc526332531"/>
        <w:bookmarkStart w:id="1707" w:name="_Toc526332695"/>
        <w:bookmarkStart w:id="1708" w:name="_Toc526332865"/>
        <w:bookmarkStart w:id="1709" w:name="_Toc526333035"/>
        <w:bookmarkStart w:id="1710" w:name="_Toc526333199"/>
        <w:bookmarkStart w:id="1711" w:name="_Toc526333369"/>
        <w:bookmarkStart w:id="1712" w:name="_Toc526333534"/>
        <w:bookmarkStart w:id="1713" w:name="_Toc526333697"/>
        <w:bookmarkStart w:id="1714" w:name="_Toc526333860"/>
        <w:bookmarkStart w:id="1715" w:name="_Toc526334023"/>
        <w:bookmarkStart w:id="1716" w:name="_Toc526334186"/>
        <w:bookmarkStart w:id="1717" w:name="_Toc526334350"/>
        <w:bookmarkStart w:id="1718" w:name="_Toc526334513"/>
        <w:bookmarkStart w:id="1719" w:name="_Toc526334677"/>
        <w:bookmarkStart w:id="1720" w:name="_Toc526334841"/>
        <w:bookmarkStart w:id="1721" w:name="_Toc526335006"/>
        <w:bookmarkStart w:id="1722" w:name="_Toc526335170"/>
        <w:bookmarkStart w:id="1723" w:name="_Toc526335335"/>
        <w:bookmarkStart w:id="1724" w:name="_Toc526335498"/>
        <w:bookmarkStart w:id="1725" w:name="_Toc526335661"/>
        <w:bookmarkStart w:id="1726" w:name="_Toc526335834"/>
        <w:bookmarkStart w:id="1727" w:name="_Toc526335977"/>
        <w:bookmarkStart w:id="1728" w:name="_Toc526336121"/>
        <w:bookmarkStart w:id="1729" w:name="_Toc526336265"/>
        <w:bookmarkStart w:id="1730" w:name="_Toc526336408"/>
        <w:bookmarkStart w:id="1731" w:name="_Toc526336577"/>
        <w:bookmarkStart w:id="1732" w:name="_Toc526336747"/>
        <w:bookmarkStart w:id="1733" w:name="_Toc526336917"/>
        <w:bookmarkStart w:id="1734" w:name="_Toc526408275"/>
        <w:bookmarkStart w:id="1735" w:name="_Toc526410361"/>
        <w:bookmarkStart w:id="1736" w:name="_Toc526413442"/>
        <w:bookmarkStart w:id="1737" w:name="_Toc52641369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del>
    </w:p>
    <w:p w14:paraId="27B9B082" w14:textId="77777777" w:rsidR="003279BA" w:rsidDel="00853ECE" w:rsidRDefault="003279BA">
      <w:pPr>
        <w:pStyle w:val="Heading3"/>
        <w:rPr>
          <w:del w:id="1738" w:author="Peter Simpson" w:date="2018-10-03T10:05:00Z"/>
        </w:rPr>
        <w:pPrChange w:id="1739" w:author="Peter Simpson" w:date="2018-10-03T13:29:00Z">
          <w:pPr/>
        </w:pPrChange>
      </w:pPr>
      <w:del w:id="1740" w:author="Peter Simpson" w:date="2018-10-03T10:05:00Z">
        <w:r w:rsidDel="00853ECE">
          <w:delText>The following diagram shows this conceptually.</w:delText>
        </w:r>
        <w:bookmarkStart w:id="1741" w:name="_Toc526332203"/>
        <w:bookmarkStart w:id="1742" w:name="_Toc526332368"/>
        <w:bookmarkStart w:id="1743" w:name="_Toc526332532"/>
        <w:bookmarkStart w:id="1744" w:name="_Toc526332696"/>
        <w:bookmarkStart w:id="1745" w:name="_Toc526332866"/>
        <w:bookmarkStart w:id="1746" w:name="_Toc526333036"/>
        <w:bookmarkStart w:id="1747" w:name="_Toc526333200"/>
        <w:bookmarkStart w:id="1748" w:name="_Toc526333370"/>
        <w:bookmarkStart w:id="1749" w:name="_Toc526333535"/>
        <w:bookmarkStart w:id="1750" w:name="_Toc526333698"/>
        <w:bookmarkStart w:id="1751" w:name="_Toc526333861"/>
        <w:bookmarkStart w:id="1752" w:name="_Toc526334024"/>
        <w:bookmarkStart w:id="1753" w:name="_Toc526334187"/>
        <w:bookmarkStart w:id="1754" w:name="_Toc526334351"/>
        <w:bookmarkStart w:id="1755" w:name="_Toc526334514"/>
        <w:bookmarkStart w:id="1756" w:name="_Toc526334678"/>
        <w:bookmarkStart w:id="1757" w:name="_Toc526334842"/>
        <w:bookmarkStart w:id="1758" w:name="_Toc526335007"/>
        <w:bookmarkStart w:id="1759" w:name="_Toc526335171"/>
        <w:bookmarkStart w:id="1760" w:name="_Toc526335336"/>
        <w:bookmarkStart w:id="1761" w:name="_Toc526335499"/>
        <w:bookmarkStart w:id="1762" w:name="_Toc526335662"/>
        <w:bookmarkStart w:id="1763" w:name="_Toc526335835"/>
        <w:bookmarkStart w:id="1764" w:name="_Toc526335978"/>
        <w:bookmarkStart w:id="1765" w:name="_Toc526336122"/>
        <w:bookmarkStart w:id="1766" w:name="_Toc526336266"/>
        <w:bookmarkStart w:id="1767" w:name="_Toc526336409"/>
        <w:bookmarkStart w:id="1768" w:name="_Toc526336578"/>
        <w:bookmarkStart w:id="1769" w:name="_Toc526336748"/>
        <w:bookmarkStart w:id="1770" w:name="_Toc526336918"/>
        <w:bookmarkStart w:id="1771" w:name="_Toc526408276"/>
        <w:bookmarkStart w:id="1772" w:name="_Toc526410362"/>
        <w:bookmarkStart w:id="1773" w:name="_Toc526413443"/>
        <w:bookmarkStart w:id="1774" w:name="_Toc526413694"/>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del>
    </w:p>
    <w:p w14:paraId="19B52A65" w14:textId="77777777" w:rsidR="00A358A4" w:rsidDel="00AF1666" w:rsidRDefault="006337A3">
      <w:pPr>
        <w:pStyle w:val="Heading3"/>
        <w:rPr>
          <w:del w:id="1775" w:author="Peter Simpson" w:date="2018-10-03T10:12:00Z"/>
        </w:rPr>
        <w:pPrChange w:id="1776" w:author="Peter Simpson" w:date="2018-10-03T13:29:00Z">
          <w:pPr/>
        </w:pPrChange>
      </w:pPr>
      <w:del w:id="1777" w:author="Peter Simpson" w:date="2018-10-02T21:47:00Z">
        <w:r w:rsidDel="00A358A4">
          <w:object w:dxaOrig="13755" w:dyaOrig="10426" w14:anchorId="5EF956D0">
            <v:shape id="_x0000_i1027" type="#_x0000_t75" style="width:468pt;height:355.25pt" o:ole="">
              <v:imagedata r:id="rId19" o:title=""/>
            </v:shape>
            <o:OLEObject Type="Embed" ProgID="Visio.Drawing.15" ShapeID="_x0000_i1027" DrawAspect="Content" ObjectID="_1601799875" r:id="rId20"/>
          </w:object>
        </w:r>
      </w:del>
      <w:bookmarkStart w:id="1778" w:name="_Toc526332204"/>
      <w:bookmarkStart w:id="1779" w:name="_Toc526332369"/>
      <w:bookmarkStart w:id="1780" w:name="_Toc526332533"/>
      <w:bookmarkStart w:id="1781" w:name="_Toc526332697"/>
      <w:bookmarkStart w:id="1782" w:name="_Toc526332867"/>
      <w:bookmarkStart w:id="1783" w:name="_Toc526333037"/>
      <w:bookmarkStart w:id="1784" w:name="_Toc526333201"/>
      <w:bookmarkStart w:id="1785" w:name="_Toc526333371"/>
      <w:bookmarkStart w:id="1786" w:name="_Toc526333536"/>
      <w:bookmarkStart w:id="1787" w:name="_Toc526333699"/>
      <w:bookmarkStart w:id="1788" w:name="_Toc526333862"/>
      <w:bookmarkStart w:id="1789" w:name="_Toc526334025"/>
      <w:bookmarkStart w:id="1790" w:name="_Toc526334188"/>
      <w:bookmarkStart w:id="1791" w:name="_Toc526334352"/>
      <w:bookmarkStart w:id="1792" w:name="_Toc526334515"/>
      <w:bookmarkStart w:id="1793" w:name="_Toc526334679"/>
      <w:bookmarkStart w:id="1794" w:name="_Toc526334843"/>
      <w:bookmarkStart w:id="1795" w:name="_Toc526335008"/>
      <w:bookmarkStart w:id="1796" w:name="_Toc526335172"/>
      <w:bookmarkStart w:id="1797" w:name="_Toc526335337"/>
      <w:bookmarkStart w:id="1798" w:name="_Toc526335500"/>
      <w:bookmarkStart w:id="1799" w:name="_Toc526335663"/>
      <w:bookmarkStart w:id="1800" w:name="_Toc526335836"/>
      <w:bookmarkStart w:id="1801" w:name="_Toc526335979"/>
      <w:bookmarkStart w:id="1802" w:name="_Toc526336123"/>
      <w:bookmarkStart w:id="1803" w:name="_Toc526336267"/>
      <w:bookmarkStart w:id="1804" w:name="_Toc526336410"/>
      <w:bookmarkStart w:id="1805" w:name="_Toc526336579"/>
      <w:bookmarkStart w:id="1806" w:name="_Toc526336749"/>
      <w:bookmarkStart w:id="1807" w:name="_Toc526336919"/>
      <w:bookmarkStart w:id="1808" w:name="_Toc526408277"/>
      <w:bookmarkStart w:id="1809" w:name="_Toc526410363"/>
      <w:bookmarkStart w:id="1810" w:name="_Toc526413444"/>
      <w:bookmarkStart w:id="1811" w:name="_Toc526413695"/>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p>
    <w:p w14:paraId="56281CE3" w14:textId="77777777" w:rsidR="00FF211A" w:rsidDel="001345B2" w:rsidRDefault="00FF211A">
      <w:pPr>
        <w:pStyle w:val="Heading3"/>
        <w:rPr>
          <w:del w:id="1812" w:author="Peter Simpson" w:date="2018-10-04T09:55:00Z"/>
        </w:rPr>
        <w:pPrChange w:id="1813" w:author="Peter Simpson" w:date="2018-10-03T13:29:00Z">
          <w:pPr>
            <w:pStyle w:val="Heading2"/>
          </w:pPr>
        </w:pPrChange>
      </w:pPr>
      <w:del w:id="1814" w:author="Peter Simpson" w:date="2018-10-04T09:55:00Z">
        <w:r w:rsidDel="001345B2">
          <w:delText>High level solution architecture</w:delText>
        </w:r>
        <w:bookmarkStart w:id="1815" w:name="_Toc526410364"/>
        <w:bookmarkStart w:id="1816" w:name="_Toc526413445"/>
        <w:bookmarkStart w:id="1817" w:name="_Toc526413696"/>
        <w:bookmarkEnd w:id="1815"/>
        <w:bookmarkEnd w:id="1816"/>
        <w:bookmarkEnd w:id="1817"/>
      </w:del>
    </w:p>
    <w:p w14:paraId="5BE91325" w14:textId="77777777" w:rsidR="00FF211A" w:rsidDel="001345B2" w:rsidRDefault="003279BA" w:rsidP="00FF211A">
      <w:pPr>
        <w:rPr>
          <w:del w:id="1818" w:author="Peter Simpson" w:date="2018-10-04T09:55:00Z"/>
        </w:rPr>
      </w:pPr>
      <w:del w:id="1819" w:author="Peter Simpson" w:date="2018-10-04T09:55:00Z">
        <w:r w:rsidDel="001345B2">
          <w:delText>Realising this conceptual model in practice requires:</w:delText>
        </w:r>
        <w:bookmarkStart w:id="1820" w:name="_Toc526410365"/>
        <w:bookmarkStart w:id="1821" w:name="_Toc526413446"/>
        <w:bookmarkStart w:id="1822" w:name="_Toc526413697"/>
        <w:bookmarkEnd w:id="1820"/>
        <w:bookmarkEnd w:id="1821"/>
        <w:bookmarkEnd w:id="1822"/>
      </w:del>
    </w:p>
    <w:tbl>
      <w:tblPr>
        <w:tblStyle w:val="ListTable6Colorful-Accent11"/>
        <w:tblW w:w="0" w:type="auto"/>
        <w:tblLook w:val="04A0" w:firstRow="1" w:lastRow="0" w:firstColumn="1" w:lastColumn="0" w:noHBand="0" w:noVBand="1"/>
      </w:tblPr>
      <w:tblGrid>
        <w:gridCol w:w="4675"/>
        <w:gridCol w:w="4675"/>
      </w:tblGrid>
      <w:tr w:rsidR="004831BF" w:rsidDel="001345B2" w14:paraId="5D3E570C" w14:textId="77777777" w:rsidTr="004831BF">
        <w:trPr>
          <w:cnfStyle w:val="100000000000" w:firstRow="1" w:lastRow="0" w:firstColumn="0" w:lastColumn="0" w:oddVBand="0" w:evenVBand="0" w:oddHBand="0" w:evenHBand="0" w:firstRowFirstColumn="0" w:firstRowLastColumn="0" w:lastRowFirstColumn="0" w:lastRowLastColumn="0"/>
          <w:del w:id="1823" w:author="Peter Simpson" w:date="2018-10-04T09:55:00Z"/>
        </w:trPr>
        <w:tc>
          <w:tcPr>
            <w:cnfStyle w:val="001000000000" w:firstRow="0" w:lastRow="0" w:firstColumn="1" w:lastColumn="0" w:oddVBand="0" w:evenVBand="0" w:oddHBand="0" w:evenHBand="0" w:firstRowFirstColumn="0" w:firstRowLastColumn="0" w:lastRowFirstColumn="0" w:lastRowLastColumn="0"/>
            <w:tcW w:w="4675" w:type="dxa"/>
          </w:tcPr>
          <w:p w14:paraId="179054C0" w14:textId="77777777" w:rsidR="004831BF" w:rsidDel="001345B2" w:rsidRDefault="004831BF" w:rsidP="004831BF">
            <w:pPr>
              <w:rPr>
                <w:del w:id="1824" w:author="Peter Simpson" w:date="2018-10-04T09:55:00Z"/>
              </w:rPr>
            </w:pPr>
            <w:del w:id="1825" w:author="Peter Simpson" w:date="2018-10-04T09:55:00Z">
              <w:r w:rsidDel="001345B2">
                <w:delText>Requirement</w:delText>
              </w:r>
              <w:bookmarkStart w:id="1826" w:name="_Toc526410366"/>
              <w:bookmarkStart w:id="1827" w:name="_Toc526413447"/>
              <w:bookmarkStart w:id="1828" w:name="_Toc526413698"/>
              <w:bookmarkEnd w:id="1826"/>
              <w:bookmarkEnd w:id="1827"/>
              <w:bookmarkEnd w:id="1828"/>
            </w:del>
          </w:p>
        </w:tc>
        <w:tc>
          <w:tcPr>
            <w:tcW w:w="4675" w:type="dxa"/>
          </w:tcPr>
          <w:p w14:paraId="17100938" w14:textId="77777777" w:rsidR="004831BF" w:rsidDel="001345B2" w:rsidRDefault="004831BF" w:rsidP="004831BF">
            <w:pPr>
              <w:cnfStyle w:val="100000000000" w:firstRow="1" w:lastRow="0" w:firstColumn="0" w:lastColumn="0" w:oddVBand="0" w:evenVBand="0" w:oddHBand="0" w:evenHBand="0" w:firstRowFirstColumn="0" w:firstRowLastColumn="0" w:lastRowFirstColumn="0" w:lastRowLastColumn="0"/>
              <w:rPr>
                <w:del w:id="1829" w:author="Peter Simpson" w:date="2018-10-04T09:55:00Z"/>
              </w:rPr>
            </w:pPr>
            <w:del w:id="1830" w:author="Peter Simpson" w:date="2018-10-04T09:55:00Z">
              <w:r w:rsidDel="001345B2">
                <w:delText>Approach to realisation</w:delText>
              </w:r>
              <w:bookmarkStart w:id="1831" w:name="_Toc526410367"/>
              <w:bookmarkStart w:id="1832" w:name="_Toc526413448"/>
              <w:bookmarkStart w:id="1833" w:name="_Toc526413699"/>
              <w:bookmarkEnd w:id="1831"/>
              <w:bookmarkEnd w:id="1832"/>
              <w:bookmarkEnd w:id="1833"/>
            </w:del>
          </w:p>
        </w:tc>
        <w:bookmarkStart w:id="1834" w:name="_Toc526410368"/>
        <w:bookmarkStart w:id="1835" w:name="_Toc526413449"/>
        <w:bookmarkStart w:id="1836" w:name="_Toc526413700"/>
        <w:bookmarkEnd w:id="1834"/>
        <w:bookmarkEnd w:id="1835"/>
        <w:bookmarkEnd w:id="1836"/>
      </w:tr>
      <w:tr w:rsidR="004831BF" w:rsidDel="001345B2" w14:paraId="3C0AFC17" w14:textId="77777777" w:rsidTr="004831BF">
        <w:trPr>
          <w:cnfStyle w:val="000000100000" w:firstRow="0" w:lastRow="0" w:firstColumn="0" w:lastColumn="0" w:oddVBand="0" w:evenVBand="0" w:oddHBand="1" w:evenHBand="0" w:firstRowFirstColumn="0" w:firstRowLastColumn="0" w:lastRowFirstColumn="0" w:lastRowLastColumn="0"/>
          <w:del w:id="1837" w:author="Peter Simpson" w:date="2018-10-04T09:55:00Z"/>
        </w:trPr>
        <w:tc>
          <w:tcPr>
            <w:cnfStyle w:val="001000000000" w:firstRow="0" w:lastRow="0" w:firstColumn="1" w:lastColumn="0" w:oddVBand="0" w:evenVBand="0" w:oddHBand="0" w:evenHBand="0" w:firstRowFirstColumn="0" w:firstRowLastColumn="0" w:lastRowFirstColumn="0" w:lastRowLastColumn="0"/>
            <w:tcW w:w="4675" w:type="dxa"/>
          </w:tcPr>
          <w:p w14:paraId="3B9E5FEB" w14:textId="77777777" w:rsidR="004831BF" w:rsidRPr="003C3B12" w:rsidDel="001345B2" w:rsidRDefault="004831BF" w:rsidP="004831BF">
            <w:pPr>
              <w:rPr>
                <w:del w:id="1838" w:author="Peter Simpson" w:date="2018-10-04T09:55:00Z"/>
                <w:b w:val="0"/>
              </w:rPr>
            </w:pPr>
            <w:del w:id="1839" w:author="Peter Simpson" w:date="2018-10-04T09:55:00Z">
              <w:r w:rsidRPr="003C3B12" w:rsidDel="001345B2">
                <w:rPr>
                  <w:b w:val="0"/>
                </w:rPr>
                <w:delText>A platform neutral data representation of the ASCOM device APIs</w:delText>
              </w:r>
              <w:bookmarkStart w:id="1840" w:name="_Toc526410369"/>
              <w:bookmarkStart w:id="1841" w:name="_Toc526413450"/>
              <w:bookmarkStart w:id="1842" w:name="_Toc526413701"/>
              <w:bookmarkEnd w:id="1840"/>
              <w:bookmarkEnd w:id="1841"/>
              <w:bookmarkEnd w:id="1842"/>
            </w:del>
          </w:p>
        </w:tc>
        <w:tc>
          <w:tcPr>
            <w:tcW w:w="4675" w:type="dxa"/>
          </w:tcPr>
          <w:p w14:paraId="45D29E2D" w14:textId="77777777" w:rsidR="004831BF" w:rsidRPr="003C3B12" w:rsidDel="001345B2" w:rsidRDefault="004831BF" w:rsidP="004831BF">
            <w:pPr>
              <w:cnfStyle w:val="000000100000" w:firstRow="0" w:lastRow="0" w:firstColumn="0" w:lastColumn="0" w:oddVBand="0" w:evenVBand="0" w:oddHBand="1" w:evenHBand="0" w:firstRowFirstColumn="0" w:firstRowLastColumn="0" w:lastRowFirstColumn="0" w:lastRowLastColumn="0"/>
              <w:rPr>
                <w:del w:id="1843" w:author="Peter Simpson" w:date="2018-10-04T09:55:00Z"/>
                <w:b/>
              </w:rPr>
            </w:pPr>
            <w:del w:id="1844" w:author="Peter Simpson" w:date="2018-10-04T09:55:00Z">
              <w:r w:rsidRPr="003C3B12" w:rsidDel="001345B2">
                <w:rPr>
                  <w:b/>
                </w:rPr>
                <w:delText xml:space="preserve">ASCOM </w:delText>
              </w:r>
            </w:del>
            <w:del w:id="1845" w:author="Peter Simpson" w:date="2018-10-03T11:34:00Z">
              <w:r w:rsidRPr="003C3B12" w:rsidDel="00FA2E60">
                <w:rPr>
                  <w:b/>
                </w:rPr>
                <w:delText xml:space="preserve">restful </w:delText>
              </w:r>
            </w:del>
            <w:del w:id="1846" w:author="Peter Simpson" w:date="2018-10-04T09:55:00Z">
              <w:r w:rsidRPr="003C3B12" w:rsidDel="001345B2">
                <w:rPr>
                  <w:b/>
                </w:rPr>
                <w:delText>interface specification</w:delText>
              </w:r>
              <w:bookmarkStart w:id="1847" w:name="_Toc526410370"/>
              <w:bookmarkStart w:id="1848" w:name="_Toc526413451"/>
              <w:bookmarkStart w:id="1849" w:name="_Toc526413702"/>
              <w:bookmarkEnd w:id="1847"/>
              <w:bookmarkEnd w:id="1848"/>
              <w:bookmarkEnd w:id="1849"/>
            </w:del>
          </w:p>
        </w:tc>
        <w:bookmarkStart w:id="1850" w:name="_Toc526410371"/>
        <w:bookmarkStart w:id="1851" w:name="_Toc526413452"/>
        <w:bookmarkStart w:id="1852" w:name="_Toc526413703"/>
        <w:bookmarkEnd w:id="1850"/>
        <w:bookmarkEnd w:id="1851"/>
        <w:bookmarkEnd w:id="1852"/>
      </w:tr>
      <w:tr w:rsidR="004831BF" w:rsidDel="001345B2" w14:paraId="7E30ECDB" w14:textId="77777777" w:rsidTr="004831BF">
        <w:trPr>
          <w:del w:id="1853" w:author="Peter Simpson" w:date="2018-10-04T09:55:00Z"/>
        </w:trPr>
        <w:tc>
          <w:tcPr>
            <w:cnfStyle w:val="001000000000" w:firstRow="0" w:lastRow="0" w:firstColumn="1" w:lastColumn="0" w:oddVBand="0" w:evenVBand="0" w:oddHBand="0" w:evenHBand="0" w:firstRowFirstColumn="0" w:firstRowLastColumn="0" w:lastRowFirstColumn="0" w:lastRowLastColumn="0"/>
            <w:tcW w:w="4675" w:type="dxa"/>
          </w:tcPr>
          <w:p w14:paraId="0C75CCBC" w14:textId="77777777" w:rsidR="004831BF" w:rsidRPr="003C3B12" w:rsidDel="001345B2" w:rsidRDefault="004831BF" w:rsidP="004831BF">
            <w:pPr>
              <w:rPr>
                <w:del w:id="1854" w:author="Peter Simpson" w:date="2018-10-04T09:55:00Z"/>
                <w:b w:val="0"/>
              </w:rPr>
            </w:pPr>
            <w:del w:id="1855" w:author="Peter Simpson" w:date="2018-10-04T09:55:00Z">
              <w:r w:rsidRPr="003C3B12" w:rsidDel="001345B2">
                <w:rPr>
                  <w:b w:val="0"/>
                </w:rPr>
                <w:delText>A common communications protocol supported by many client devices</w:delText>
              </w:r>
              <w:bookmarkStart w:id="1856" w:name="_Toc526410372"/>
              <w:bookmarkStart w:id="1857" w:name="_Toc526413453"/>
              <w:bookmarkStart w:id="1858" w:name="_Toc526413704"/>
              <w:bookmarkEnd w:id="1856"/>
              <w:bookmarkEnd w:id="1857"/>
              <w:bookmarkEnd w:id="1858"/>
            </w:del>
          </w:p>
        </w:tc>
        <w:tc>
          <w:tcPr>
            <w:tcW w:w="4675" w:type="dxa"/>
          </w:tcPr>
          <w:p w14:paraId="1E3BFBA0" w14:textId="77777777" w:rsidR="004831BF" w:rsidRPr="003C3B12" w:rsidDel="001345B2" w:rsidRDefault="004831BF" w:rsidP="004831BF">
            <w:pPr>
              <w:cnfStyle w:val="000000000000" w:firstRow="0" w:lastRow="0" w:firstColumn="0" w:lastColumn="0" w:oddVBand="0" w:evenVBand="0" w:oddHBand="0" w:evenHBand="0" w:firstRowFirstColumn="0" w:firstRowLastColumn="0" w:lastRowFirstColumn="0" w:lastRowLastColumn="0"/>
              <w:rPr>
                <w:del w:id="1859" w:author="Peter Simpson" w:date="2018-10-04T09:55:00Z"/>
                <w:b/>
              </w:rPr>
            </w:pPr>
            <w:del w:id="1860" w:author="Peter Simpson" w:date="2018-10-04T09:55:00Z">
              <w:r w:rsidRPr="003C3B12" w:rsidDel="001345B2">
                <w:rPr>
                  <w:b/>
                </w:rPr>
                <w:delText>http protocol</w:delText>
              </w:r>
              <w:r w:rsidR="000700D1" w:rsidDel="001345B2">
                <w:rPr>
                  <w:b/>
                </w:rPr>
                <w:delText xml:space="preserve"> over TCP/IP</w:delText>
              </w:r>
              <w:bookmarkStart w:id="1861" w:name="_Toc526410373"/>
              <w:bookmarkStart w:id="1862" w:name="_Toc526413454"/>
              <w:bookmarkStart w:id="1863" w:name="_Toc526413705"/>
              <w:bookmarkEnd w:id="1861"/>
              <w:bookmarkEnd w:id="1862"/>
              <w:bookmarkEnd w:id="1863"/>
            </w:del>
          </w:p>
        </w:tc>
        <w:bookmarkStart w:id="1864" w:name="_Toc526410374"/>
        <w:bookmarkStart w:id="1865" w:name="_Toc526413455"/>
        <w:bookmarkStart w:id="1866" w:name="_Toc526413706"/>
        <w:bookmarkEnd w:id="1864"/>
        <w:bookmarkEnd w:id="1865"/>
        <w:bookmarkEnd w:id="1866"/>
      </w:tr>
      <w:tr w:rsidR="004831BF" w:rsidDel="001345B2" w14:paraId="501AB67A" w14:textId="77777777" w:rsidTr="004831BF">
        <w:trPr>
          <w:cnfStyle w:val="000000100000" w:firstRow="0" w:lastRow="0" w:firstColumn="0" w:lastColumn="0" w:oddVBand="0" w:evenVBand="0" w:oddHBand="1" w:evenHBand="0" w:firstRowFirstColumn="0" w:firstRowLastColumn="0" w:lastRowFirstColumn="0" w:lastRowLastColumn="0"/>
          <w:del w:id="1867" w:author="Peter Simpson" w:date="2018-10-04T09:55:00Z"/>
        </w:trPr>
        <w:tc>
          <w:tcPr>
            <w:cnfStyle w:val="001000000000" w:firstRow="0" w:lastRow="0" w:firstColumn="1" w:lastColumn="0" w:oddVBand="0" w:evenVBand="0" w:oddHBand="0" w:evenHBand="0" w:firstRowFirstColumn="0" w:firstRowLastColumn="0" w:lastRowFirstColumn="0" w:lastRowLastColumn="0"/>
            <w:tcW w:w="4675" w:type="dxa"/>
          </w:tcPr>
          <w:p w14:paraId="35FB958E" w14:textId="77777777" w:rsidR="004831BF" w:rsidRPr="003C3B12" w:rsidDel="001345B2" w:rsidRDefault="004831BF" w:rsidP="004831BF">
            <w:pPr>
              <w:rPr>
                <w:del w:id="1868" w:author="Peter Simpson" w:date="2018-10-04T09:55:00Z"/>
                <w:b w:val="0"/>
              </w:rPr>
            </w:pPr>
            <w:del w:id="1869" w:author="Peter Simpson" w:date="2018-10-04T09:55:00Z">
              <w:r w:rsidRPr="003C3B12" w:rsidDel="001345B2">
                <w:rPr>
                  <w:b w:val="0"/>
                </w:rPr>
                <w:delText>A means to encode the data so that it can be reliably transported by the communications protocol and be easily converted into meaningful data structures within the client.</w:delText>
              </w:r>
              <w:bookmarkStart w:id="1870" w:name="_Toc526410375"/>
              <w:bookmarkStart w:id="1871" w:name="_Toc526413456"/>
              <w:bookmarkStart w:id="1872" w:name="_Toc526413707"/>
              <w:bookmarkEnd w:id="1870"/>
              <w:bookmarkEnd w:id="1871"/>
              <w:bookmarkEnd w:id="1872"/>
            </w:del>
          </w:p>
        </w:tc>
        <w:tc>
          <w:tcPr>
            <w:tcW w:w="4675" w:type="dxa"/>
          </w:tcPr>
          <w:p w14:paraId="0FA53624" w14:textId="77777777" w:rsidR="004831BF" w:rsidRPr="003C3B12" w:rsidDel="001345B2" w:rsidRDefault="004831BF" w:rsidP="004831BF">
            <w:pPr>
              <w:cnfStyle w:val="000000100000" w:firstRow="0" w:lastRow="0" w:firstColumn="0" w:lastColumn="0" w:oddVBand="0" w:evenVBand="0" w:oddHBand="1" w:evenHBand="0" w:firstRowFirstColumn="0" w:firstRowLastColumn="0" w:lastRowFirstColumn="0" w:lastRowLastColumn="0"/>
              <w:rPr>
                <w:del w:id="1873" w:author="Peter Simpson" w:date="2018-10-04T09:55:00Z"/>
                <w:b/>
              </w:rPr>
            </w:pPr>
            <w:del w:id="1874" w:author="Peter Simpson" w:date="2018-10-04T09:55:00Z">
              <w:r w:rsidRPr="003C3B12" w:rsidDel="001345B2">
                <w:rPr>
                  <w:b/>
                </w:rPr>
                <w:delText>JSON</w:delText>
              </w:r>
              <w:r w:rsidR="003C3B12" w:rsidRPr="003C3B12" w:rsidDel="001345B2">
                <w:rPr>
                  <w:b/>
                </w:rPr>
                <w:delText xml:space="preserve"> data encoding</w:delText>
              </w:r>
              <w:bookmarkStart w:id="1875" w:name="_Toc526410376"/>
              <w:bookmarkStart w:id="1876" w:name="_Toc526413457"/>
              <w:bookmarkStart w:id="1877" w:name="_Toc526413708"/>
              <w:bookmarkEnd w:id="1875"/>
              <w:bookmarkEnd w:id="1876"/>
              <w:bookmarkEnd w:id="1877"/>
            </w:del>
          </w:p>
        </w:tc>
        <w:bookmarkStart w:id="1878" w:name="_Toc526410377"/>
        <w:bookmarkStart w:id="1879" w:name="_Toc526413458"/>
        <w:bookmarkStart w:id="1880" w:name="_Toc526413709"/>
        <w:bookmarkEnd w:id="1878"/>
        <w:bookmarkEnd w:id="1879"/>
        <w:bookmarkEnd w:id="1880"/>
      </w:tr>
      <w:tr w:rsidR="004831BF" w:rsidDel="001345B2" w14:paraId="610F6C2B" w14:textId="77777777" w:rsidTr="004831BF">
        <w:trPr>
          <w:del w:id="1881" w:author="Peter Simpson" w:date="2018-10-04T09:55:00Z"/>
        </w:trPr>
        <w:tc>
          <w:tcPr>
            <w:cnfStyle w:val="001000000000" w:firstRow="0" w:lastRow="0" w:firstColumn="1" w:lastColumn="0" w:oddVBand="0" w:evenVBand="0" w:oddHBand="0" w:evenHBand="0" w:firstRowFirstColumn="0" w:firstRowLastColumn="0" w:lastRowFirstColumn="0" w:lastRowLastColumn="0"/>
            <w:tcW w:w="4675" w:type="dxa"/>
          </w:tcPr>
          <w:p w14:paraId="2BD75763" w14:textId="77777777" w:rsidR="004831BF" w:rsidRPr="003C3B12" w:rsidDel="001345B2" w:rsidRDefault="004831BF" w:rsidP="004831BF">
            <w:pPr>
              <w:rPr>
                <w:del w:id="1882" w:author="Peter Simpson" w:date="2018-10-04T09:55:00Z"/>
                <w:b w:val="0"/>
              </w:rPr>
            </w:pPr>
            <w:del w:id="1883" w:author="Peter Simpson" w:date="2018-10-04T09:55:00Z">
              <w:r w:rsidRPr="003C3B12" w:rsidDel="001345B2">
                <w:rPr>
                  <w:b w:val="0"/>
                </w:rPr>
                <w:delText>A means to protect the data whilst in transit</w:delText>
              </w:r>
              <w:bookmarkStart w:id="1884" w:name="_Toc526410378"/>
              <w:bookmarkStart w:id="1885" w:name="_Toc526413459"/>
              <w:bookmarkStart w:id="1886" w:name="_Toc526413710"/>
              <w:bookmarkEnd w:id="1884"/>
              <w:bookmarkEnd w:id="1885"/>
              <w:bookmarkEnd w:id="1886"/>
            </w:del>
          </w:p>
        </w:tc>
        <w:tc>
          <w:tcPr>
            <w:tcW w:w="4675" w:type="dxa"/>
          </w:tcPr>
          <w:p w14:paraId="7F404E79" w14:textId="77777777" w:rsidR="004831BF" w:rsidRPr="003C3B12" w:rsidDel="001345B2" w:rsidRDefault="00654342" w:rsidP="00654342">
            <w:pPr>
              <w:cnfStyle w:val="000000000000" w:firstRow="0" w:lastRow="0" w:firstColumn="0" w:lastColumn="0" w:oddVBand="0" w:evenVBand="0" w:oddHBand="0" w:evenHBand="0" w:firstRowFirstColumn="0" w:firstRowLastColumn="0" w:lastRowFirstColumn="0" w:lastRowLastColumn="0"/>
              <w:rPr>
                <w:del w:id="1887" w:author="Peter Simpson" w:date="2018-10-04T09:55:00Z"/>
                <w:b/>
              </w:rPr>
            </w:pPr>
            <w:del w:id="1888" w:author="Peter Simpson" w:date="2018-10-04T09:55:00Z">
              <w:r w:rsidDel="001345B2">
                <w:rPr>
                  <w:b/>
                </w:rPr>
                <w:delText xml:space="preserve">https (http over </w:delText>
              </w:r>
              <w:r w:rsidRPr="00654342" w:rsidDel="001345B2">
                <w:rPr>
                  <w:b/>
                </w:rPr>
                <w:delText>Transport Layer Security or its predecessor, Secure Sockets Layer</w:delText>
              </w:r>
              <w:r w:rsidR="00D451EA" w:rsidDel="001345B2">
                <w:rPr>
                  <w:b/>
                </w:rPr>
                <w:delText>)</w:delText>
              </w:r>
              <w:bookmarkStart w:id="1889" w:name="_Toc526410379"/>
              <w:bookmarkStart w:id="1890" w:name="_Toc526413460"/>
              <w:bookmarkStart w:id="1891" w:name="_Toc526413711"/>
              <w:bookmarkEnd w:id="1889"/>
              <w:bookmarkEnd w:id="1890"/>
              <w:bookmarkEnd w:id="1891"/>
            </w:del>
          </w:p>
        </w:tc>
        <w:bookmarkStart w:id="1892" w:name="_Toc526410380"/>
        <w:bookmarkStart w:id="1893" w:name="_Toc526413461"/>
        <w:bookmarkStart w:id="1894" w:name="_Toc526413712"/>
        <w:bookmarkEnd w:id="1892"/>
        <w:bookmarkEnd w:id="1893"/>
        <w:bookmarkEnd w:id="1894"/>
      </w:tr>
      <w:tr w:rsidR="00654342" w:rsidDel="001345B2" w14:paraId="25B9E5DA" w14:textId="77777777" w:rsidTr="004831BF">
        <w:trPr>
          <w:cnfStyle w:val="000000100000" w:firstRow="0" w:lastRow="0" w:firstColumn="0" w:lastColumn="0" w:oddVBand="0" w:evenVBand="0" w:oddHBand="1" w:evenHBand="0" w:firstRowFirstColumn="0" w:firstRowLastColumn="0" w:lastRowFirstColumn="0" w:lastRowLastColumn="0"/>
          <w:del w:id="1895" w:author="Peter Simpson" w:date="2018-10-04T09:55:00Z"/>
        </w:trPr>
        <w:tc>
          <w:tcPr>
            <w:cnfStyle w:val="001000000000" w:firstRow="0" w:lastRow="0" w:firstColumn="1" w:lastColumn="0" w:oddVBand="0" w:evenVBand="0" w:oddHBand="0" w:evenHBand="0" w:firstRowFirstColumn="0" w:firstRowLastColumn="0" w:lastRowFirstColumn="0" w:lastRowLastColumn="0"/>
            <w:tcW w:w="4675" w:type="dxa"/>
          </w:tcPr>
          <w:p w14:paraId="27B5A356" w14:textId="77777777" w:rsidR="00654342" w:rsidRPr="00654342" w:rsidDel="001345B2" w:rsidRDefault="00654342" w:rsidP="00654342">
            <w:pPr>
              <w:rPr>
                <w:del w:id="1896" w:author="Peter Simpson" w:date="2018-10-04T09:55:00Z"/>
                <w:b w:val="0"/>
              </w:rPr>
            </w:pPr>
            <w:del w:id="1897" w:author="Peter Simpson" w:date="2018-10-04T09:55:00Z">
              <w:r w:rsidDel="001345B2">
                <w:rPr>
                  <w:b w:val="0"/>
                </w:rPr>
                <w:delText>A means to control access to the remote devices</w:delText>
              </w:r>
              <w:bookmarkStart w:id="1898" w:name="_Toc526410381"/>
              <w:bookmarkStart w:id="1899" w:name="_Toc526413462"/>
              <w:bookmarkStart w:id="1900" w:name="_Toc526413713"/>
              <w:bookmarkEnd w:id="1898"/>
              <w:bookmarkEnd w:id="1899"/>
              <w:bookmarkEnd w:id="1900"/>
            </w:del>
          </w:p>
        </w:tc>
        <w:tc>
          <w:tcPr>
            <w:tcW w:w="4675" w:type="dxa"/>
          </w:tcPr>
          <w:p w14:paraId="7E47DB6D" w14:textId="77777777" w:rsidR="00654342" w:rsidDel="001345B2" w:rsidRDefault="00654342" w:rsidP="00654342">
            <w:pPr>
              <w:cnfStyle w:val="000000100000" w:firstRow="0" w:lastRow="0" w:firstColumn="0" w:lastColumn="0" w:oddVBand="0" w:evenVBand="0" w:oddHBand="1" w:evenHBand="0" w:firstRowFirstColumn="0" w:firstRowLastColumn="0" w:lastRowFirstColumn="0" w:lastRowLastColumn="0"/>
              <w:rPr>
                <w:del w:id="1901" w:author="Peter Simpson" w:date="2018-10-04T09:55:00Z"/>
                <w:b/>
              </w:rPr>
            </w:pPr>
            <w:del w:id="1902" w:author="Peter Simpson" w:date="2018-10-04T09:55:00Z">
              <w:r w:rsidDel="001345B2">
                <w:rPr>
                  <w:b/>
                </w:rPr>
                <w:delText>http basic authentication</w:delText>
              </w:r>
              <w:bookmarkStart w:id="1903" w:name="_Toc526410382"/>
              <w:bookmarkStart w:id="1904" w:name="_Toc526413463"/>
              <w:bookmarkStart w:id="1905" w:name="_Toc526413714"/>
              <w:bookmarkEnd w:id="1903"/>
              <w:bookmarkEnd w:id="1904"/>
              <w:bookmarkEnd w:id="1905"/>
            </w:del>
          </w:p>
        </w:tc>
        <w:bookmarkStart w:id="1906" w:name="_Toc526410383"/>
        <w:bookmarkStart w:id="1907" w:name="_Toc526413464"/>
        <w:bookmarkStart w:id="1908" w:name="_Toc526413715"/>
        <w:bookmarkEnd w:id="1906"/>
        <w:bookmarkEnd w:id="1907"/>
        <w:bookmarkEnd w:id="1908"/>
      </w:tr>
    </w:tbl>
    <w:p w14:paraId="67B39C68" w14:textId="77777777" w:rsidR="004831BF" w:rsidDel="001345B2" w:rsidRDefault="004831BF">
      <w:pPr>
        <w:spacing w:after="0"/>
        <w:rPr>
          <w:del w:id="1909" w:author="Peter Simpson" w:date="2018-10-04T09:55:00Z"/>
        </w:rPr>
        <w:pPrChange w:id="1910" w:author="Peter Simpson" w:date="2018-10-03T13:13:00Z">
          <w:pPr/>
        </w:pPrChange>
      </w:pPr>
      <w:bookmarkStart w:id="1911" w:name="_Toc526410384"/>
      <w:bookmarkStart w:id="1912" w:name="_Toc526413465"/>
      <w:bookmarkStart w:id="1913" w:name="_Toc526413716"/>
      <w:bookmarkEnd w:id="1911"/>
      <w:bookmarkEnd w:id="1912"/>
      <w:bookmarkEnd w:id="1913"/>
    </w:p>
    <w:p w14:paraId="7084352B" w14:textId="77777777" w:rsidR="003C3B12" w:rsidDel="00FA2E60" w:rsidRDefault="003C3B12">
      <w:pPr>
        <w:pStyle w:val="Heading3"/>
        <w:rPr>
          <w:del w:id="1914" w:author="Peter Simpson" w:date="2018-10-03T11:34:00Z"/>
        </w:rPr>
        <w:pPrChange w:id="1915" w:author="Peter Simpson" w:date="2018-10-03T12:30:00Z">
          <w:pPr/>
        </w:pPrChange>
      </w:pPr>
      <w:del w:id="1916" w:author="Peter Simpson" w:date="2018-10-03T11:34:00Z">
        <w:r w:rsidDel="00FA2E60">
          <w:delText>Two additional ASCOM components are also required:</w:delText>
        </w:r>
        <w:bookmarkStart w:id="1917" w:name="_Toc526332206"/>
        <w:bookmarkStart w:id="1918" w:name="_Toc526332371"/>
        <w:bookmarkStart w:id="1919" w:name="_Toc526332535"/>
        <w:bookmarkStart w:id="1920" w:name="_Toc526332699"/>
        <w:bookmarkStart w:id="1921" w:name="_Toc526332869"/>
        <w:bookmarkStart w:id="1922" w:name="_Toc526333039"/>
        <w:bookmarkStart w:id="1923" w:name="_Toc526333203"/>
        <w:bookmarkStart w:id="1924" w:name="_Toc526333373"/>
        <w:bookmarkStart w:id="1925" w:name="_Toc526333538"/>
        <w:bookmarkStart w:id="1926" w:name="_Toc526333701"/>
        <w:bookmarkStart w:id="1927" w:name="_Toc526333864"/>
        <w:bookmarkStart w:id="1928" w:name="_Toc526334027"/>
        <w:bookmarkStart w:id="1929" w:name="_Toc526334190"/>
        <w:bookmarkStart w:id="1930" w:name="_Toc526334354"/>
        <w:bookmarkStart w:id="1931" w:name="_Toc526334517"/>
        <w:bookmarkStart w:id="1932" w:name="_Toc526334681"/>
        <w:bookmarkStart w:id="1933" w:name="_Toc526334845"/>
        <w:bookmarkStart w:id="1934" w:name="_Toc526335010"/>
        <w:bookmarkStart w:id="1935" w:name="_Toc526335174"/>
        <w:bookmarkStart w:id="1936" w:name="_Toc526335339"/>
        <w:bookmarkStart w:id="1937" w:name="_Toc526335502"/>
        <w:bookmarkStart w:id="1938" w:name="_Toc526335665"/>
        <w:bookmarkStart w:id="1939" w:name="_Toc526408279"/>
        <w:bookmarkStart w:id="1940" w:name="_Toc526410385"/>
        <w:bookmarkStart w:id="1941" w:name="_Toc526413466"/>
        <w:bookmarkStart w:id="1942" w:name="_Toc526413717"/>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del>
    </w:p>
    <w:p w14:paraId="1AF8A856" w14:textId="77777777" w:rsidR="003C3B12" w:rsidDel="001345B2" w:rsidRDefault="003C3B12">
      <w:pPr>
        <w:pStyle w:val="Heading3"/>
        <w:rPr>
          <w:del w:id="1943" w:author="Peter Simpson" w:date="2018-10-04T09:55:00Z"/>
        </w:rPr>
      </w:pPr>
      <w:del w:id="1944" w:author="Peter Simpson" w:date="2018-10-04T09:55:00Z">
        <w:r w:rsidDel="001345B2">
          <w:delText xml:space="preserve">Remote </w:delText>
        </w:r>
        <w:r w:rsidR="000700D1" w:rsidDel="001345B2">
          <w:delText>Client</w:delText>
        </w:r>
        <w:bookmarkStart w:id="1945" w:name="_Toc526410386"/>
        <w:bookmarkStart w:id="1946" w:name="_Toc526413467"/>
        <w:bookmarkStart w:id="1947" w:name="_Toc526413718"/>
        <w:bookmarkEnd w:id="1945"/>
        <w:bookmarkEnd w:id="1946"/>
        <w:bookmarkEnd w:id="1947"/>
      </w:del>
    </w:p>
    <w:p w14:paraId="505EAC81" w14:textId="77777777" w:rsidR="003C3B12" w:rsidDel="001345B2" w:rsidRDefault="00CD4894" w:rsidP="003C3B12">
      <w:pPr>
        <w:rPr>
          <w:del w:id="1948" w:author="Peter Simpson" w:date="2018-10-04T09:55:00Z"/>
        </w:rPr>
      </w:pPr>
      <w:del w:id="1949" w:author="Peter Simpson" w:date="2018-10-04T09:55:00Z">
        <w:r w:rsidDel="001345B2">
          <w:delText>This a</w:delText>
        </w:r>
        <w:r w:rsidR="003C3B12" w:rsidDel="001345B2">
          <w:delText>ppears to client application</w:delText>
        </w:r>
        <w:r w:rsidR="00D451EA" w:rsidDel="001345B2">
          <w:delText>s</w:delText>
        </w:r>
        <w:r w:rsidR="003C3B12" w:rsidDel="001345B2">
          <w:delText xml:space="preserve"> as a driver of the required device type e.g. Telescope. This component translates the client</w:delText>
        </w:r>
        <w:r w:rsidR="000700D1" w:rsidDel="001345B2">
          <w:delText>’</w:delText>
        </w:r>
        <w:r w:rsidR="003C3B12" w:rsidDel="001345B2">
          <w:delText>s COM requests into the ASCOM REST API standard, handles authentication, encryption and transport of the command to the remote host that houses the remote driver.</w:delText>
        </w:r>
        <w:bookmarkStart w:id="1950" w:name="_Toc526410387"/>
        <w:bookmarkStart w:id="1951" w:name="_Toc526413468"/>
        <w:bookmarkStart w:id="1952" w:name="_Toc526413719"/>
        <w:bookmarkEnd w:id="1950"/>
        <w:bookmarkEnd w:id="1951"/>
        <w:bookmarkEnd w:id="1952"/>
      </w:del>
    </w:p>
    <w:p w14:paraId="5B0CB2B8" w14:textId="77777777" w:rsidR="003C3B12" w:rsidDel="001345B2" w:rsidRDefault="003C3B12" w:rsidP="003C3B12">
      <w:pPr>
        <w:rPr>
          <w:del w:id="1953" w:author="Peter Simpson" w:date="2018-10-04T09:55:00Z"/>
        </w:rPr>
      </w:pPr>
      <w:del w:id="1954" w:author="Peter Simpson" w:date="2018-10-04T09:55:00Z">
        <w:r w:rsidDel="001345B2">
          <w:delText xml:space="preserve">The remote </w:delText>
        </w:r>
        <w:r w:rsidR="000700D1" w:rsidDel="001345B2">
          <w:delText xml:space="preserve">client </w:delText>
        </w:r>
        <w:r w:rsidDel="001345B2">
          <w:delText xml:space="preserve">can be configured through its </w:delText>
        </w:r>
        <w:r w:rsidR="000700D1" w:rsidDel="001345B2">
          <w:delText xml:space="preserve">driver </w:delText>
        </w:r>
        <w:r w:rsidDel="001345B2">
          <w:delText>Setup Dialogue with required access credentials and the device</w:delText>
        </w:r>
      </w:del>
      <w:del w:id="1955" w:author="Peter Simpson" w:date="2018-10-03T11:35:00Z">
        <w:r w:rsidDel="00FA2E60">
          <w:delText xml:space="preserve"> server’s</w:delText>
        </w:r>
      </w:del>
      <w:del w:id="1956" w:author="Peter Simpson" w:date="2018-10-04T09:55:00Z">
        <w:r w:rsidDel="001345B2">
          <w:delText xml:space="preserve"> URL or IP address </w:delText>
        </w:r>
      </w:del>
      <w:del w:id="1957" w:author="Peter Simpson" w:date="2018-10-03T11:35:00Z">
        <w:r w:rsidDel="00FA2E60">
          <w:delText>etc</w:delText>
        </w:r>
      </w:del>
      <w:del w:id="1958" w:author="Peter Simpson" w:date="2018-10-04T09:55:00Z">
        <w:r w:rsidDel="001345B2">
          <w:delText>.</w:delText>
        </w:r>
        <w:bookmarkStart w:id="1959" w:name="_Toc526410388"/>
        <w:bookmarkStart w:id="1960" w:name="_Toc526413469"/>
        <w:bookmarkStart w:id="1961" w:name="_Toc526413720"/>
        <w:bookmarkEnd w:id="1959"/>
        <w:bookmarkEnd w:id="1960"/>
        <w:bookmarkEnd w:id="1961"/>
      </w:del>
    </w:p>
    <w:p w14:paraId="11311F3A" w14:textId="77777777" w:rsidR="003C3B12" w:rsidDel="001345B2" w:rsidRDefault="000700D1">
      <w:pPr>
        <w:pStyle w:val="Heading3"/>
        <w:rPr>
          <w:del w:id="1962" w:author="Peter Simpson" w:date="2018-10-04T09:55:00Z"/>
        </w:rPr>
      </w:pPr>
      <w:del w:id="1963" w:author="Peter Simpson" w:date="2018-10-03T11:33:00Z">
        <w:r w:rsidDel="00FA2E60">
          <w:delText>REST</w:delText>
        </w:r>
        <w:r w:rsidR="003C3B12" w:rsidDel="00FA2E60">
          <w:delText xml:space="preserve"> </w:delText>
        </w:r>
      </w:del>
      <w:del w:id="1964" w:author="Peter Simpson" w:date="2018-10-04T09:55:00Z">
        <w:r w:rsidR="003C3B12" w:rsidDel="001345B2">
          <w:delText>Server</w:delText>
        </w:r>
        <w:bookmarkStart w:id="1965" w:name="_Toc526410389"/>
        <w:bookmarkStart w:id="1966" w:name="_Toc526413470"/>
        <w:bookmarkStart w:id="1967" w:name="_Toc526413721"/>
        <w:bookmarkEnd w:id="1965"/>
        <w:bookmarkEnd w:id="1966"/>
        <w:bookmarkEnd w:id="1967"/>
      </w:del>
    </w:p>
    <w:p w14:paraId="2487BA81" w14:textId="77777777" w:rsidR="003C3B12" w:rsidRPr="003C3B12" w:rsidDel="001345B2" w:rsidRDefault="003C3B12" w:rsidP="003C3B12">
      <w:pPr>
        <w:rPr>
          <w:del w:id="1968" w:author="Peter Simpson" w:date="2018-10-04T09:55:00Z"/>
        </w:rPr>
      </w:pPr>
      <w:del w:id="1969" w:author="Peter Simpson" w:date="2018-10-04T09:55:00Z">
        <w:r w:rsidDel="001345B2">
          <w:delText>This component expose</w:delText>
        </w:r>
        <w:r w:rsidR="000700D1" w:rsidDel="001345B2">
          <w:delText>s</w:delText>
        </w:r>
        <w:r w:rsidDel="001345B2">
          <w:delText xml:space="preserve"> an IP end point </w:delText>
        </w:r>
        <w:r w:rsidR="000700D1" w:rsidDel="001345B2">
          <w:delText>and translate</w:delText>
        </w:r>
        <w:r w:rsidR="00E07AFF" w:rsidDel="001345B2">
          <w:delText>s</w:delText>
        </w:r>
        <w:r w:rsidR="000700D1" w:rsidDel="001345B2">
          <w:delText xml:space="preserve"> </w:delText>
        </w:r>
        <w:r w:rsidDel="001345B2">
          <w:delText xml:space="preserve">incoming ASCOM </w:delText>
        </w:r>
        <w:r w:rsidR="00E07AFF" w:rsidDel="001345B2">
          <w:delText xml:space="preserve">REST </w:delText>
        </w:r>
        <w:r w:rsidDel="001345B2">
          <w:delText xml:space="preserve">API requests </w:delText>
        </w:r>
        <w:r w:rsidR="000700D1" w:rsidDel="001345B2">
          <w:delText xml:space="preserve">back to COM requests before </w:delText>
        </w:r>
        <w:r w:rsidDel="001345B2">
          <w:delText>pass</w:delText>
        </w:r>
        <w:r w:rsidR="000700D1" w:rsidDel="001345B2">
          <w:delText>ing</w:delText>
        </w:r>
        <w:r w:rsidDel="001345B2">
          <w:delText xml:space="preserve"> </w:delText>
        </w:r>
        <w:r w:rsidR="000700D1" w:rsidDel="001345B2">
          <w:delText xml:space="preserve">them </w:delText>
        </w:r>
        <w:r w:rsidDel="001345B2">
          <w:delText xml:space="preserve">to </w:delText>
        </w:r>
      </w:del>
      <w:del w:id="1970" w:author="Peter Simpson" w:date="2018-10-04T09:48:00Z">
        <w:r w:rsidDel="00C351BE">
          <w:delText xml:space="preserve">the </w:delText>
        </w:r>
      </w:del>
      <w:del w:id="1971" w:author="Peter Simpson" w:date="2018-10-04T09:49:00Z">
        <w:r w:rsidDel="00C351BE">
          <w:delText xml:space="preserve">configured </w:delText>
        </w:r>
        <w:r w:rsidR="000700D1" w:rsidDel="00C351BE">
          <w:delText xml:space="preserve">ASCOM </w:delText>
        </w:r>
      </w:del>
      <w:del w:id="1972" w:author="Peter Simpson" w:date="2018-10-04T09:55:00Z">
        <w:r w:rsidDel="001345B2">
          <w:delText>drivers.</w:delText>
        </w:r>
        <w:bookmarkStart w:id="1973" w:name="_Toc526410390"/>
        <w:bookmarkStart w:id="1974" w:name="_Toc526413471"/>
        <w:bookmarkStart w:id="1975" w:name="_Toc526413722"/>
        <w:bookmarkEnd w:id="1973"/>
        <w:bookmarkEnd w:id="1974"/>
        <w:bookmarkEnd w:id="1975"/>
      </w:del>
    </w:p>
    <w:p w14:paraId="060AB6D1" w14:textId="77777777" w:rsidR="00AD2BFE" w:rsidDel="001345B2" w:rsidRDefault="000700D1">
      <w:pPr>
        <w:pStyle w:val="Caption"/>
        <w:rPr>
          <w:del w:id="1976" w:author="Peter Simpson" w:date="2018-10-04T09:55:00Z"/>
        </w:rPr>
        <w:pPrChange w:id="1977" w:author="Peter Simpson" w:date="2018-10-03T21:01:00Z">
          <w:pPr/>
        </w:pPrChange>
      </w:pPr>
      <w:del w:id="1978" w:author="Peter Simpson" w:date="2018-10-04T09:55:00Z">
        <w:r w:rsidDel="001345B2">
          <w:object w:dxaOrig="14026" w:dyaOrig="10591" w14:anchorId="1E844281">
            <v:shape id="_x0000_i1028" type="#_x0000_t75" style="width:468pt;height:353.2pt" o:ole="">
              <v:imagedata r:id="rId21" o:title=""/>
            </v:shape>
            <o:OLEObject Type="Embed" ProgID="Visio.Drawing.15" ShapeID="_x0000_i1028" DrawAspect="Content" ObjectID="_1601799876" r:id="rId22"/>
          </w:object>
        </w:r>
        <w:bookmarkStart w:id="1979" w:name="_Toc526410391"/>
        <w:bookmarkStart w:id="1980" w:name="_Toc526413472"/>
        <w:bookmarkStart w:id="1981" w:name="_Toc526413723"/>
        <w:bookmarkEnd w:id="1979"/>
        <w:bookmarkEnd w:id="1980"/>
        <w:bookmarkEnd w:id="1981"/>
      </w:del>
    </w:p>
    <w:p w14:paraId="64141C22" w14:textId="77777777" w:rsidR="00547CDA" w:rsidRPr="00E02778" w:rsidDel="001345B2" w:rsidRDefault="00AD2BFE">
      <w:pPr>
        <w:ind w:left="851" w:right="855"/>
        <w:rPr>
          <w:del w:id="1982" w:author="Peter Simpson" w:date="2018-10-04T09:55:00Z"/>
          <w:i/>
          <w:rPrChange w:id="1983" w:author="Peter Simpson" w:date="2018-10-03T13:43:00Z">
            <w:rPr>
              <w:del w:id="1984" w:author="Peter Simpson" w:date="2018-10-04T09:55:00Z"/>
            </w:rPr>
          </w:rPrChange>
        </w:rPr>
        <w:pPrChange w:id="1985" w:author="Peter Simpson" w:date="2018-10-03T13:42:00Z">
          <w:pPr>
            <w:pStyle w:val="Heading2"/>
          </w:pPr>
        </w:pPrChange>
      </w:pPr>
      <w:bookmarkStart w:id="1986" w:name="_Ref525215886"/>
      <w:bookmarkStart w:id="1987" w:name="_Ref525225092"/>
      <w:bookmarkStart w:id="1988" w:name="_Ref525225108"/>
      <w:del w:id="1989" w:author="Peter Simpson" w:date="2018-10-03T11:39:00Z">
        <w:r w:rsidDel="00405E28">
          <w:delText>Security</w:delText>
        </w:r>
        <w:r w:rsidR="000F1359" w:rsidDel="00405E28">
          <w:delText xml:space="preserve"> and the </w:delText>
        </w:r>
      </w:del>
      <w:del w:id="1990" w:author="Peter Simpson" w:date="2018-10-03T12:33:00Z">
        <w:r w:rsidR="000F1359" w:rsidDel="00F96DEC">
          <w:delText>Real World</w:delText>
        </w:r>
      </w:del>
      <w:bookmarkStart w:id="1991" w:name="_Toc526410392"/>
      <w:bookmarkStart w:id="1992" w:name="_Toc526413473"/>
      <w:bookmarkStart w:id="1993" w:name="_Toc526413724"/>
      <w:bookmarkEnd w:id="1986"/>
      <w:bookmarkEnd w:id="1987"/>
      <w:bookmarkEnd w:id="1988"/>
      <w:bookmarkEnd w:id="1991"/>
      <w:bookmarkEnd w:id="1992"/>
      <w:bookmarkEnd w:id="1993"/>
    </w:p>
    <w:p w14:paraId="728824A2" w14:textId="77777777" w:rsidR="00AD2BFE" w:rsidDel="004B4C2E" w:rsidRDefault="001D313D">
      <w:pPr>
        <w:pStyle w:val="Heading2"/>
        <w:pageBreakBefore/>
        <w:rPr>
          <w:del w:id="1994" w:author="Peter Simpson" w:date="2018-10-03T13:42:00Z"/>
        </w:rPr>
        <w:pPrChange w:id="1995" w:author="Peter Simpson" w:date="2018-10-03T20:19:00Z">
          <w:pPr>
            <w:pStyle w:val="Heading2"/>
          </w:pPr>
        </w:pPrChange>
      </w:pPr>
      <w:del w:id="1996" w:author="Peter Simpson" w:date="2018-10-03T13:42:00Z">
        <w:r w:rsidDel="00E02778">
          <w:delText xml:space="preserve">The </w:delText>
        </w:r>
        <w:r w:rsidR="00E07AFF" w:rsidDel="00E02778">
          <w:delText>R</w:delText>
        </w:r>
        <w:r w:rsidDel="00E02778">
          <w:delText xml:space="preserve">emote </w:delText>
        </w:r>
        <w:r w:rsidR="00E07AFF" w:rsidDel="00E02778">
          <w:delText>Client</w:delText>
        </w:r>
        <w:r w:rsidDel="00E02778">
          <w:delText xml:space="preserve"> </w:delText>
        </w:r>
        <w:r w:rsidR="00E07AFF" w:rsidDel="00E02778">
          <w:delText>can</w:delText>
        </w:r>
        <w:r w:rsidDel="00E02778">
          <w:delText xml:space="preserve"> initiate HTTP or HTTPS connections and supports redirection </w:delText>
        </w:r>
        <w:r w:rsidR="00E07AFF" w:rsidDel="00E02778">
          <w:delText xml:space="preserve">from HTTP to </w:delText>
        </w:r>
        <w:r w:rsidDel="00E02778">
          <w:delText>a TLS / SSL HTTPS connection</w:delText>
        </w:r>
        <w:r w:rsidR="00AD2BFE" w:rsidDel="00E02778">
          <w:delText xml:space="preserve">. </w:delText>
        </w:r>
        <w:r w:rsidR="00E07AFF" w:rsidDel="00E02778">
          <w:delText>If required, i</w:delText>
        </w:r>
        <w:r w:rsidR="00552C3A" w:rsidDel="00E02778">
          <w:delText xml:space="preserve">t can </w:delText>
        </w:r>
        <w:r w:rsidR="00E07AFF" w:rsidDel="00E02778">
          <w:delText xml:space="preserve">supply </w:delText>
        </w:r>
        <w:r w:rsidR="00552C3A" w:rsidDel="00E02778">
          <w:delText xml:space="preserve">a username and password to support basic </w:delText>
        </w:r>
        <w:r w:rsidR="00E07AFF" w:rsidDel="00E02778">
          <w:delText xml:space="preserve">HTTP </w:delText>
        </w:r>
        <w:r w:rsidR="00552C3A" w:rsidDel="00E02778">
          <w:delText>authentication.</w:delText>
        </w:r>
        <w:bookmarkStart w:id="1997" w:name="_Toc526360896"/>
        <w:bookmarkStart w:id="1998" w:name="_Toc526362064"/>
        <w:bookmarkStart w:id="1999" w:name="_Toc526362151"/>
        <w:bookmarkStart w:id="2000" w:name="_Toc526367909"/>
        <w:bookmarkStart w:id="2001" w:name="_Toc526408283"/>
        <w:bookmarkStart w:id="2002" w:name="_Toc526408436"/>
        <w:bookmarkStart w:id="2003" w:name="_Toc526408523"/>
        <w:bookmarkStart w:id="2004" w:name="_Toc526408610"/>
        <w:bookmarkStart w:id="2005" w:name="_Toc526409259"/>
        <w:bookmarkStart w:id="2006" w:name="_Toc526410393"/>
        <w:bookmarkStart w:id="2007" w:name="_Toc526413474"/>
        <w:bookmarkStart w:id="2008" w:name="_Toc526413725"/>
        <w:bookmarkEnd w:id="1997"/>
        <w:bookmarkEnd w:id="1998"/>
        <w:bookmarkEnd w:id="1999"/>
        <w:bookmarkEnd w:id="2000"/>
        <w:bookmarkEnd w:id="2001"/>
        <w:bookmarkEnd w:id="2002"/>
        <w:bookmarkEnd w:id="2003"/>
        <w:bookmarkEnd w:id="2004"/>
        <w:bookmarkEnd w:id="2005"/>
        <w:bookmarkEnd w:id="2006"/>
        <w:bookmarkEnd w:id="2007"/>
        <w:bookmarkEnd w:id="2008"/>
      </w:del>
    </w:p>
    <w:p w14:paraId="6BF24459" w14:textId="77777777" w:rsidR="00C3596B" w:rsidDel="001345B2" w:rsidRDefault="00C3596B">
      <w:pPr>
        <w:pStyle w:val="Heading2"/>
        <w:pageBreakBefore/>
        <w:rPr>
          <w:del w:id="2009" w:author="Peter Simpson" w:date="2018-10-04T09:55:00Z"/>
        </w:rPr>
        <w:pPrChange w:id="2010" w:author="Peter Simpson" w:date="2018-10-03T20:19:00Z">
          <w:pPr>
            <w:pStyle w:val="Heading3"/>
          </w:pPr>
        </w:pPrChange>
      </w:pPr>
      <w:del w:id="2011" w:author="Peter Simpson" w:date="2018-10-03T12:32:00Z">
        <w:r w:rsidDel="00F96DEC">
          <w:delText>Internal Network</w:delText>
        </w:r>
      </w:del>
      <w:bookmarkStart w:id="2012" w:name="_Toc526410394"/>
      <w:bookmarkStart w:id="2013" w:name="_Toc526413475"/>
      <w:bookmarkStart w:id="2014" w:name="_Toc526413726"/>
      <w:bookmarkEnd w:id="2012"/>
      <w:bookmarkEnd w:id="2013"/>
      <w:bookmarkEnd w:id="2014"/>
    </w:p>
    <w:p w14:paraId="483500F1" w14:textId="77777777" w:rsidR="00552C3A" w:rsidDel="00B61780" w:rsidRDefault="00552C3A" w:rsidP="00AD2BFE">
      <w:pPr>
        <w:rPr>
          <w:del w:id="2015" w:author="Peter Simpson" w:date="2018-10-03T12:10:00Z"/>
        </w:rPr>
      </w:pPr>
      <w:del w:id="2016" w:author="Peter Simpson" w:date="2018-10-04T09:55:00Z">
        <w:r w:rsidDel="001345B2">
          <w:delText xml:space="preserve">This </w:delText>
        </w:r>
      </w:del>
      <w:del w:id="2017" w:author="Peter Simpson" w:date="2018-10-03T21:01:00Z">
        <w:r w:rsidDel="002E05A6">
          <w:delText xml:space="preserve">diagram </w:delText>
        </w:r>
      </w:del>
      <w:del w:id="2018" w:author="Peter Simpson" w:date="2018-10-04T09:55:00Z">
        <w:r w:rsidDel="001345B2">
          <w:delText>shows a physical realisation of a</w:delText>
        </w:r>
      </w:del>
      <w:del w:id="2019" w:author="Peter Simpson" w:date="2018-10-03T11:37:00Z">
        <w:r w:rsidDel="00FA2E60">
          <w:delText>n</w:delText>
        </w:r>
      </w:del>
      <w:del w:id="2020" w:author="Peter Simpson" w:date="2018-10-04T09:55:00Z">
        <w:r w:rsidDel="001345B2">
          <w:delText xml:space="preserve"> internal use case, where data does not</w:delText>
        </w:r>
        <w:r w:rsidR="002609DA" w:rsidDel="001345B2">
          <w:delText xml:space="preserve"> need to</w:delText>
        </w:r>
        <w:r w:rsidDel="001345B2">
          <w:delText xml:space="preserve"> travel over the Internet</w:delText>
        </w:r>
      </w:del>
      <w:del w:id="2021" w:author="Peter Simpson" w:date="2018-10-03T11:58:00Z">
        <w:r w:rsidDel="003479F0">
          <w:delText>:</w:delText>
        </w:r>
      </w:del>
      <w:bookmarkStart w:id="2022" w:name="_Toc526410395"/>
      <w:bookmarkStart w:id="2023" w:name="_Toc526413476"/>
      <w:bookmarkStart w:id="2024" w:name="_Toc526413727"/>
      <w:bookmarkEnd w:id="2022"/>
      <w:bookmarkEnd w:id="2023"/>
      <w:bookmarkEnd w:id="2024"/>
    </w:p>
    <w:p w14:paraId="34720C12" w14:textId="77777777" w:rsidR="00371C4C" w:rsidDel="00371C4C" w:rsidRDefault="00E07AFF" w:rsidP="00AD2BFE">
      <w:pPr>
        <w:rPr>
          <w:del w:id="2025" w:author="Peter Simpson" w:date="2018-10-03T20:23:00Z"/>
        </w:rPr>
      </w:pPr>
      <w:del w:id="2026" w:author="Peter Simpson" w:date="2018-10-03T11:54:00Z">
        <w:r w:rsidDel="003479F0">
          <w:object w:dxaOrig="14026" w:dyaOrig="8206" w14:anchorId="52F819A4">
            <v:shape id="_x0000_i1029" type="#_x0000_t75" style="width:468pt;height:273.75pt" o:ole="">
              <v:imagedata r:id="rId23" o:title=""/>
            </v:shape>
            <o:OLEObject Type="Embed" ProgID="Visio.Drawing.15" ShapeID="_x0000_i1029" DrawAspect="Content" ObjectID="_1601799877" r:id="rId24"/>
          </w:object>
        </w:r>
      </w:del>
      <w:bookmarkStart w:id="2027" w:name="_Toc526362066"/>
      <w:bookmarkStart w:id="2028" w:name="_Toc526362153"/>
      <w:bookmarkStart w:id="2029" w:name="_Toc526367911"/>
      <w:bookmarkStart w:id="2030" w:name="_Toc526408285"/>
      <w:bookmarkStart w:id="2031" w:name="_Toc526408438"/>
      <w:bookmarkStart w:id="2032" w:name="_Toc526408525"/>
      <w:bookmarkStart w:id="2033" w:name="_Toc526408612"/>
      <w:bookmarkStart w:id="2034" w:name="_Toc526409261"/>
      <w:bookmarkStart w:id="2035" w:name="_Toc526410396"/>
      <w:bookmarkStart w:id="2036" w:name="_Toc526413477"/>
      <w:bookmarkStart w:id="2037" w:name="_Toc526413728"/>
      <w:bookmarkEnd w:id="2027"/>
      <w:bookmarkEnd w:id="2028"/>
      <w:bookmarkEnd w:id="2029"/>
      <w:bookmarkEnd w:id="2030"/>
      <w:bookmarkEnd w:id="2031"/>
      <w:bookmarkEnd w:id="2032"/>
      <w:bookmarkEnd w:id="2033"/>
      <w:bookmarkEnd w:id="2034"/>
      <w:bookmarkEnd w:id="2035"/>
      <w:bookmarkEnd w:id="2036"/>
      <w:bookmarkEnd w:id="2037"/>
    </w:p>
    <w:p w14:paraId="1645E54F" w14:textId="77777777" w:rsidR="00212907" w:rsidDel="004C0B76" w:rsidRDefault="00212907">
      <w:pPr>
        <w:pStyle w:val="Heading3"/>
        <w:rPr>
          <w:del w:id="2038" w:author="Peter Simpson" w:date="2018-10-03T11:58:00Z"/>
        </w:rPr>
        <w:pPrChange w:id="2039" w:author="Peter Simpson" w:date="2018-10-03T12:30:00Z">
          <w:pPr/>
        </w:pPrChange>
      </w:pPr>
      <w:del w:id="2040" w:author="Peter Simpson" w:date="2018-10-03T11:58:00Z">
        <w:r w:rsidDel="003479F0">
          <w:delText xml:space="preserve">HTTP must be used internally on the trusted network because the </w:delText>
        </w:r>
        <w:r w:rsidR="00E07AFF" w:rsidDel="003479F0">
          <w:delText>REST</w:delText>
        </w:r>
        <w:r w:rsidDel="003479F0">
          <w:delText xml:space="preserve"> </w:delText>
        </w:r>
        <w:r w:rsidR="00E07AFF" w:rsidDel="003479F0">
          <w:delText>S</w:delText>
        </w:r>
        <w:r w:rsidDel="003479F0">
          <w:delText>erver cannot terminate SSL/TLS connections.</w:delText>
        </w:r>
        <w:bookmarkStart w:id="2041" w:name="_Toc526334359"/>
        <w:bookmarkStart w:id="2042" w:name="_Toc526334522"/>
        <w:bookmarkStart w:id="2043" w:name="_Toc526334686"/>
        <w:bookmarkStart w:id="2044" w:name="_Toc526410397"/>
        <w:bookmarkStart w:id="2045" w:name="_Toc526413478"/>
        <w:bookmarkStart w:id="2046" w:name="_Toc526413729"/>
        <w:bookmarkEnd w:id="2041"/>
        <w:bookmarkEnd w:id="2042"/>
        <w:bookmarkEnd w:id="2043"/>
        <w:bookmarkEnd w:id="2044"/>
        <w:bookmarkEnd w:id="2045"/>
        <w:bookmarkEnd w:id="2046"/>
      </w:del>
    </w:p>
    <w:p w14:paraId="127AC837" w14:textId="77777777" w:rsidR="00C3596B" w:rsidDel="004C0B76" w:rsidRDefault="00C3596B">
      <w:pPr>
        <w:pStyle w:val="Heading3"/>
        <w:numPr>
          <w:ilvl w:val="0"/>
          <w:numId w:val="0"/>
        </w:numPr>
        <w:rPr>
          <w:del w:id="2047" w:author="Peter Simpson" w:date="2018-10-03T12:27:00Z"/>
        </w:rPr>
        <w:pPrChange w:id="2048" w:author="Peter Simpson" w:date="2018-10-03T12:27:00Z">
          <w:pPr>
            <w:pStyle w:val="Heading3"/>
          </w:pPr>
        </w:pPrChange>
      </w:pPr>
      <w:del w:id="2049" w:author="Peter Simpson" w:date="2018-10-03T11:59:00Z">
        <w:r w:rsidDel="003479F0">
          <w:delText>External Network (Windows Client)</w:delText>
        </w:r>
      </w:del>
      <w:bookmarkStart w:id="2050" w:name="_Toc526410398"/>
      <w:bookmarkStart w:id="2051" w:name="_Toc526413479"/>
      <w:bookmarkStart w:id="2052" w:name="_Toc526413730"/>
      <w:bookmarkEnd w:id="2050"/>
      <w:bookmarkEnd w:id="2051"/>
      <w:bookmarkEnd w:id="2052"/>
    </w:p>
    <w:p w14:paraId="0B5FA885" w14:textId="77777777" w:rsidR="00212907" w:rsidRPr="004C0B76" w:rsidDel="001345B2" w:rsidRDefault="000F1359">
      <w:pPr>
        <w:rPr>
          <w:del w:id="2053" w:author="Peter Simpson" w:date="2018-10-04T09:55:00Z"/>
        </w:rPr>
      </w:pPr>
      <w:del w:id="2054" w:author="Peter Simpson" w:date="2018-10-04T09:55:00Z">
        <w:r w:rsidRPr="004C0B76" w:rsidDel="001345B2">
          <w:delText xml:space="preserve">The </w:delText>
        </w:r>
        <w:r w:rsidR="00E07AFF" w:rsidRPr="004C0B76" w:rsidDel="001345B2">
          <w:delText>REST</w:delText>
        </w:r>
        <w:r w:rsidRPr="004C0B76" w:rsidDel="001345B2">
          <w:delText xml:space="preserve"> Server supports HTTP connections but does not support HTTPS connections owing to the complexity of options in this area. </w:delText>
        </w:r>
        <w:r w:rsidR="00D451EA" w:rsidRPr="004C0B76" w:rsidDel="001345B2">
          <w:delText>An</w:delText>
        </w:r>
        <w:r w:rsidR="00212907" w:rsidRPr="004C0B76" w:rsidDel="001345B2">
          <w:delText xml:space="preserve"> HTTP connection can be set up over the internet just as in the case of the internal network but of course there is no protection for data in transit and </w:delText>
        </w:r>
      </w:del>
      <w:del w:id="2055" w:author="Peter Simpson" w:date="2018-10-03T21:10:00Z">
        <w:r w:rsidR="00212907" w:rsidRPr="004C0B76" w:rsidDel="008D03A9">
          <w:delText xml:space="preserve">also </w:delText>
        </w:r>
      </w:del>
      <w:del w:id="2056" w:author="Peter Simpson" w:date="2018-10-04T09:55:00Z">
        <w:r w:rsidR="00212907" w:rsidRPr="004C0B76" w:rsidDel="001345B2">
          <w:delText>no authentication of the client by the server, so anyone could access the controlled device.</w:delText>
        </w:r>
        <w:bookmarkStart w:id="2057" w:name="_Toc526410399"/>
        <w:bookmarkStart w:id="2058" w:name="_Toc526413480"/>
        <w:bookmarkStart w:id="2059" w:name="_Toc526413731"/>
        <w:bookmarkEnd w:id="2057"/>
        <w:bookmarkEnd w:id="2058"/>
        <w:bookmarkEnd w:id="2059"/>
      </w:del>
    </w:p>
    <w:p w14:paraId="6FD0B52E" w14:textId="77777777" w:rsidR="00212907" w:rsidDel="001345B2" w:rsidRDefault="00E07AFF" w:rsidP="000F1359">
      <w:pPr>
        <w:rPr>
          <w:del w:id="2060" w:author="Peter Simpson" w:date="2018-10-04T09:55:00Z"/>
        </w:rPr>
      </w:pPr>
      <w:del w:id="2061" w:author="Peter Simpson" w:date="2018-10-04T09:55:00Z">
        <w:r w:rsidDel="001345B2">
          <w:delText xml:space="preserve">Use of </w:delText>
        </w:r>
        <w:r w:rsidR="00212907" w:rsidDel="001345B2">
          <w:delText xml:space="preserve">HTTPS is </w:delText>
        </w:r>
        <w:r w:rsidDel="001345B2">
          <w:delText xml:space="preserve">considered </w:delText>
        </w:r>
        <w:r w:rsidR="00212907" w:rsidDel="001345B2">
          <w:delText>good practice for communication over the Internet and</w:delText>
        </w:r>
        <w:r w:rsidR="00D451EA" w:rsidDel="001345B2">
          <w:delText>,</w:delText>
        </w:r>
        <w:r w:rsidR="00212907" w:rsidDel="001345B2">
          <w:delText xml:space="preserve"> </w:delText>
        </w:r>
      </w:del>
      <w:del w:id="2062" w:author="Peter Simpson" w:date="2018-10-03T21:11:00Z">
        <w:r w:rsidR="00212907" w:rsidDel="008D03A9">
          <w:delText xml:space="preserve">if </w:delText>
        </w:r>
        <w:r w:rsidR="000F1359" w:rsidDel="008D03A9">
          <w:delText xml:space="preserve">required, </w:delText>
        </w:r>
      </w:del>
      <w:del w:id="2063" w:author="Peter Simpson" w:date="2018-10-04T09:55:00Z">
        <w:r w:rsidR="000F1359" w:rsidDel="001345B2">
          <w:delText xml:space="preserve">the recommended approach is to use a web server </w:delText>
        </w:r>
        <w:r w:rsidDel="001345B2">
          <w:delText xml:space="preserve">ahead of the REST Server, </w:delText>
        </w:r>
        <w:r w:rsidR="000F1359" w:rsidDel="001345B2">
          <w:delText>such as Apache</w:delText>
        </w:r>
        <w:r w:rsidDel="001345B2">
          <w:delText>,</w:delText>
        </w:r>
        <w:r w:rsidR="000F1359" w:rsidDel="001345B2">
          <w:delText xml:space="preserve"> to handle </w:delText>
        </w:r>
        <w:r w:rsidR="00212907" w:rsidDel="001345B2">
          <w:delText>secure session termination and proxy request</w:delText>
        </w:r>
        <w:r w:rsidDel="001345B2">
          <w:delText>s</w:delText>
        </w:r>
        <w:r w:rsidR="00212907" w:rsidDel="001345B2">
          <w:delText xml:space="preserve"> to </w:delText>
        </w:r>
        <w:r w:rsidDel="001345B2">
          <w:delText xml:space="preserve">the REST Server </w:delText>
        </w:r>
        <w:r w:rsidR="00212907" w:rsidDel="001345B2">
          <w:delText xml:space="preserve">instance running on a local trusted network. </w:delText>
        </w:r>
        <w:bookmarkStart w:id="2064" w:name="_Toc526410400"/>
        <w:bookmarkStart w:id="2065" w:name="_Toc526413481"/>
        <w:bookmarkStart w:id="2066" w:name="_Toc526413732"/>
        <w:bookmarkEnd w:id="2064"/>
        <w:bookmarkEnd w:id="2065"/>
        <w:bookmarkEnd w:id="2066"/>
      </w:del>
    </w:p>
    <w:p w14:paraId="34C38EC3" w14:textId="77777777" w:rsidR="000F1359" w:rsidDel="001345B2" w:rsidRDefault="00212907" w:rsidP="000F1359">
      <w:pPr>
        <w:rPr>
          <w:del w:id="2067" w:author="Peter Simpson" w:date="2018-10-04T09:55:00Z"/>
        </w:rPr>
      </w:pPr>
      <w:del w:id="2068" w:author="Peter Simpson" w:date="2018-10-04T09:55:00Z">
        <w:r w:rsidDel="001345B2">
          <w:delText xml:space="preserve">The Apache instance will also support client authentication as well as handling </w:delText>
        </w:r>
        <w:r w:rsidR="000F1359" w:rsidDel="001345B2">
          <w:delText>the complex</w:delText>
        </w:r>
        <w:r w:rsidR="00D451EA" w:rsidDel="001345B2">
          <w:delText>, ever evolving,</w:delText>
        </w:r>
        <w:r w:rsidR="000F1359" w:rsidDel="001345B2">
          <w:delText xml:space="preserve"> SSL/TLS algorithms. </w:delText>
        </w:r>
        <w:bookmarkStart w:id="2069" w:name="_Toc526410401"/>
        <w:bookmarkStart w:id="2070" w:name="_Toc526413482"/>
        <w:bookmarkStart w:id="2071" w:name="_Toc526413733"/>
        <w:bookmarkEnd w:id="2069"/>
        <w:bookmarkEnd w:id="2070"/>
        <w:bookmarkEnd w:id="2071"/>
      </w:del>
    </w:p>
    <w:p w14:paraId="4D489BCA" w14:textId="77777777" w:rsidR="00552C3A" w:rsidDel="001345B2" w:rsidRDefault="00552C3A" w:rsidP="00AD2BFE">
      <w:pPr>
        <w:rPr>
          <w:del w:id="2072" w:author="Peter Simpson" w:date="2018-10-04T09:55:00Z"/>
        </w:rPr>
      </w:pPr>
      <w:del w:id="2073" w:author="Peter Simpson" w:date="2018-10-04T09:55:00Z">
        <w:r w:rsidDel="001345B2">
          <w:delText xml:space="preserve">This diagram shows </w:delText>
        </w:r>
        <w:r w:rsidR="000F1359" w:rsidDel="001345B2">
          <w:delText xml:space="preserve">a configuration where remote devices </w:delText>
        </w:r>
        <w:r w:rsidR="00D451EA" w:rsidDel="001345B2">
          <w:delText xml:space="preserve">are </w:delText>
        </w:r>
        <w:r w:rsidR="000F1359" w:rsidDel="001345B2">
          <w:delText xml:space="preserve">accessed </w:delText>
        </w:r>
        <w:r w:rsidR="00D451EA" w:rsidDel="001345B2">
          <w:delText>over</w:delText>
        </w:r>
        <w:r w:rsidR="000F1359" w:rsidDel="001345B2">
          <w:delText xml:space="preserve"> the Internet: </w:delText>
        </w:r>
        <w:bookmarkStart w:id="2074" w:name="_Toc526410402"/>
        <w:bookmarkStart w:id="2075" w:name="_Toc526413483"/>
        <w:bookmarkStart w:id="2076" w:name="_Toc526413734"/>
        <w:bookmarkEnd w:id="2074"/>
        <w:bookmarkEnd w:id="2075"/>
        <w:bookmarkEnd w:id="2076"/>
      </w:del>
    </w:p>
    <w:p w14:paraId="758D8320" w14:textId="77777777" w:rsidR="00371C4C" w:rsidDel="00371C4C" w:rsidRDefault="00E07AFF" w:rsidP="00AD2BFE">
      <w:pPr>
        <w:rPr>
          <w:del w:id="2077" w:author="Peter Simpson" w:date="2018-10-03T20:23:00Z"/>
        </w:rPr>
      </w:pPr>
      <w:del w:id="2078" w:author="Peter Simpson" w:date="2018-10-03T18:19:00Z">
        <w:r w:rsidDel="00842311">
          <w:object w:dxaOrig="14041" w:dyaOrig="10966" w14:anchorId="12FC8D0F">
            <v:shape id="_x0000_i1030" type="#_x0000_t75" style="width:467.3pt;height:366.1pt" o:ole="">
              <v:imagedata r:id="rId25" o:title=""/>
            </v:shape>
            <o:OLEObject Type="Embed" ProgID="Visio.Drawing.15" ShapeID="_x0000_i1030" DrawAspect="Content" ObjectID="_1601799878" r:id="rId26"/>
          </w:object>
        </w:r>
      </w:del>
      <w:bookmarkStart w:id="2079" w:name="_Toc526362068"/>
      <w:bookmarkStart w:id="2080" w:name="_Toc526362155"/>
      <w:bookmarkStart w:id="2081" w:name="_Toc526367913"/>
      <w:bookmarkStart w:id="2082" w:name="_Toc526408287"/>
      <w:bookmarkStart w:id="2083" w:name="_Toc526408440"/>
      <w:bookmarkStart w:id="2084" w:name="_Toc526408527"/>
      <w:bookmarkStart w:id="2085" w:name="_Toc526408614"/>
      <w:bookmarkStart w:id="2086" w:name="_Toc526409263"/>
      <w:bookmarkStart w:id="2087" w:name="_Toc526410403"/>
      <w:bookmarkStart w:id="2088" w:name="_Toc526413484"/>
      <w:bookmarkStart w:id="2089" w:name="_Toc526413735"/>
      <w:bookmarkEnd w:id="2079"/>
      <w:bookmarkEnd w:id="2080"/>
      <w:bookmarkEnd w:id="2081"/>
      <w:bookmarkEnd w:id="2082"/>
      <w:bookmarkEnd w:id="2083"/>
      <w:bookmarkEnd w:id="2084"/>
      <w:bookmarkEnd w:id="2085"/>
      <w:bookmarkEnd w:id="2086"/>
      <w:bookmarkEnd w:id="2087"/>
      <w:bookmarkEnd w:id="2088"/>
      <w:bookmarkEnd w:id="2089"/>
    </w:p>
    <w:p w14:paraId="50EC4E4C" w14:textId="77777777" w:rsidR="00C3596B" w:rsidDel="005B7B0D" w:rsidRDefault="00C3596B">
      <w:pPr>
        <w:pStyle w:val="Heading2"/>
        <w:rPr>
          <w:del w:id="2090" w:author="Peter Simpson" w:date="2018-10-03T12:40:00Z"/>
        </w:rPr>
        <w:pPrChange w:id="2091" w:author="Peter Simpson" w:date="2018-10-03T12:31:00Z">
          <w:pPr>
            <w:pStyle w:val="Heading3"/>
          </w:pPr>
        </w:pPrChange>
      </w:pPr>
      <w:del w:id="2092" w:author="Peter Simpson" w:date="2018-10-03T12:34:00Z">
        <w:r w:rsidDel="00F96DEC">
          <w:delText>External Network</w:delText>
        </w:r>
      </w:del>
      <w:del w:id="2093" w:author="Peter Simpson" w:date="2018-10-03T12:03:00Z">
        <w:r w:rsidDel="003479F0">
          <w:delText xml:space="preserve"> (Non-Windows Client)</w:delText>
        </w:r>
      </w:del>
      <w:bookmarkStart w:id="2094" w:name="_Toc526410404"/>
      <w:bookmarkStart w:id="2095" w:name="_Toc526413485"/>
      <w:bookmarkStart w:id="2096" w:name="_Toc526413736"/>
      <w:bookmarkEnd w:id="2094"/>
      <w:bookmarkEnd w:id="2095"/>
      <w:bookmarkEnd w:id="2096"/>
    </w:p>
    <w:p w14:paraId="14849433" w14:textId="77777777" w:rsidR="00C3596B" w:rsidDel="001345B2" w:rsidRDefault="00C3596B" w:rsidP="00C3596B">
      <w:pPr>
        <w:rPr>
          <w:del w:id="2097" w:author="Peter Simpson" w:date="2018-10-04T09:55:00Z"/>
        </w:rPr>
      </w:pPr>
      <w:del w:id="2098" w:author="Peter Simpson" w:date="2018-10-04T09:55:00Z">
        <w:r w:rsidDel="001345B2">
          <w:delText xml:space="preserve">One of the key objectives of </w:delText>
        </w:r>
      </w:del>
      <w:del w:id="2099" w:author="Peter Simpson" w:date="2018-10-04T09:50:00Z">
        <w:r w:rsidDel="00C351BE">
          <w:delText xml:space="preserve">this </w:delText>
        </w:r>
        <w:r w:rsidR="00D451EA" w:rsidDel="00C351BE">
          <w:delText>initiative</w:delText>
        </w:r>
        <w:r w:rsidDel="00C351BE">
          <w:delText xml:space="preserve"> </w:delText>
        </w:r>
      </w:del>
      <w:del w:id="2100" w:author="Peter Simpson" w:date="2018-10-04T09:55:00Z">
        <w:r w:rsidDel="001345B2">
          <w:delText xml:space="preserve">is to enable non-Windows devices to access Windows based ASCOM drivers. This diagram illustrates </w:delText>
        </w:r>
        <w:r w:rsidR="00D451EA" w:rsidDel="001345B2">
          <w:delText>the</w:delText>
        </w:r>
        <w:r w:rsidDel="001345B2">
          <w:delText xml:space="preserve"> approach</w:delText>
        </w:r>
        <w:r w:rsidR="00D451EA" w:rsidDel="001345B2">
          <w:delText xml:space="preserve"> where t</w:delText>
        </w:r>
        <w:r w:rsidDel="001345B2">
          <w:delText xml:space="preserve">he device client needs to: </w:delText>
        </w:r>
        <w:bookmarkStart w:id="2101" w:name="_Toc526410405"/>
        <w:bookmarkStart w:id="2102" w:name="_Toc526413486"/>
        <w:bookmarkStart w:id="2103" w:name="_Toc526413737"/>
        <w:bookmarkEnd w:id="2101"/>
        <w:bookmarkEnd w:id="2102"/>
        <w:bookmarkEnd w:id="2103"/>
      </w:del>
    </w:p>
    <w:p w14:paraId="3D363328" w14:textId="77777777" w:rsidR="00C3596B" w:rsidDel="001345B2" w:rsidRDefault="00C3596B" w:rsidP="00C3596B">
      <w:pPr>
        <w:pStyle w:val="ListParagraph"/>
        <w:numPr>
          <w:ilvl w:val="0"/>
          <w:numId w:val="16"/>
        </w:numPr>
        <w:rPr>
          <w:del w:id="2104" w:author="Peter Simpson" w:date="2018-10-04T09:55:00Z"/>
        </w:rPr>
      </w:pPr>
      <w:del w:id="2105" w:author="Peter Simpson" w:date="2018-10-04T09:55:00Z">
        <w:r w:rsidDel="001345B2">
          <w:delText>Connect to the remote access server</w:delText>
        </w:r>
        <w:bookmarkStart w:id="2106" w:name="_Toc526410406"/>
        <w:bookmarkStart w:id="2107" w:name="_Toc526413487"/>
        <w:bookmarkStart w:id="2108" w:name="_Toc526413738"/>
        <w:bookmarkEnd w:id="2106"/>
        <w:bookmarkEnd w:id="2107"/>
        <w:bookmarkEnd w:id="2108"/>
      </w:del>
    </w:p>
    <w:p w14:paraId="63555C12" w14:textId="77777777" w:rsidR="00C3596B" w:rsidDel="001345B2" w:rsidRDefault="00C3596B" w:rsidP="00C3596B">
      <w:pPr>
        <w:pStyle w:val="ListParagraph"/>
        <w:numPr>
          <w:ilvl w:val="0"/>
          <w:numId w:val="16"/>
        </w:numPr>
        <w:rPr>
          <w:del w:id="2109" w:author="Peter Simpson" w:date="2018-10-04T09:55:00Z"/>
        </w:rPr>
      </w:pPr>
      <w:del w:id="2110" w:author="Peter Simpson" w:date="2018-10-04T09:55:00Z">
        <w:r w:rsidDel="001345B2">
          <w:delText>Supply authentication credentials</w:delText>
        </w:r>
        <w:bookmarkStart w:id="2111" w:name="_Toc526410407"/>
        <w:bookmarkStart w:id="2112" w:name="_Toc526413488"/>
        <w:bookmarkStart w:id="2113" w:name="_Toc526413739"/>
        <w:bookmarkEnd w:id="2111"/>
        <w:bookmarkEnd w:id="2112"/>
        <w:bookmarkEnd w:id="2113"/>
      </w:del>
    </w:p>
    <w:p w14:paraId="5CBA16DF" w14:textId="77777777" w:rsidR="00C3596B" w:rsidDel="001345B2" w:rsidRDefault="00C3596B" w:rsidP="00C3596B">
      <w:pPr>
        <w:pStyle w:val="ListParagraph"/>
        <w:numPr>
          <w:ilvl w:val="0"/>
          <w:numId w:val="16"/>
        </w:numPr>
        <w:rPr>
          <w:del w:id="2114" w:author="Peter Simpson" w:date="2018-10-04T09:55:00Z"/>
        </w:rPr>
      </w:pPr>
      <w:del w:id="2115" w:author="Peter Simpson" w:date="2018-10-04T09:55:00Z">
        <w:r w:rsidDel="001345B2">
          <w:delText>Issue appropriate HTTP GET and PUT commands</w:delText>
        </w:r>
        <w:bookmarkStart w:id="2116" w:name="_Toc526410408"/>
        <w:bookmarkStart w:id="2117" w:name="_Toc526413489"/>
        <w:bookmarkStart w:id="2118" w:name="_Toc526413740"/>
        <w:bookmarkEnd w:id="2116"/>
        <w:bookmarkEnd w:id="2117"/>
        <w:bookmarkEnd w:id="2118"/>
      </w:del>
    </w:p>
    <w:p w14:paraId="6A0C5E46" w14:textId="77777777" w:rsidR="00C3596B" w:rsidDel="001345B2" w:rsidRDefault="00C3596B" w:rsidP="00C3596B">
      <w:pPr>
        <w:pStyle w:val="ListParagraph"/>
        <w:numPr>
          <w:ilvl w:val="0"/>
          <w:numId w:val="16"/>
        </w:numPr>
        <w:rPr>
          <w:del w:id="2119" w:author="Peter Simpson" w:date="2018-10-04T09:55:00Z"/>
        </w:rPr>
      </w:pPr>
      <w:del w:id="2120" w:author="Peter Simpson" w:date="2018-10-04T09:55:00Z">
        <w:r w:rsidDel="001345B2">
          <w:delText>Interpret the resultant JSON responses.</w:delText>
        </w:r>
        <w:bookmarkStart w:id="2121" w:name="_Toc526410409"/>
        <w:bookmarkStart w:id="2122" w:name="_Toc526413490"/>
        <w:bookmarkStart w:id="2123" w:name="_Toc526413741"/>
        <w:bookmarkEnd w:id="2121"/>
        <w:bookmarkEnd w:id="2122"/>
        <w:bookmarkEnd w:id="2123"/>
      </w:del>
    </w:p>
    <w:p w14:paraId="77898788" w14:textId="77777777" w:rsidR="00371C4C" w:rsidRPr="00C3596B" w:rsidDel="00371C4C" w:rsidRDefault="00E07AFF" w:rsidP="00C3596B">
      <w:pPr>
        <w:rPr>
          <w:del w:id="2124" w:author="Peter Simpson" w:date="2018-10-03T20:24:00Z"/>
        </w:rPr>
      </w:pPr>
      <w:del w:id="2125" w:author="Peter Simpson" w:date="2018-10-03T20:09:00Z">
        <w:r w:rsidDel="00536A88">
          <w:object w:dxaOrig="14041" w:dyaOrig="10966" w14:anchorId="7DBC422D">
            <v:shape id="_x0000_i1031" type="#_x0000_t75" style="width:467.3pt;height:366.1pt" o:ole="">
              <v:imagedata r:id="rId27" o:title=""/>
            </v:shape>
            <o:OLEObject Type="Embed" ProgID="Visio.Drawing.15" ShapeID="_x0000_i1031" DrawAspect="Content" ObjectID="_1601799879" r:id="rId28"/>
          </w:object>
        </w:r>
      </w:del>
      <w:bookmarkStart w:id="2126" w:name="_Toc526362070"/>
      <w:bookmarkStart w:id="2127" w:name="_Toc526362157"/>
      <w:bookmarkStart w:id="2128" w:name="_Toc526367915"/>
      <w:bookmarkStart w:id="2129" w:name="_Toc526408289"/>
      <w:bookmarkStart w:id="2130" w:name="_Toc526408442"/>
      <w:bookmarkStart w:id="2131" w:name="_Toc526408529"/>
      <w:bookmarkStart w:id="2132" w:name="_Toc526408616"/>
      <w:bookmarkStart w:id="2133" w:name="_Toc526409265"/>
      <w:bookmarkStart w:id="2134" w:name="_Toc526410410"/>
      <w:bookmarkStart w:id="2135" w:name="_Toc526413491"/>
      <w:bookmarkStart w:id="2136" w:name="_Toc526413742"/>
      <w:bookmarkEnd w:id="2126"/>
      <w:bookmarkEnd w:id="2127"/>
      <w:bookmarkEnd w:id="2128"/>
      <w:bookmarkEnd w:id="2129"/>
      <w:bookmarkEnd w:id="2130"/>
      <w:bookmarkEnd w:id="2131"/>
      <w:bookmarkEnd w:id="2132"/>
      <w:bookmarkEnd w:id="2133"/>
      <w:bookmarkEnd w:id="2134"/>
      <w:bookmarkEnd w:id="2135"/>
      <w:bookmarkEnd w:id="2136"/>
    </w:p>
    <w:p w14:paraId="72216005" w14:textId="77777777" w:rsidR="00CC7CAD" w:rsidDel="00E90022" w:rsidRDefault="00CC7CAD">
      <w:pPr>
        <w:rPr>
          <w:del w:id="2137" w:author="Peter Simpson" w:date="2018-10-03T20:30:00Z"/>
          <w:moveFrom w:id="2138" w:author="Peter Simpson" w:date="2018-10-03T12:12:00Z"/>
        </w:rPr>
        <w:pPrChange w:id="2139" w:author="Peter Simpson" w:date="2018-10-03T20:31:00Z">
          <w:pPr>
            <w:pStyle w:val="Heading2"/>
          </w:pPr>
        </w:pPrChange>
      </w:pPr>
      <w:moveFromRangeStart w:id="2140" w:author="Peter Simpson" w:date="2018-10-03T12:12:00Z" w:name="move526332089"/>
      <w:moveFrom w:id="2141" w:author="Peter Simpson" w:date="2018-10-03T12:12:00Z">
        <w:del w:id="2142" w:author="Peter Simpson" w:date="2018-10-03T20:30:00Z">
          <w:r w:rsidDel="00E90022">
            <w:delText xml:space="preserve">API Contract </w:delText>
          </w:r>
          <w:bookmarkStart w:id="2143" w:name="_Toc526332215"/>
          <w:bookmarkStart w:id="2144" w:name="_Toc526332380"/>
          <w:bookmarkStart w:id="2145" w:name="_Toc526332544"/>
          <w:bookmarkStart w:id="2146" w:name="_Toc526332708"/>
          <w:bookmarkStart w:id="2147" w:name="_Toc526332878"/>
          <w:bookmarkStart w:id="2148" w:name="_Toc526333048"/>
          <w:bookmarkStart w:id="2149" w:name="_Toc526333212"/>
          <w:bookmarkStart w:id="2150" w:name="_Toc526333382"/>
          <w:bookmarkStart w:id="2151" w:name="_Toc526333547"/>
          <w:bookmarkStart w:id="2152" w:name="_Toc526333710"/>
          <w:bookmarkStart w:id="2153" w:name="_Toc526333873"/>
          <w:bookmarkStart w:id="2154" w:name="_Toc526334036"/>
          <w:bookmarkStart w:id="2155" w:name="_Toc526334200"/>
          <w:bookmarkStart w:id="2156" w:name="_Toc526334363"/>
          <w:bookmarkStart w:id="2157" w:name="_Toc526334526"/>
          <w:bookmarkStart w:id="2158" w:name="_Toc526334690"/>
          <w:bookmarkStart w:id="2159" w:name="_Toc526334854"/>
          <w:bookmarkStart w:id="2160" w:name="_Toc526335020"/>
          <w:bookmarkStart w:id="2161" w:name="_Toc526335185"/>
          <w:bookmarkStart w:id="2162" w:name="_Toc526335348"/>
          <w:bookmarkStart w:id="2163" w:name="_Toc526335510"/>
          <w:bookmarkStart w:id="2164" w:name="_Toc526335673"/>
          <w:bookmarkStart w:id="2165" w:name="_Toc526335843"/>
          <w:bookmarkStart w:id="2166" w:name="_Toc526335986"/>
          <w:bookmarkStart w:id="2167" w:name="_Toc526336130"/>
          <w:bookmarkStart w:id="2168" w:name="_Toc526336274"/>
          <w:bookmarkStart w:id="2169" w:name="_Toc526336417"/>
          <w:bookmarkStart w:id="2170" w:name="_Toc526336586"/>
          <w:bookmarkStart w:id="2171" w:name="_Toc526336756"/>
          <w:bookmarkStart w:id="2172" w:name="_Toc526336926"/>
          <w:bookmarkStart w:id="2173" w:name="_Toc526337092"/>
          <w:bookmarkStart w:id="2174" w:name="_Toc526360901"/>
          <w:bookmarkStart w:id="2175" w:name="_Toc526410411"/>
          <w:bookmarkStart w:id="2176" w:name="_Toc526413492"/>
          <w:bookmarkStart w:id="2177" w:name="_Toc526413743"/>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del>
      </w:moveFrom>
    </w:p>
    <w:p w14:paraId="056D8426" w14:textId="77777777" w:rsidR="00CC7CAD" w:rsidDel="00E90022" w:rsidRDefault="00CC7CAD">
      <w:pPr>
        <w:rPr>
          <w:del w:id="2178" w:author="Peter Simpson" w:date="2018-10-03T20:30:00Z"/>
          <w:moveFrom w:id="2179" w:author="Peter Simpson" w:date="2018-10-03T12:12:00Z"/>
        </w:rPr>
        <w:pPrChange w:id="2180" w:author="Peter Simpson" w:date="2018-10-03T20:31:00Z">
          <w:pPr>
            <w:pStyle w:val="Heading3"/>
          </w:pPr>
        </w:pPrChange>
      </w:pPr>
      <w:moveFrom w:id="2181" w:author="Peter Simpson" w:date="2018-10-03T12:12:00Z">
        <w:del w:id="2182" w:author="Peter Simpson" w:date="2018-10-03T20:30:00Z">
          <w:r w:rsidDel="00E90022">
            <w:delText>API Format</w:delText>
          </w:r>
          <w:bookmarkStart w:id="2183" w:name="_Toc526332216"/>
          <w:bookmarkStart w:id="2184" w:name="_Toc526332381"/>
          <w:bookmarkStart w:id="2185" w:name="_Toc526332545"/>
          <w:bookmarkStart w:id="2186" w:name="_Toc526332709"/>
          <w:bookmarkStart w:id="2187" w:name="_Toc526332879"/>
          <w:bookmarkStart w:id="2188" w:name="_Toc526333049"/>
          <w:bookmarkStart w:id="2189" w:name="_Toc526333213"/>
          <w:bookmarkStart w:id="2190" w:name="_Toc526333383"/>
          <w:bookmarkStart w:id="2191" w:name="_Toc526333548"/>
          <w:bookmarkStart w:id="2192" w:name="_Toc526333711"/>
          <w:bookmarkStart w:id="2193" w:name="_Toc526333874"/>
          <w:bookmarkStart w:id="2194" w:name="_Toc526334037"/>
          <w:bookmarkStart w:id="2195" w:name="_Toc526334201"/>
          <w:bookmarkStart w:id="2196" w:name="_Toc526334364"/>
          <w:bookmarkStart w:id="2197" w:name="_Toc526334527"/>
          <w:bookmarkStart w:id="2198" w:name="_Toc526334691"/>
          <w:bookmarkStart w:id="2199" w:name="_Toc526334855"/>
          <w:bookmarkStart w:id="2200" w:name="_Toc526335021"/>
          <w:bookmarkStart w:id="2201" w:name="_Toc526335186"/>
          <w:bookmarkStart w:id="2202" w:name="_Toc526335349"/>
          <w:bookmarkStart w:id="2203" w:name="_Toc526335511"/>
          <w:bookmarkStart w:id="2204" w:name="_Toc526335674"/>
          <w:bookmarkStart w:id="2205" w:name="_Toc526335844"/>
          <w:bookmarkStart w:id="2206" w:name="_Toc526335987"/>
          <w:bookmarkStart w:id="2207" w:name="_Toc526336131"/>
          <w:bookmarkStart w:id="2208" w:name="_Toc526336275"/>
          <w:bookmarkStart w:id="2209" w:name="_Toc526336418"/>
          <w:bookmarkStart w:id="2210" w:name="_Toc526336587"/>
          <w:bookmarkStart w:id="2211" w:name="_Toc526336757"/>
          <w:bookmarkStart w:id="2212" w:name="_Toc526336927"/>
          <w:bookmarkStart w:id="2213" w:name="_Toc526337093"/>
          <w:bookmarkStart w:id="2214" w:name="_Toc526360902"/>
          <w:bookmarkStart w:id="2215" w:name="_Toc526413493"/>
          <w:bookmarkStart w:id="2216" w:name="_Toc526413744"/>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del>
      </w:moveFrom>
    </w:p>
    <w:p w14:paraId="557361AC" w14:textId="77777777" w:rsidR="00CC7CAD" w:rsidDel="00E90022" w:rsidRDefault="00CC7CAD">
      <w:pPr>
        <w:rPr>
          <w:del w:id="2217" w:author="Peter Simpson" w:date="2018-10-03T20:30:00Z"/>
          <w:moveFrom w:id="2218" w:author="Peter Simpson" w:date="2018-10-03T12:12:00Z"/>
        </w:rPr>
      </w:pPr>
      <w:moveFrom w:id="2219" w:author="Peter Simpson" w:date="2018-10-03T12:12:00Z">
        <w:del w:id="2220" w:author="Peter Simpson" w:date="2018-10-03T20:30:00Z">
          <w:r w:rsidDel="00E90022">
            <w:delText>The standard API format (fixed text is black and variable elements are red) will be:</w:delText>
          </w:r>
          <w:bookmarkStart w:id="2221" w:name="_Toc526332217"/>
          <w:bookmarkStart w:id="2222" w:name="_Toc526332382"/>
          <w:bookmarkStart w:id="2223" w:name="_Toc526332546"/>
          <w:bookmarkStart w:id="2224" w:name="_Toc526332710"/>
          <w:bookmarkStart w:id="2225" w:name="_Toc526332880"/>
          <w:bookmarkStart w:id="2226" w:name="_Toc526333050"/>
          <w:bookmarkStart w:id="2227" w:name="_Toc526333214"/>
          <w:bookmarkStart w:id="2228" w:name="_Toc526333384"/>
          <w:bookmarkStart w:id="2229" w:name="_Toc526333549"/>
          <w:bookmarkStart w:id="2230" w:name="_Toc526333712"/>
          <w:bookmarkStart w:id="2231" w:name="_Toc526333875"/>
          <w:bookmarkStart w:id="2232" w:name="_Toc526334038"/>
          <w:bookmarkStart w:id="2233" w:name="_Toc526334202"/>
          <w:bookmarkStart w:id="2234" w:name="_Toc526334365"/>
          <w:bookmarkStart w:id="2235" w:name="_Toc526334528"/>
          <w:bookmarkStart w:id="2236" w:name="_Toc526334692"/>
          <w:bookmarkStart w:id="2237" w:name="_Toc526334856"/>
          <w:bookmarkStart w:id="2238" w:name="_Toc526335022"/>
          <w:bookmarkStart w:id="2239" w:name="_Toc526335187"/>
          <w:bookmarkStart w:id="2240" w:name="_Toc526335350"/>
          <w:bookmarkStart w:id="2241" w:name="_Toc526335512"/>
          <w:bookmarkStart w:id="2242" w:name="_Toc526335675"/>
          <w:bookmarkStart w:id="2243" w:name="_Toc526335845"/>
          <w:bookmarkStart w:id="2244" w:name="_Toc526335988"/>
          <w:bookmarkStart w:id="2245" w:name="_Toc526336132"/>
          <w:bookmarkStart w:id="2246" w:name="_Toc526336276"/>
          <w:bookmarkStart w:id="2247" w:name="_Toc526336419"/>
          <w:bookmarkStart w:id="2248" w:name="_Toc526336588"/>
          <w:bookmarkStart w:id="2249" w:name="_Toc526336758"/>
          <w:bookmarkStart w:id="2250" w:name="_Toc526336928"/>
          <w:bookmarkStart w:id="2251" w:name="_Toc526337094"/>
          <w:bookmarkStart w:id="2252" w:name="_Toc526360903"/>
          <w:bookmarkStart w:id="2253" w:name="_Toc526410412"/>
          <w:bookmarkStart w:id="2254" w:name="_Toc526413494"/>
          <w:bookmarkStart w:id="2255" w:name="_Toc526413745"/>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del>
      </w:moveFrom>
    </w:p>
    <w:p w14:paraId="4676E258" w14:textId="77777777" w:rsidR="00CC7CAD" w:rsidDel="00E90022" w:rsidRDefault="00CC7CAD">
      <w:pPr>
        <w:rPr>
          <w:del w:id="2256" w:author="Peter Simpson" w:date="2018-10-03T20:30:00Z"/>
          <w:moveFrom w:id="2257" w:author="Peter Simpson" w:date="2018-10-03T12:12:00Z"/>
        </w:rPr>
      </w:pPr>
      <w:moveFrom w:id="2258" w:author="Peter Simpson" w:date="2018-10-03T12:12:00Z">
        <w:del w:id="2259" w:author="Peter Simpson" w:date="2018-10-03T20:30:00Z">
          <w:r w:rsidDel="00E90022">
            <w:delText>http://</w:delText>
          </w:r>
          <w:r w:rsidRPr="00B958A1" w:rsidDel="00E90022">
            <w:delText>host</w:delText>
          </w:r>
          <w:r w:rsidDel="00E90022">
            <w:delText>/API/</w:delText>
          </w:r>
          <w:r w:rsidRPr="00B958A1" w:rsidDel="00E90022">
            <w:delText>devicetype</w:delText>
          </w:r>
          <w:r w:rsidDel="00E90022">
            <w:delText>/VVe</w:delText>
          </w:r>
          <w:r w:rsidRPr="00B958A1" w:rsidDel="00E90022">
            <w:delText>rsion</w:delText>
          </w:r>
          <w:r w:rsidDel="00E90022">
            <w:delText>Number/</w:delText>
          </w:r>
          <w:r w:rsidRPr="00B958A1" w:rsidDel="00E90022">
            <w:delText>resource</w:delText>
          </w:r>
          <w:r w:rsidDel="00E90022">
            <w:delText>?</w:delText>
          </w:r>
          <w:r w:rsidRPr="00B958A1" w:rsidDel="00E90022">
            <w:delText>parameters</w:delText>
          </w:r>
          <w:bookmarkStart w:id="2260" w:name="_Toc526332218"/>
          <w:bookmarkStart w:id="2261" w:name="_Toc526332383"/>
          <w:bookmarkStart w:id="2262" w:name="_Toc526332547"/>
          <w:bookmarkStart w:id="2263" w:name="_Toc526332711"/>
          <w:bookmarkStart w:id="2264" w:name="_Toc526332881"/>
          <w:bookmarkStart w:id="2265" w:name="_Toc526333051"/>
          <w:bookmarkStart w:id="2266" w:name="_Toc526333215"/>
          <w:bookmarkStart w:id="2267" w:name="_Toc526333385"/>
          <w:bookmarkStart w:id="2268" w:name="_Toc526333550"/>
          <w:bookmarkStart w:id="2269" w:name="_Toc526333713"/>
          <w:bookmarkStart w:id="2270" w:name="_Toc526333876"/>
          <w:bookmarkStart w:id="2271" w:name="_Toc526334039"/>
          <w:bookmarkStart w:id="2272" w:name="_Toc526334203"/>
          <w:bookmarkStart w:id="2273" w:name="_Toc526334366"/>
          <w:bookmarkStart w:id="2274" w:name="_Toc526334529"/>
          <w:bookmarkStart w:id="2275" w:name="_Toc526334693"/>
          <w:bookmarkStart w:id="2276" w:name="_Toc526334857"/>
          <w:bookmarkStart w:id="2277" w:name="_Toc526335023"/>
          <w:bookmarkStart w:id="2278" w:name="_Toc526335188"/>
          <w:bookmarkStart w:id="2279" w:name="_Toc526335351"/>
          <w:bookmarkStart w:id="2280" w:name="_Toc526335513"/>
          <w:bookmarkStart w:id="2281" w:name="_Toc526335676"/>
          <w:bookmarkStart w:id="2282" w:name="_Toc526335846"/>
          <w:bookmarkStart w:id="2283" w:name="_Toc526335989"/>
          <w:bookmarkStart w:id="2284" w:name="_Toc526336133"/>
          <w:bookmarkStart w:id="2285" w:name="_Toc526336277"/>
          <w:bookmarkStart w:id="2286" w:name="_Toc526336420"/>
          <w:bookmarkStart w:id="2287" w:name="_Toc526336589"/>
          <w:bookmarkStart w:id="2288" w:name="_Toc526336759"/>
          <w:bookmarkStart w:id="2289" w:name="_Toc526336929"/>
          <w:bookmarkStart w:id="2290" w:name="_Toc526337095"/>
          <w:bookmarkStart w:id="2291" w:name="_Toc526360904"/>
          <w:bookmarkStart w:id="2292" w:name="_Toc526410413"/>
          <w:bookmarkStart w:id="2293" w:name="_Toc526413495"/>
          <w:bookmarkStart w:id="2294" w:name="_Toc526413746"/>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del>
      </w:moveFrom>
    </w:p>
    <w:p w14:paraId="59D62228" w14:textId="77777777" w:rsidR="00CC7CAD" w:rsidDel="00E90022" w:rsidRDefault="00CC7CAD">
      <w:pPr>
        <w:rPr>
          <w:del w:id="2295" w:author="Peter Simpson" w:date="2018-10-03T20:30:00Z"/>
          <w:moveFrom w:id="2296" w:author="Peter Simpson" w:date="2018-10-03T12:12:00Z"/>
        </w:rPr>
      </w:pPr>
      <w:moveFrom w:id="2297" w:author="Peter Simpson" w:date="2018-10-03T12:12:00Z">
        <w:del w:id="2298" w:author="Peter Simpson" w:date="2018-10-03T20:30:00Z">
          <w:r w:rsidDel="00E90022">
            <w:delText xml:space="preserve">e.g.: </w:delText>
          </w:r>
          <w:r w:rsidR="00463C06" w:rsidDel="00E90022">
            <w:rPr>
              <w:rStyle w:val="Hyperlink"/>
              <w:rFonts w:asciiTheme="majorHAnsi" w:eastAsiaTheme="majorEastAsia" w:hAnsiTheme="majorHAnsi" w:cstheme="majorBidi"/>
              <w:b/>
              <w:bCs/>
              <w:sz w:val="32"/>
              <w:szCs w:val="32"/>
            </w:rPr>
            <w:fldChar w:fldCharType="begin"/>
          </w:r>
          <w:r w:rsidR="00463C06" w:rsidDel="00E90022">
            <w:rPr>
              <w:rStyle w:val="Hyperlink"/>
            </w:rPr>
            <w:delInstrText xml:space="preserve"> HYPERLINK "http://api.peakobservatory.com/API/Telescope/V1/AxisRates?Axis=0" </w:delInstrText>
          </w:r>
          <w:r w:rsidR="00463C06" w:rsidDel="00E90022">
            <w:rPr>
              <w:rStyle w:val="Hyperlink"/>
              <w:rFonts w:asciiTheme="majorHAnsi" w:eastAsiaTheme="majorEastAsia" w:hAnsiTheme="majorHAnsi" w:cstheme="majorBidi"/>
              <w:b/>
              <w:bCs/>
              <w:sz w:val="32"/>
              <w:szCs w:val="32"/>
            </w:rPr>
            <w:fldChar w:fldCharType="separate"/>
          </w:r>
          <w:r w:rsidRPr="001F6638" w:rsidDel="00E90022">
            <w:rPr>
              <w:rStyle w:val="Hyperlink"/>
            </w:rPr>
            <w:delText>http://api.peakobservatory.com/API/Telescope/V1/AxisRates?Axis=0</w:delText>
          </w:r>
          <w:r w:rsidR="00463C06" w:rsidDel="00E90022">
            <w:rPr>
              <w:rStyle w:val="Hyperlink"/>
              <w:rFonts w:asciiTheme="majorHAnsi" w:eastAsiaTheme="majorEastAsia" w:hAnsiTheme="majorHAnsi" w:cstheme="majorBidi"/>
              <w:b/>
              <w:bCs/>
              <w:sz w:val="32"/>
              <w:szCs w:val="32"/>
            </w:rPr>
            <w:fldChar w:fldCharType="end"/>
          </w:r>
          <w:bookmarkStart w:id="2299" w:name="_Toc526332219"/>
          <w:bookmarkStart w:id="2300" w:name="_Toc526332384"/>
          <w:bookmarkStart w:id="2301" w:name="_Toc526332548"/>
          <w:bookmarkStart w:id="2302" w:name="_Toc526332712"/>
          <w:bookmarkStart w:id="2303" w:name="_Toc526332882"/>
          <w:bookmarkStart w:id="2304" w:name="_Toc526333052"/>
          <w:bookmarkStart w:id="2305" w:name="_Toc526333216"/>
          <w:bookmarkStart w:id="2306" w:name="_Toc526333386"/>
          <w:bookmarkStart w:id="2307" w:name="_Toc526333551"/>
          <w:bookmarkStart w:id="2308" w:name="_Toc526333714"/>
          <w:bookmarkStart w:id="2309" w:name="_Toc526333877"/>
          <w:bookmarkStart w:id="2310" w:name="_Toc526334040"/>
          <w:bookmarkStart w:id="2311" w:name="_Toc526334204"/>
          <w:bookmarkStart w:id="2312" w:name="_Toc526334367"/>
          <w:bookmarkStart w:id="2313" w:name="_Toc526334530"/>
          <w:bookmarkStart w:id="2314" w:name="_Toc526334694"/>
          <w:bookmarkStart w:id="2315" w:name="_Toc526334858"/>
          <w:bookmarkStart w:id="2316" w:name="_Toc526335024"/>
          <w:bookmarkStart w:id="2317" w:name="_Toc526335189"/>
          <w:bookmarkStart w:id="2318" w:name="_Toc526335352"/>
          <w:bookmarkStart w:id="2319" w:name="_Toc526335514"/>
          <w:bookmarkStart w:id="2320" w:name="_Toc526335677"/>
          <w:bookmarkStart w:id="2321" w:name="_Toc526335847"/>
          <w:bookmarkStart w:id="2322" w:name="_Toc526335990"/>
          <w:bookmarkStart w:id="2323" w:name="_Toc526336134"/>
          <w:bookmarkStart w:id="2324" w:name="_Toc526336278"/>
          <w:bookmarkStart w:id="2325" w:name="_Toc526336421"/>
          <w:bookmarkStart w:id="2326" w:name="_Toc526336590"/>
          <w:bookmarkStart w:id="2327" w:name="_Toc526336760"/>
          <w:bookmarkStart w:id="2328" w:name="_Toc526336930"/>
          <w:bookmarkStart w:id="2329" w:name="_Toc526337096"/>
          <w:bookmarkStart w:id="2330" w:name="_Toc526360905"/>
          <w:bookmarkStart w:id="2331" w:name="_Toc526410414"/>
          <w:bookmarkStart w:id="2332" w:name="_Toc526413496"/>
          <w:bookmarkStart w:id="2333" w:name="_Toc526413747"/>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del>
      </w:moveFrom>
    </w:p>
    <w:p w14:paraId="06E950B8" w14:textId="77777777" w:rsidR="00CC7CAD" w:rsidDel="00E90022" w:rsidRDefault="00CC7CAD">
      <w:pPr>
        <w:rPr>
          <w:del w:id="2334" w:author="Peter Simpson" w:date="2018-10-03T20:30:00Z"/>
          <w:moveFrom w:id="2335" w:author="Peter Simpson" w:date="2018-10-03T12:12:00Z"/>
        </w:rPr>
      </w:pPr>
      <w:moveFrom w:id="2336" w:author="Peter Simpson" w:date="2018-10-03T12:12:00Z">
        <w:del w:id="2337" w:author="Peter Simpson" w:date="2018-10-03T20:30:00Z">
          <w:r w:rsidDel="00E90022">
            <w:delText xml:space="preserve">e.g.: </w:delText>
          </w:r>
          <w:r w:rsidRPr="00212907" w:rsidDel="00E90022">
            <w:rPr>
              <w:rStyle w:val="Hyperlink"/>
            </w:rPr>
            <w:delText>http://api.peakobservatory.com/API/Telescope/V1/CanSlew</w:delText>
          </w:r>
          <w:bookmarkStart w:id="2338" w:name="_Toc526332220"/>
          <w:bookmarkStart w:id="2339" w:name="_Toc526332385"/>
          <w:bookmarkStart w:id="2340" w:name="_Toc526332549"/>
          <w:bookmarkStart w:id="2341" w:name="_Toc526332713"/>
          <w:bookmarkStart w:id="2342" w:name="_Toc526332883"/>
          <w:bookmarkStart w:id="2343" w:name="_Toc526333053"/>
          <w:bookmarkStart w:id="2344" w:name="_Toc526333217"/>
          <w:bookmarkStart w:id="2345" w:name="_Toc526333387"/>
          <w:bookmarkStart w:id="2346" w:name="_Toc526333552"/>
          <w:bookmarkStart w:id="2347" w:name="_Toc526333715"/>
          <w:bookmarkStart w:id="2348" w:name="_Toc526333878"/>
          <w:bookmarkStart w:id="2349" w:name="_Toc526334041"/>
          <w:bookmarkStart w:id="2350" w:name="_Toc526334205"/>
          <w:bookmarkStart w:id="2351" w:name="_Toc526334368"/>
          <w:bookmarkStart w:id="2352" w:name="_Toc526334531"/>
          <w:bookmarkStart w:id="2353" w:name="_Toc526334695"/>
          <w:bookmarkStart w:id="2354" w:name="_Toc526334859"/>
          <w:bookmarkStart w:id="2355" w:name="_Toc526335025"/>
          <w:bookmarkStart w:id="2356" w:name="_Toc526335190"/>
          <w:bookmarkStart w:id="2357" w:name="_Toc526335353"/>
          <w:bookmarkStart w:id="2358" w:name="_Toc526335515"/>
          <w:bookmarkStart w:id="2359" w:name="_Toc526335678"/>
          <w:bookmarkStart w:id="2360" w:name="_Toc526335848"/>
          <w:bookmarkStart w:id="2361" w:name="_Toc526335991"/>
          <w:bookmarkStart w:id="2362" w:name="_Toc526336135"/>
          <w:bookmarkStart w:id="2363" w:name="_Toc526336279"/>
          <w:bookmarkStart w:id="2364" w:name="_Toc526336422"/>
          <w:bookmarkStart w:id="2365" w:name="_Toc526336591"/>
          <w:bookmarkStart w:id="2366" w:name="_Toc526336761"/>
          <w:bookmarkStart w:id="2367" w:name="_Toc526336931"/>
          <w:bookmarkStart w:id="2368" w:name="_Toc526337097"/>
          <w:bookmarkStart w:id="2369" w:name="_Toc526360906"/>
          <w:bookmarkStart w:id="2370" w:name="_Toc526410415"/>
          <w:bookmarkStart w:id="2371" w:name="_Toc526413497"/>
          <w:bookmarkStart w:id="2372" w:name="_Toc526413748"/>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del>
      </w:moveFrom>
    </w:p>
    <w:p w14:paraId="3FCA63CF" w14:textId="77777777" w:rsidR="00CC7CAD" w:rsidDel="00E90022" w:rsidRDefault="00CC7CAD">
      <w:pPr>
        <w:rPr>
          <w:del w:id="2373" w:author="Peter Simpson" w:date="2018-10-03T20:30:00Z"/>
          <w:moveFrom w:id="2374" w:author="Peter Simpson" w:date="2018-10-03T12:12:00Z"/>
        </w:rPr>
      </w:pPr>
      <w:moveFrom w:id="2375" w:author="Peter Simpson" w:date="2018-10-03T12:12:00Z">
        <w:del w:id="2376" w:author="Peter Simpson" w:date="2018-10-03T20:30:00Z">
          <w:r w:rsidDel="00E90022">
            <w:delText>The remote server URI handler is not case sensitive, so the first example above could also be sent as:</w:delText>
          </w:r>
          <w:bookmarkStart w:id="2377" w:name="_Toc526332221"/>
          <w:bookmarkStart w:id="2378" w:name="_Toc526332386"/>
          <w:bookmarkStart w:id="2379" w:name="_Toc526332550"/>
          <w:bookmarkStart w:id="2380" w:name="_Toc526332714"/>
          <w:bookmarkStart w:id="2381" w:name="_Toc526332884"/>
          <w:bookmarkStart w:id="2382" w:name="_Toc526333054"/>
          <w:bookmarkStart w:id="2383" w:name="_Toc526333218"/>
          <w:bookmarkStart w:id="2384" w:name="_Toc526333388"/>
          <w:bookmarkStart w:id="2385" w:name="_Toc526333553"/>
          <w:bookmarkStart w:id="2386" w:name="_Toc526333716"/>
          <w:bookmarkStart w:id="2387" w:name="_Toc526333879"/>
          <w:bookmarkStart w:id="2388" w:name="_Toc526334042"/>
          <w:bookmarkStart w:id="2389" w:name="_Toc526334206"/>
          <w:bookmarkStart w:id="2390" w:name="_Toc526334369"/>
          <w:bookmarkStart w:id="2391" w:name="_Toc526334532"/>
          <w:bookmarkStart w:id="2392" w:name="_Toc526334696"/>
          <w:bookmarkStart w:id="2393" w:name="_Toc526334860"/>
          <w:bookmarkStart w:id="2394" w:name="_Toc526335026"/>
          <w:bookmarkStart w:id="2395" w:name="_Toc526335191"/>
          <w:bookmarkStart w:id="2396" w:name="_Toc526335354"/>
          <w:bookmarkStart w:id="2397" w:name="_Toc526335516"/>
          <w:bookmarkStart w:id="2398" w:name="_Toc526335679"/>
          <w:bookmarkStart w:id="2399" w:name="_Toc526335849"/>
          <w:bookmarkStart w:id="2400" w:name="_Toc526335992"/>
          <w:bookmarkStart w:id="2401" w:name="_Toc526336136"/>
          <w:bookmarkStart w:id="2402" w:name="_Toc526336280"/>
          <w:bookmarkStart w:id="2403" w:name="_Toc526336423"/>
          <w:bookmarkStart w:id="2404" w:name="_Toc526336592"/>
          <w:bookmarkStart w:id="2405" w:name="_Toc526336762"/>
          <w:bookmarkStart w:id="2406" w:name="_Toc526336932"/>
          <w:bookmarkStart w:id="2407" w:name="_Toc526337098"/>
          <w:bookmarkStart w:id="2408" w:name="_Toc526360907"/>
          <w:bookmarkStart w:id="2409" w:name="_Toc526410416"/>
          <w:bookmarkStart w:id="2410" w:name="_Toc526413498"/>
          <w:bookmarkStart w:id="2411" w:name="_Toc526413749"/>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del>
      </w:moveFrom>
    </w:p>
    <w:p w14:paraId="5263C22E" w14:textId="77777777" w:rsidR="00CC7CAD" w:rsidDel="00E90022" w:rsidRDefault="00CC7CAD">
      <w:pPr>
        <w:rPr>
          <w:del w:id="2412" w:author="Peter Simpson" w:date="2018-10-03T20:30:00Z"/>
          <w:moveFrom w:id="2413" w:author="Peter Simpson" w:date="2018-10-03T12:12:00Z"/>
        </w:rPr>
      </w:pPr>
      <w:moveFrom w:id="2414" w:author="Peter Simpson" w:date="2018-10-03T12:12:00Z">
        <w:del w:id="2415" w:author="Peter Simpson" w:date="2018-10-03T20:30:00Z">
          <w:r w:rsidDel="00E90022">
            <w:delText xml:space="preserve"> </w:delText>
          </w:r>
          <w:r w:rsidR="00463C06" w:rsidDel="00E90022">
            <w:rPr>
              <w:rStyle w:val="Hyperlink"/>
              <w:rFonts w:asciiTheme="majorHAnsi" w:eastAsiaTheme="majorEastAsia" w:hAnsiTheme="majorHAnsi" w:cstheme="majorBidi"/>
              <w:b/>
              <w:bCs/>
              <w:sz w:val="32"/>
              <w:szCs w:val="32"/>
            </w:rPr>
            <w:fldChar w:fldCharType="begin"/>
          </w:r>
          <w:r w:rsidR="00463C06" w:rsidDel="00E90022">
            <w:rPr>
              <w:rStyle w:val="Hyperlink"/>
            </w:rPr>
            <w:delInstrText xml:space="preserve"> HYPERLINK "http://api.peakobservatory.com/api/telescope/v1/axisrates?axis=0" </w:delInstrText>
          </w:r>
          <w:r w:rsidR="00463C06" w:rsidDel="00E90022">
            <w:rPr>
              <w:rStyle w:val="Hyperlink"/>
              <w:rFonts w:asciiTheme="majorHAnsi" w:eastAsiaTheme="majorEastAsia" w:hAnsiTheme="majorHAnsi" w:cstheme="majorBidi"/>
              <w:b/>
              <w:bCs/>
              <w:sz w:val="32"/>
              <w:szCs w:val="32"/>
            </w:rPr>
            <w:fldChar w:fldCharType="separate"/>
          </w:r>
          <w:r w:rsidRPr="001F6638" w:rsidDel="00E90022">
            <w:rPr>
              <w:rStyle w:val="Hyperlink"/>
            </w:rPr>
            <w:delText>http://api.peakobservatory.com/api/telescope/v1/axisrates?axis=0</w:delText>
          </w:r>
          <w:r w:rsidR="00463C06" w:rsidDel="00E90022">
            <w:rPr>
              <w:rStyle w:val="Hyperlink"/>
              <w:rFonts w:asciiTheme="majorHAnsi" w:eastAsiaTheme="majorEastAsia" w:hAnsiTheme="majorHAnsi" w:cstheme="majorBidi"/>
              <w:b/>
              <w:bCs/>
              <w:sz w:val="32"/>
              <w:szCs w:val="32"/>
            </w:rPr>
            <w:fldChar w:fldCharType="end"/>
          </w:r>
          <w:bookmarkStart w:id="2416" w:name="_Toc526332222"/>
          <w:bookmarkStart w:id="2417" w:name="_Toc526332387"/>
          <w:bookmarkStart w:id="2418" w:name="_Toc526332551"/>
          <w:bookmarkStart w:id="2419" w:name="_Toc526332715"/>
          <w:bookmarkStart w:id="2420" w:name="_Toc526332885"/>
          <w:bookmarkStart w:id="2421" w:name="_Toc526333055"/>
          <w:bookmarkStart w:id="2422" w:name="_Toc526333219"/>
          <w:bookmarkStart w:id="2423" w:name="_Toc526333389"/>
          <w:bookmarkStart w:id="2424" w:name="_Toc526333554"/>
          <w:bookmarkStart w:id="2425" w:name="_Toc526333717"/>
          <w:bookmarkStart w:id="2426" w:name="_Toc526333880"/>
          <w:bookmarkStart w:id="2427" w:name="_Toc526334043"/>
          <w:bookmarkStart w:id="2428" w:name="_Toc526334207"/>
          <w:bookmarkStart w:id="2429" w:name="_Toc526334370"/>
          <w:bookmarkStart w:id="2430" w:name="_Toc526334533"/>
          <w:bookmarkStart w:id="2431" w:name="_Toc526334697"/>
          <w:bookmarkStart w:id="2432" w:name="_Toc526334861"/>
          <w:bookmarkStart w:id="2433" w:name="_Toc526335027"/>
          <w:bookmarkStart w:id="2434" w:name="_Toc526335192"/>
          <w:bookmarkStart w:id="2435" w:name="_Toc526335355"/>
          <w:bookmarkStart w:id="2436" w:name="_Toc526335517"/>
          <w:bookmarkStart w:id="2437" w:name="_Toc526335680"/>
          <w:bookmarkStart w:id="2438" w:name="_Toc526335850"/>
          <w:bookmarkStart w:id="2439" w:name="_Toc526335993"/>
          <w:bookmarkStart w:id="2440" w:name="_Toc526336137"/>
          <w:bookmarkStart w:id="2441" w:name="_Toc526336281"/>
          <w:bookmarkStart w:id="2442" w:name="_Toc526336424"/>
          <w:bookmarkStart w:id="2443" w:name="_Toc526336593"/>
          <w:bookmarkStart w:id="2444" w:name="_Toc526336763"/>
          <w:bookmarkStart w:id="2445" w:name="_Toc526336933"/>
          <w:bookmarkStart w:id="2446" w:name="_Toc526337099"/>
          <w:bookmarkStart w:id="2447" w:name="_Toc526360908"/>
          <w:bookmarkStart w:id="2448" w:name="_Toc526410417"/>
          <w:bookmarkStart w:id="2449" w:name="_Toc526413499"/>
          <w:bookmarkStart w:id="2450" w:name="_Toc526413750"/>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del>
      </w:moveFrom>
    </w:p>
    <w:p w14:paraId="581D5193" w14:textId="77777777" w:rsidR="00CC7CAD" w:rsidDel="00E90022" w:rsidRDefault="00CC7CAD">
      <w:pPr>
        <w:rPr>
          <w:del w:id="2451" w:author="Peter Simpson" w:date="2018-10-03T20:30:00Z"/>
          <w:moveFrom w:id="2452" w:author="Peter Simpson" w:date="2018-10-03T12:12:00Z"/>
        </w:rPr>
      </w:pPr>
      <w:moveFrom w:id="2453" w:author="Peter Simpson" w:date="2018-10-03T12:12:00Z">
        <w:del w:id="2454" w:author="Peter Simpson" w:date="2018-10-03T20:30:00Z">
          <w:r w:rsidDel="00E90022">
            <w:delText>Clients may optionally supply a client ID number and a transaction ID number to identify themselves and this particular transaction. The transaction ID will be returned in the remote server JSON response along with any output from the driver.</w:delText>
          </w:r>
          <w:bookmarkStart w:id="2455" w:name="_Toc526332223"/>
          <w:bookmarkStart w:id="2456" w:name="_Toc526332388"/>
          <w:bookmarkStart w:id="2457" w:name="_Toc526332552"/>
          <w:bookmarkStart w:id="2458" w:name="_Toc526332716"/>
          <w:bookmarkStart w:id="2459" w:name="_Toc526332886"/>
          <w:bookmarkStart w:id="2460" w:name="_Toc526333056"/>
          <w:bookmarkStart w:id="2461" w:name="_Toc526333220"/>
          <w:bookmarkStart w:id="2462" w:name="_Toc526333390"/>
          <w:bookmarkStart w:id="2463" w:name="_Toc526333555"/>
          <w:bookmarkStart w:id="2464" w:name="_Toc526333718"/>
          <w:bookmarkStart w:id="2465" w:name="_Toc526333881"/>
          <w:bookmarkStart w:id="2466" w:name="_Toc526334044"/>
          <w:bookmarkStart w:id="2467" w:name="_Toc526334208"/>
          <w:bookmarkStart w:id="2468" w:name="_Toc526334371"/>
          <w:bookmarkStart w:id="2469" w:name="_Toc526334534"/>
          <w:bookmarkStart w:id="2470" w:name="_Toc526334698"/>
          <w:bookmarkStart w:id="2471" w:name="_Toc526334862"/>
          <w:bookmarkStart w:id="2472" w:name="_Toc526335028"/>
          <w:bookmarkStart w:id="2473" w:name="_Toc526335193"/>
          <w:bookmarkStart w:id="2474" w:name="_Toc526335356"/>
          <w:bookmarkStart w:id="2475" w:name="_Toc526335518"/>
          <w:bookmarkStart w:id="2476" w:name="_Toc526335681"/>
          <w:bookmarkStart w:id="2477" w:name="_Toc526335851"/>
          <w:bookmarkStart w:id="2478" w:name="_Toc526335994"/>
          <w:bookmarkStart w:id="2479" w:name="_Toc526336138"/>
          <w:bookmarkStart w:id="2480" w:name="_Toc526336282"/>
          <w:bookmarkStart w:id="2481" w:name="_Toc526336425"/>
          <w:bookmarkStart w:id="2482" w:name="_Toc526336594"/>
          <w:bookmarkStart w:id="2483" w:name="_Toc526336764"/>
          <w:bookmarkStart w:id="2484" w:name="_Toc526336934"/>
          <w:bookmarkStart w:id="2485" w:name="_Toc526337100"/>
          <w:bookmarkStart w:id="2486" w:name="_Toc526360909"/>
          <w:bookmarkStart w:id="2487" w:name="_Toc526410418"/>
          <w:bookmarkStart w:id="2488" w:name="_Toc526413500"/>
          <w:bookmarkStart w:id="2489" w:name="_Toc526413751"/>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del>
      </w:moveFrom>
    </w:p>
    <w:p w14:paraId="77CF5FB2" w14:textId="77777777" w:rsidR="00CC7CAD" w:rsidDel="00E90022" w:rsidRDefault="00CC7CAD">
      <w:pPr>
        <w:rPr>
          <w:del w:id="2490" w:author="Peter Simpson" w:date="2018-10-03T20:30:00Z"/>
          <w:moveFrom w:id="2491" w:author="Peter Simpson" w:date="2018-10-03T12:12:00Z"/>
        </w:rPr>
        <w:pPrChange w:id="2492" w:author="Peter Simpson" w:date="2018-10-03T20:31:00Z">
          <w:pPr>
            <w:pStyle w:val="Heading3"/>
          </w:pPr>
        </w:pPrChange>
      </w:pPr>
      <w:moveFrom w:id="2493" w:author="Peter Simpson" w:date="2018-10-03T12:12:00Z">
        <w:del w:id="2494" w:author="Peter Simpson" w:date="2018-10-03T20:30:00Z">
          <w:r w:rsidDel="00E90022">
            <w:delText>Http Verbs</w:delText>
          </w:r>
          <w:bookmarkStart w:id="2495" w:name="_Toc526332224"/>
          <w:bookmarkStart w:id="2496" w:name="_Toc526332389"/>
          <w:bookmarkStart w:id="2497" w:name="_Toc526332553"/>
          <w:bookmarkStart w:id="2498" w:name="_Toc526332717"/>
          <w:bookmarkStart w:id="2499" w:name="_Toc526332887"/>
          <w:bookmarkStart w:id="2500" w:name="_Toc526333057"/>
          <w:bookmarkStart w:id="2501" w:name="_Toc526333221"/>
          <w:bookmarkStart w:id="2502" w:name="_Toc526333391"/>
          <w:bookmarkStart w:id="2503" w:name="_Toc526333556"/>
          <w:bookmarkStart w:id="2504" w:name="_Toc526333719"/>
          <w:bookmarkStart w:id="2505" w:name="_Toc526333882"/>
          <w:bookmarkStart w:id="2506" w:name="_Toc526334045"/>
          <w:bookmarkStart w:id="2507" w:name="_Toc526334209"/>
          <w:bookmarkStart w:id="2508" w:name="_Toc526334372"/>
          <w:bookmarkStart w:id="2509" w:name="_Toc526334535"/>
          <w:bookmarkStart w:id="2510" w:name="_Toc526334699"/>
          <w:bookmarkStart w:id="2511" w:name="_Toc526334863"/>
          <w:bookmarkStart w:id="2512" w:name="_Toc526335029"/>
          <w:bookmarkStart w:id="2513" w:name="_Toc526335194"/>
          <w:bookmarkStart w:id="2514" w:name="_Toc526335357"/>
          <w:bookmarkStart w:id="2515" w:name="_Toc526335519"/>
          <w:bookmarkStart w:id="2516" w:name="_Toc526335682"/>
          <w:bookmarkStart w:id="2517" w:name="_Toc526335852"/>
          <w:bookmarkStart w:id="2518" w:name="_Toc526335995"/>
          <w:bookmarkStart w:id="2519" w:name="_Toc526336139"/>
          <w:bookmarkStart w:id="2520" w:name="_Toc526336283"/>
          <w:bookmarkStart w:id="2521" w:name="_Toc526336426"/>
          <w:bookmarkStart w:id="2522" w:name="_Toc526336595"/>
          <w:bookmarkStart w:id="2523" w:name="_Toc526336765"/>
          <w:bookmarkStart w:id="2524" w:name="_Toc526336935"/>
          <w:bookmarkStart w:id="2525" w:name="_Toc526337101"/>
          <w:bookmarkStart w:id="2526" w:name="_Toc526360910"/>
          <w:bookmarkStart w:id="2527" w:name="_Toc526410419"/>
          <w:bookmarkStart w:id="2528" w:name="_Toc526413501"/>
          <w:bookmarkStart w:id="2529" w:name="_Toc526413752"/>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del>
      </w:moveFrom>
    </w:p>
    <w:tbl>
      <w:tblPr>
        <w:tblStyle w:val="TableGrid"/>
        <w:tblW w:w="0" w:type="auto"/>
        <w:tblLook w:val="04A0" w:firstRow="1" w:lastRow="0" w:firstColumn="1" w:lastColumn="0" w:noHBand="0" w:noVBand="1"/>
      </w:tblPr>
      <w:tblGrid>
        <w:gridCol w:w="1351"/>
        <w:gridCol w:w="8079"/>
      </w:tblGrid>
      <w:tr w:rsidR="00CC7CAD" w:rsidDel="00E90022" w14:paraId="07EC11EE" w14:textId="77777777" w:rsidTr="001D2D68">
        <w:trPr>
          <w:del w:id="2530" w:author="Peter Simpson" w:date="2018-10-03T20:30:00Z"/>
        </w:trPr>
        <w:tc>
          <w:tcPr>
            <w:tcW w:w="1271" w:type="dxa"/>
            <w:vAlign w:val="center"/>
          </w:tcPr>
          <w:p w14:paraId="6997340F" w14:textId="77777777" w:rsidR="00CC7CAD" w:rsidRPr="00A77CC6" w:rsidDel="00E90022" w:rsidRDefault="00CC7CAD">
            <w:pPr>
              <w:rPr>
                <w:del w:id="2531" w:author="Peter Simpson" w:date="2018-10-03T20:30:00Z"/>
                <w:moveFrom w:id="2532" w:author="Peter Simpson" w:date="2018-10-03T12:12:00Z"/>
              </w:rPr>
              <w:pPrChange w:id="2533" w:author="Peter Simpson" w:date="2018-10-03T20:31:00Z">
                <w:pPr>
                  <w:keepNext/>
                  <w:keepLines/>
                  <w:jc w:val="center"/>
                </w:pPr>
              </w:pPrChange>
            </w:pPr>
            <w:moveFrom w:id="2534" w:author="Peter Simpson" w:date="2018-10-03T12:12:00Z">
              <w:del w:id="2535" w:author="Peter Simpson" w:date="2018-10-03T20:30:00Z">
                <w:r w:rsidRPr="00A77CC6" w:rsidDel="00E90022">
                  <w:delText>GET</w:delText>
                </w:r>
                <w:bookmarkStart w:id="2536" w:name="_Toc526332225"/>
                <w:bookmarkStart w:id="2537" w:name="_Toc526332390"/>
                <w:bookmarkStart w:id="2538" w:name="_Toc526332554"/>
                <w:bookmarkStart w:id="2539" w:name="_Toc526332718"/>
                <w:bookmarkStart w:id="2540" w:name="_Toc526332888"/>
                <w:bookmarkStart w:id="2541" w:name="_Toc526333058"/>
                <w:bookmarkStart w:id="2542" w:name="_Toc526333222"/>
                <w:bookmarkStart w:id="2543" w:name="_Toc526333392"/>
                <w:bookmarkStart w:id="2544" w:name="_Toc526333557"/>
                <w:bookmarkStart w:id="2545" w:name="_Toc526333720"/>
                <w:bookmarkStart w:id="2546" w:name="_Toc526333883"/>
                <w:bookmarkStart w:id="2547" w:name="_Toc526334046"/>
                <w:bookmarkStart w:id="2548" w:name="_Toc526334210"/>
                <w:bookmarkStart w:id="2549" w:name="_Toc526334373"/>
                <w:bookmarkStart w:id="2550" w:name="_Toc526334536"/>
                <w:bookmarkStart w:id="2551" w:name="_Toc526334700"/>
                <w:bookmarkStart w:id="2552" w:name="_Toc526334864"/>
                <w:bookmarkStart w:id="2553" w:name="_Toc526335030"/>
                <w:bookmarkStart w:id="2554" w:name="_Toc526335195"/>
                <w:bookmarkStart w:id="2555" w:name="_Toc526335358"/>
                <w:bookmarkStart w:id="2556" w:name="_Toc526335520"/>
                <w:bookmarkStart w:id="2557" w:name="_Toc526335683"/>
                <w:bookmarkStart w:id="2558" w:name="_Toc526335853"/>
                <w:bookmarkStart w:id="2559" w:name="_Toc526335996"/>
                <w:bookmarkStart w:id="2560" w:name="_Toc526336140"/>
                <w:bookmarkStart w:id="2561" w:name="_Toc526336284"/>
                <w:bookmarkStart w:id="2562" w:name="_Toc526336427"/>
                <w:bookmarkStart w:id="2563" w:name="_Toc526336596"/>
                <w:bookmarkStart w:id="2564" w:name="_Toc526336766"/>
                <w:bookmarkStart w:id="2565" w:name="_Toc526336936"/>
                <w:bookmarkStart w:id="2566" w:name="_Toc526337102"/>
                <w:bookmarkStart w:id="2567" w:name="_Toc526360911"/>
                <w:bookmarkStart w:id="2568" w:name="_Toc526410420"/>
                <w:bookmarkStart w:id="2569" w:name="_Toc526413502"/>
                <w:bookmarkStart w:id="2570" w:name="_Toc526413753"/>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del>
            </w:moveFrom>
          </w:p>
        </w:tc>
        <w:tc>
          <w:tcPr>
            <w:tcW w:w="8079" w:type="dxa"/>
          </w:tcPr>
          <w:p w14:paraId="68B52227" w14:textId="77777777" w:rsidR="00CC7CAD" w:rsidDel="00E90022" w:rsidRDefault="00CC7CAD">
            <w:pPr>
              <w:rPr>
                <w:del w:id="2571" w:author="Peter Simpson" w:date="2018-10-03T20:30:00Z"/>
                <w:moveFrom w:id="2572" w:author="Peter Simpson" w:date="2018-10-03T12:12:00Z"/>
              </w:rPr>
              <w:pPrChange w:id="2573" w:author="Peter Simpson" w:date="2018-10-03T20:31:00Z">
                <w:pPr>
                  <w:keepNext/>
                  <w:keepLines/>
                </w:pPr>
              </w:pPrChange>
            </w:pPr>
            <w:moveFrom w:id="2574" w:author="Peter Simpson" w:date="2018-10-03T12:12:00Z">
              <w:del w:id="2575" w:author="Peter Simpson" w:date="2018-10-03T20:30:00Z">
                <w:r w:rsidDel="00E90022">
                  <w:delText>Used for all information retrieval where the device state is not changed, e.g. most properties and a few functions such as Telescope. AxisRates(Axis).</w:delText>
                </w:r>
                <w:bookmarkStart w:id="2576" w:name="_Toc526332226"/>
                <w:bookmarkStart w:id="2577" w:name="_Toc526332391"/>
                <w:bookmarkStart w:id="2578" w:name="_Toc526332555"/>
                <w:bookmarkStart w:id="2579" w:name="_Toc526332719"/>
                <w:bookmarkStart w:id="2580" w:name="_Toc526332889"/>
                <w:bookmarkStart w:id="2581" w:name="_Toc526333059"/>
                <w:bookmarkStart w:id="2582" w:name="_Toc526333223"/>
                <w:bookmarkStart w:id="2583" w:name="_Toc526333393"/>
                <w:bookmarkStart w:id="2584" w:name="_Toc526333558"/>
                <w:bookmarkStart w:id="2585" w:name="_Toc526333721"/>
                <w:bookmarkStart w:id="2586" w:name="_Toc526333884"/>
                <w:bookmarkStart w:id="2587" w:name="_Toc526334047"/>
                <w:bookmarkStart w:id="2588" w:name="_Toc526334211"/>
                <w:bookmarkStart w:id="2589" w:name="_Toc526334374"/>
                <w:bookmarkStart w:id="2590" w:name="_Toc526334537"/>
                <w:bookmarkStart w:id="2591" w:name="_Toc526334701"/>
                <w:bookmarkStart w:id="2592" w:name="_Toc526334865"/>
                <w:bookmarkStart w:id="2593" w:name="_Toc526335031"/>
                <w:bookmarkStart w:id="2594" w:name="_Toc526335196"/>
                <w:bookmarkStart w:id="2595" w:name="_Toc526335359"/>
                <w:bookmarkStart w:id="2596" w:name="_Toc526335521"/>
                <w:bookmarkStart w:id="2597" w:name="_Toc526335684"/>
                <w:bookmarkStart w:id="2598" w:name="_Toc526335854"/>
                <w:bookmarkStart w:id="2599" w:name="_Toc526335997"/>
                <w:bookmarkStart w:id="2600" w:name="_Toc526336141"/>
                <w:bookmarkStart w:id="2601" w:name="_Toc526336285"/>
                <w:bookmarkStart w:id="2602" w:name="_Toc526336428"/>
                <w:bookmarkStart w:id="2603" w:name="_Toc526336597"/>
                <w:bookmarkStart w:id="2604" w:name="_Toc526336767"/>
                <w:bookmarkStart w:id="2605" w:name="_Toc526336937"/>
                <w:bookmarkStart w:id="2606" w:name="_Toc526337103"/>
                <w:bookmarkStart w:id="2607" w:name="_Toc526360912"/>
                <w:bookmarkStart w:id="2608" w:name="_Toc526410421"/>
                <w:bookmarkStart w:id="2609" w:name="_Toc526413503"/>
                <w:bookmarkStart w:id="2610" w:name="_Toc526413754"/>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del>
            </w:moveFrom>
          </w:p>
        </w:tc>
        <w:bookmarkStart w:id="2611" w:name="_Toc526332227"/>
        <w:bookmarkStart w:id="2612" w:name="_Toc526332392"/>
        <w:bookmarkStart w:id="2613" w:name="_Toc526332556"/>
        <w:bookmarkStart w:id="2614" w:name="_Toc526332720"/>
        <w:bookmarkStart w:id="2615" w:name="_Toc526332890"/>
        <w:bookmarkStart w:id="2616" w:name="_Toc526333060"/>
        <w:bookmarkStart w:id="2617" w:name="_Toc526333224"/>
        <w:bookmarkStart w:id="2618" w:name="_Toc526333394"/>
        <w:bookmarkStart w:id="2619" w:name="_Toc526333559"/>
        <w:bookmarkStart w:id="2620" w:name="_Toc526333722"/>
        <w:bookmarkStart w:id="2621" w:name="_Toc526333885"/>
        <w:bookmarkStart w:id="2622" w:name="_Toc526334048"/>
        <w:bookmarkStart w:id="2623" w:name="_Toc526334212"/>
        <w:bookmarkStart w:id="2624" w:name="_Toc526334375"/>
        <w:bookmarkStart w:id="2625" w:name="_Toc526334538"/>
        <w:bookmarkStart w:id="2626" w:name="_Toc526334702"/>
        <w:bookmarkStart w:id="2627" w:name="_Toc526334866"/>
        <w:bookmarkStart w:id="2628" w:name="_Toc526335032"/>
        <w:bookmarkStart w:id="2629" w:name="_Toc526335197"/>
        <w:bookmarkStart w:id="2630" w:name="_Toc526335360"/>
        <w:bookmarkStart w:id="2631" w:name="_Toc526335522"/>
        <w:bookmarkStart w:id="2632" w:name="_Toc526335685"/>
        <w:bookmarkStart w:id="2633" w:name="_Toc526335855"/>
        <w:bookmarkStart w:id="2634" w:name="_Toc526335998"/>
        <w:bookmarkStart w:id="2635" w:name="_Toc526336142"/>
        <w:bookmarkStart w:id="2636" w:name="_Toc526336286"/>
        <w:bookmarkStart w:id="2637" w:name="_Toc526336429"/>
        <w:bookmarkStart w:id="2638" w:name="_Toc526336598"/>
        <w:bookmarkStart w:id="2639" w:name="_Toc526336768"/>
        <w:bookmarkStart w:id="2640" w:name="_Toc526336938"/>
        <w:bookmarkStart w:id="2641" w:name="_Toc526337104"/>
        <w:bookmarkStart w:id="2642" w:name="_Toc526360913"/>
        <w:bookmarkStart w:id="2643" w:name="_Toc526410422"/>
        <w:bookmarkStart w:id="2644" w:name="_Toc526413504"/>
        <w:bookmarkStart w:id="2645" w:name="_Toc526413755"/>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tr>
      <w:tr w:rsidR="00371C4C" w:rsidDel="00E90022" w14:paraId="695DC7A8" w14:textId="77777777" w:rsidTr="001D2D68">
        <w:trPr>
          <w:del w:id="2646" w:author="Peter Simpson" w:date="2018-10-03T20:30:00Z"/>
        </w:trPr>
        <w:tc>
          <w:tcPr>
            <w:tcW w:w="1271" w:type="dxa"/>
            <w:vAlign w:val="center"/>
          </w:tcPr>
          <w:p w14:paraId="0678902F" w14:textId="77777777" w:rsidR="00CC7CAD" w:rsidRPr="00A77CC6" w:rsidDel="00E90022" w:rsidRDefault="00CC7CAD">
            <w:pPr>
              <w:rPr>
                <w:del w:id="2647" w:author="Peter Simpson" w:date="2018-10-03T20:30:00Z"/>
                <w:moveFrom w:id="2648" w:author="Peter Simpson" w:date="2018-10-03T12:12:00Z"/>
              </w:rPr>
              <w:pPrChange w:id="2649" w:author="Peter Simpson" w:date="2018-10-03T20:31:00Z">
                <w:pPr>
                  <w:keepNext/>
                  <w:keepLines/>
                  <w:jc w:val="center"/>
                </w:pPr>
              </w:pPrChange>
            </w:pPr>
            <w:moveFrom w:id="2650" w:author="Peter Simpson" w:date="2018-10-03T12:12:00Z">
              <w:del w:id="2651" w:author="Peter Simpson" w:date="2018-10-03T20:30:00Z">
                <w:r w:rsidRPr="00A77CC6" w:rsidDel="00E90022">
                  <w:delText>PUT</w:delText>
                </w:r>
                <w:bookmarkStart w:id="2652" w:name="_Toc526332228"/>
                <w:bookmarkStart w:id="2653" w:name="_Toc526332393"/>
                <w:bookmarkStart w:id="2654" w:name="_Toc526332557"/>
                <w:bookmarkStart w:id="2655" w:name="_Toc526332721"/>
                <w:bookmarkStart w:id="2656" w:name="_Toc526332891"/>
                <w:bookmarkStart w:id="2657" w:name="_Toc526333061"/>
                <w:bookmarkStart w:id="2658" w:name="_Toc526333225"/>
                <w:bookmarkStart w:id="2659" w:name="_Toc526333395"/>
                <w:bookmarkStart w:id="2660" w:name="_Toc526333560"/>
                <w:bookmarkStart w:id="2661" w:name="_Toc526333723"/>
                <w:bookmarkStart w:id="2662" w:name="_Toc526333886"/>
                <w:bookmarkStart w:id="2663" w:name="_Toc526334049"/>
                <w:bookmarkStart w:id="2664" w:name="_Toc526334213"/>
                <w:bookmarkStart w:id="2665" w:name="_Toc526334376"/>
                <w:bookmarkStart w:id="2666" w:name="_Toc526334539"/>
                <w:bookmarkStart w:id="2667" w:name="_Toc526334703"/>
                <w:bookmarkStart w:id="2668" w:name="_Toc526334867"/>
                <w:bookmarkStart w:id="2669" w:name="_Toc526335033"/>
                <w:bookmarkStart w:id="2670" w:name="_Toc526335198"/>
                <w:bookmarkStart w:id="2671" w:name="_Toc526335361"/>
                <w:bookmarkStart w:id="2672" w:name="_Toc526335523"/>
                <w:bookmarkStart w:id="2673" w:name="_Toc526335686"/>
                <w:bookmarkStart w:id="2674" w:name="_Toc526335856"/>
                <w:bookmarkStart w:id="2675" w:name="_Toc526335999"/>
                <w:bookmarkStart w:id="2676" w:name="_Toc526336143"/>
                <w:bookmarkStart w:id="2677" w:name="_Toc526336287"/>
                <w:bookmarkStart w:id="2678" w:name="_Toc526336430"/>
                <w:bookmarkStart w:id="2679" w:name="_Toc526336599"/>
                <w:bookmarkStart w:id="2680" w:name="_Toc526336769"/>
                <w:bookmarkStart w:id="2681" w:name="_Toc526336939"/>
                <w:bookmarkStart w:id="2682" w:name="_Toc526337105"/>
                <w:bookmarkStart w:id="2683" w:name="_Toc526360914"/>
                <w:bookmarkStart w:id="2684" w:name="_Toc526410423"/>
                <w:bookmarkStart w:id="2685" w:name="_Toc526413505"/>
                <w:bookmarkStart w:id="2686" w:name="_Toc526413756"/>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del>
            </w:moveFrom>
          </w:p>
        </w:tc>
        <w:tc>
          <w:tcPr>
            <w:tcW w:w="8079" w:type="dxa"/>
          </w:tcPr>
          <w:p w14:paraId="5A4021CE" w14:textId="77777777" w:rsidR="00CC7CAD" w:rsidDel="00E90022" w:rsidRDefault="00CC7CAD">
            <w:pPr>
              <w:rPr>
                <w:del w:id="2687" w:author="Peter Simpson" w:date="2018-10-03T20:30:00Z"/>
                <w:moveFrom w:id="2688" w:author="Peter Simpson" w:date="2018-10-03T12:12:00Z"/>
              </w:rPr>
              <w:pPrChange w:id="2689" w:author="Peter Simpson" w:date="2018-10-03T20:31:00Z">
                <w:pPr>
                  <w:keepNext/>
                  <w:keepLines/>
                </w:pPr>
              </w:pPrChange>
            </w:pPr>
            <w:moveFrom w:id="2690" w:author="Peter Simpson" w:date="2018-10-03T12:12:00Z">
              <w:del w:id="2691" w:author="Peter Simpson" w:date="2018-10-03T20:30:00Z">
                <w:r w:rsidDel="00E90022">
                  <w:delText>is used for all other commands i.e. those which change the state of the device regardless of whether they are properties or methods e.g. setting Telescope.SideOfPier and Telescope.SlewToCoordinates.</w:delText>
                </w:r>
                <w:bookmarkStart w:id="2692" w:name="_Toc526332229"/>
                <w:bookmarkStart w:id="2693" w:name="_Toc526332394"/>
                <w:bookmarkStart w:id="2694" w:name="_Toc526332558"/>
                <w:bookmarkStart w:id="2695" w:name="_Toc526332722"/>
                <w:bookmarkStart w:id="2696" w:name="_Toc526332892"/>
                <w:bookmarkStart w:id="2697" w:name="_Toc526333062"/>
                <w:bookmarkStart w:id="2698" w:name="_Toc526333226"/>
                <w:bookmarkStart w:id="2699" w:name="_Toc526333396"/>
                <w:bookmarkStart w:id="2700" w:name="_Toc526333561"/>
                <w:bookmarkStart w:id="2701" w:name="_Toc526333724"/>
                <w:bookmarkStart w:id="2702" w:name="_Toc526333887"/>
                <w:bookmarkStart w:id="2703" w:name="_Toc526334050"/>
                <w:bookmarkStart w:id="2704" w:name="_Toc526334214"/>
                <w:bookmarkStart w:id="2705" w:name="_Toc526334377"/>
                <w:bookmarkStart w:id="2706" w:name="_Toc526334540"/>
                <w:bookmarkStart w:id="2707" w:name="_Toc526334704"/>
                <w:bookmarkStart w:id="2708" w:name="_Toc526334868"/>
                <w:bookmarkStart w:id="2709" w:name="_Toc526335034"/>
                <w:bookmarkStart w:id="2710" w:name="_Toc526335199"/>
                <w:bookmarkStart w:id="2711" w:name="_Toc526335362"/>
                <w:bookmarkStart w:id="2712" w:name="_Toc526335524"/>
                <w:bookmarkStart w:id="2713" w:name="_Toc526335687"/>
                <w:bookmarkStart w:id="2714" w:name="_Toc526335857"/>
                <w:bookmarkStart w:id="2715" w:name="_Toc526336000"/>
                <w:bookmarkStart w:id="2716" w:name="_Toc526336144"/>
                <w:bookmarkStart w:id="2717" w:name="_Toc526336288"/>
                <w:bookmarkStart w:id="2718" w:name="_Toc526336431"/>
                <w:bookmarkStart w:id="2719" w:name="_Toc526336600"/>
                <w:bookmarkStart w:id="2720" w:name="_Toc526336770"/>
                <w:bookmarkStart w:id="2721" w:name="_Toc526336940"/>
                <w:bookmarkStart w:id="2722" w:name="_Toc526337106"/>
                <w:bookmarkStart w:id="2723" w:name="_Toc526360915"/>
                <w:bookmarkStart w:id="2724" w:name="_Toc526410424"/>
                <w:bookmarkStart w:id="2725" w:name="_Toc526413506"/>
                <w:bookmarkStart w:id="2726" w:name="_Toc526413757"/>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del>
            </w:moveFrom>
          </w:p>
        </w:tc>
        <w:bookmarkStart w:id="2727" w:name="_Toc526332230"/>
        <w:bookmarkStart w:id="2728" w:name="_Toc526332395"/>
        <w:bookmarkStart w:id="2729" w:name="_Toc526332559"/>
        <w:bookmarkStart w:id="2730" w:name="_Toc526332723"/>
        <w:bookmarkStart w:id="2731" w:name="_Toc526332893"/>
        <w:bookmarkStart w:id="2732" w:name="_Toc526333063"/>
        <w:bookmarkStart w:id="2733" w:name="_Toc526333227"/>
        <w:bookmarkStart w:id="2734" w:name="_Toc526333397"/>
        <w:bookmarkStart w:id="2735" w:name="_Toc526333562"/>
        <w:bookmarkStart w:id="2736" w:name="_Toc526333725"/>
        <w:bookmarkStart w:id="2737" w:name="_Toc526333888"/>
        <w:bookmarkStart w:id="2738" w:name="_Toc526334051"/>
        <w:bookmarkStart w:id="2739" w:name="_Toc526334215"/>
        <w:bookmarkStart w:id="2740" w:name="_Toc526334378"/>
        <w:bookmarkStart w:id="2741" w:name="_Toc526334541"/>
        <w:bookmarkStart w:id="2742" w:name="_Toc526334705"/>
        <w:bookmarkStart w:id="2743" w:name="_Toc526334869"/>
        <w:bookmarkStart w:id="2744" w:name="_Toc526335035"/>
        <w:bookmarkStart w:id="2745" w:name="_Toc526335200"/>
        <w:bookmarkStart w:id="2746" w:name="_Toc526335363"/>
        <w:bookmarkStart w:id="2747" w:name="_Toc526335525"/>
        <w:bookmarkStart w:id="2748" w:name="_Toc526335688"/>
        <w:bookmarkStart w:id="2749" w:name="_Toc526335858"/>
        <w:bookmarkStart w:id="2750" w:name="_Toc526336001"/>
        <w:bookmarkStart w:id="2751" w:name="_Toc526336145"/>
        <w:bookmarkStart w:id="2752" w:name="_Toc526336289"/>
        <w:bookmarkStart w:id="2753" w:name="_Toc526336432"/>
        <w:bookmarkStart w:id="2754" w:name="_Toc526336601"/>
        <w:bookmarkStart w:id="2755" w:name="_Toc526336771"/>
        <w:bookmarkStart w:id="2756" w:name="_Toc526336941"/>
        <w:bookmarkStart w:id="2757" w:name="_Toc526337107"/>
        <w:bookmarkStart w:id="2758" w:name="_Toc526360916"/>
        <w:bookmarkStart w:id="2759" w:name="_Toc526410425"/>
        <w:bookmarkStart w:id="2760" w:name="_Toc526413507"/>
        <w:bookmarkStart w:id="2761" w:name="_Toc526413758"/>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tr>
    </w:tbl>
    <w:p w14:paraId="4DC1607B" w14:textId="77777777" w:rsidR="00CC7CAD" w:rsidRPr="00A77CC6" w:rsidDel="00E90022" w:rsidRDefault="00CC7CAD">
      <w:pPr>
        <w:rPr>
          <w:del w:id="2762" w:author="Peter Simpson" w:date="2018-10-03T20:30:00Z"/>
          <w:moveFrom w:id="2763" w:author="Peter Simpson" w:date="2018-10-03T12:12:00Z"/>
        </w:rPr>
      </w:pPr>
      <w:bookmarkStart w:id="2764" w:name="_Toc526332231"/>
      <w:bookmarkStart w:id="2765" w:name="_Toc526332396"/>
      <w:bookmarkStart w:id="2766" w:name="_Toc526332560"/>
      <w:bookmarkStart w:id="2767" w:name="_Toc526332724"/>
      <w:bookmarkStart w:id="2768" w:name="_Toc526332894"/>
      <w:bookmarkStart w:id="2769" w:name="_Toc526333064"/>
      <w:bookmarkStart w:id="2770" w:name="_Toc526333228"/>
      <w:bookmarkStart w:id="2771" w:name="_Toc526333398"/>
      <w:bookmarkStart w:id="2772" w:name="_Toc526333563"/>
      <w:bookmarkStart w:id="2773" w:name="_Toc526333726"/>
      <w:bookmarkStart w:id="2774" w:name="_Toc526333889"/>
      <w:bookmarkStart w:id="2775" w:name="_Toc526334052"/>
      <w:bookmarkStart w:id="2776" w:name="_Toc526334216"/>
      <w:bookmarkStart w:id="2777" w:name="_Toc526334379"/>
      <w:bookmarkStart w:id="2778" w:name="_Toc526334542"/>
      <w:bookmarkStart w:id="2779" w:name="_Toc526334706"/>
      <w:bookmarkStart w:id="2780" w:name="_Toc526334870"/>
      <w:bookmarkStart w:id="2781" w:name="_Toc526335036"/>
      <w:bookmarkStart w:id="2782" w:name="_Toc526335201"/>
      <w:bookmarkStart w:id="2783" w:name="_Toc526335364"/>
      <w:bookmarkStart w:id="2784" w:name="_Toc526335526"/>
      <w:bookmarkStart w:id="2785" w:name="_Toc526335689"/>
      <w:bookmarkStart w:id="2786" w:name="_Toc526335859"/>
      <w:bookmarkStart w:id="2787" w:name="_Toc526336002"/>
      <w:bookmarkStart w:id="2788" w:name="_Toc526336146"/>
      <w:bookmarkStart w:id="2789" w:name="_Toc526336290"/>
      <w:bookmarkStart w:id="2790" w:name="_Toc526336433"/>
      <w:bookmarkStart w:id="2791" w:name="_Toc526336602"/>
      <w:bookmarkStart w:id="2792" w:name="_Toc526336772"/>
      <w:bookmarkStart w:id="2793" w:name="_Toc526336942"/>
      <w:bookmarkStart w:id="2794" w:name="_Toc526337108"/>
      <w:bookmarkStart w:id="2795" w:name="_Toc526360917"/>
      <w:bookmarkStart w:id="2796" w:name="_Toc526410426"/>
      <w:bookmarkStart w:id="2797" w:name="_Toc526413508"/>
      <w:bookmarkStart w:id="2798" w:name="_Toc526413759"/>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p>
    <w:p w14:paraId="0E9F3078" w14:textId="77777777" w:rsidR="00CC7CAD" w:rsidDel="00E90022" w:rsidRDefault="00CC7CAD">
      <w:pPr>
        <w:rPr>
          <w:del w:id="2799" w:author="Peter Simpson" w:date="2018-10-03T20:30:00Z"/>
          <w:moveFrom w:id="2800" w:author="Peter Simpson" w:date="2018-10-03T12:12:00Z"/>
        </w:rPr>
        <w:pPrChange w:id="2801" w:author="Peter Simpson" w:date="2018-10-03T20:31:00Z">
          <w:pPr>
            <w:pStyle w:val="Heading3"/>
          </w:pPr>
        </w:pPrChange>
      </w:pPr>
      <w:moveFrom w:id="2802" w:author="Peter Simpson" w:date="2018-10-03T12:12:00Z">
        <w:del w:id="2803" w:author="Peter Simpson" w:date="2018-10-03T20:30:00Z">
          <w:r w:rsidDel="00E90022">
            <w:delText>JSON Responses</w:delText>
          </w:r>
          <w:bookmarkStart w:id="2804" w:name="_Toc526332232"/>
          <w:bookmarkStart w:id="2805" w:name="_Toc526332397"/>
          <w:bookmarkStart w:id="2806" w:name="_Toc526332561"/>
          <w:bookmarkStart w:id="2807" w:name="_Toc526332725"/>
          <w:bookmarkStart w:id="2808" w:name="_Toc526332895"/>
          <w:bookmarkStart w:id="2809" w:name="_Toc526333065"/>
          <w:bookmarkStart w:id="2810" w:name="_Toc526333229"/>
          <w:bookmarkStart w:id="2811" w:name="_Toc526333399"/>
          <w:bookmarkStart w:id="2812" w:name="_Toc526333564"/>
          <w:bookmarkStart w:id="2813" w:name="_Toc526333727"/>
          <w:bookmarkStart w:id="2814" w:name="_Toc526333890"/>
          <w:bookmarkStart w:id="2815" w:name="_Toc526334053"/>
          <w:bookmarkStart w:id="2816" w:name="_Toc526334217"/>
          <w:bookmarkStart w:id="2817" w:name="_Toc526334380"/>
          <w:bookmarkStart w:id="2818" w:name="_Toc526334543"/>
          <w:bookmarkStart w:id="2819" w:name="_Toc526334707"/>
          <w:bookmarkStart w:id="2820" w:name="_Toc526334871"/>
          <w:bookmarkStart w:id="2821" w:name="_Toc526335037"/>
          <w:bookmarkStart w:id="2822" w:name="_Toc526335202"/>
          <w:bookmarkStart w:id="2823" w:name="_Toc526335365"/>
          <w:bookmarkStart w:id="2824" w:name="_Toc526335527"/>
          <w:bookmarkStart w:id="2825" w:name="_Toc526335690"/>
          <w:bookmarkStart w:id="2826" w:name="_Toc526335860"/>
          <w:bookmarkStart w:id="2827" w:name="_Toc526336003"/>
          <w:bookmarkStart w:id="2828" w:name="_Toc526336147"/>
          <w:bookmarkStart w:id="2829" w:name="_Toc526336291"/>
          <w:bookmarkStart w:id="2830" w:name="_Toc526336434"/>
          <w:bookmarkStart w:id="2831" w:name="_Toc526336603"/>
          <w:bookmarkStart w:id="2832" w:name="_Toc526336773"/>
          <w:bookmarkStart w:id="2833" w:name="_Toc526336943"/>
          <w:bookmarkStart w:id="2834" w:name="_Toc526337109"/>
          <w:bookmarkStart w:id="2835" w:name="_Toc526360918"/>
          <w:bookmarkStart w:id="2836" w:name="_Toc526410427"/>
          <w:bookmarkStart w:id="2837" w:name="_Toc526413509"/>
          <w:bookmarkStart w:id="2838" w:name="_Toc526413760"/>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del>
      </w:moveFrom>
    </w:p>
    <w:p w14:paraId="0C1320A5" w14:textId="77777777" w:rsidR="00CC7CAD" w:rsidDel="00E90022" w:rsidRDefault="00CC7CAD">
      <w:pPr>
        <w:rPr>
          <w:del w:id="2839" w:author="Peter Simpson" w:date="2018-10-03T20:30:00Z"/>
          <w:moveFrom w:id="2840" w:author="Peter Simpson" w:date="2018-10-03T12:12:00Z"/>
        </w:rPr>
      </w:pPr>
      <w:moveFrom w:id="2841" w:author="Peter Simpson" w:date="2018-10-03T12:12:00Z">
        <w:del w:id="2842" w:author="Peter Simpson" w:date="2018-10-03T20:30:00Z">
          <w:r w:rsidDel="00E90022">
            <w:delText>The outcome of the command is returned as a JSON encoded class. The following information is returned for every transaction:</w:delText>
          </w:r>
          <w:bookmarkStart w:id="2843" w:name="_Toc526332233"/>
          <w:bookmarkStart w:id="2844" w:name="_Toc526332398"/>
          <w:bookmarkStart w:id="2845" w:name="_Toc526332562"/>
          <w:bookmarkStart w:id="2846" w:name="_Toc526332726"/>
          <w:bookmarkStart w:id="2847" w:name="_Toc526332896"/>
          <w:bookmarkStart w:id="2848" w:name="_Toc526333066"/>
          <w:bookmarkStart w:id="2849" w:name="_Toc526333230"/>
          <w:bookmarkStart w:id="2850" w:name="_Toc526333400"/>
          <w:bookmarkStart w:id="2851" w:name="_Toc526333565"/>
          <w:bookmarkStart w:id="2852" w:name="_Toc526333728"/>
          <w:bookmarkStart w:id="2853" w:name="_Toc526333891"/>
          <w:bookmarkStart w:id="2854" w:name="_Toc526334054"/>
          <w:bookmarkStart w:id="2855" w:name="_Toc526334218"/>
          <w:bookmarkStart w:id="2856" w:name="_Toc526334381"/>
          <w:bookmarkStart w:id="2857" w:name="_Toc526334544"/>
          <w:bookmarkStart w:id="2858" w:name="_Toc526334708"/>
          <w:bookmarkStart w:id="2859" w:name="_Toc526334872"/>
          <w:bookmarkStart w:id="2860" w:name="_Toc526335038"/>
          <w:bookmarkStart w:id="2861" w:name="_Toc526335203"/>
          <w:bookmarkStart w:id="2862" w:name="_Toc526335366"/>
          <w:bookmarkStart w:id="2863" w:name="_Toc526335528"/>
          <w:bookmarkStart w:id="2864" w:name="_Toc526335691"/>
          <w:bookmarkStart w:id="2865" w:name="_Toc526335861"/>
          <w:bookmarkStart w:id="2866" w:name="_Toc526336004"/>
          <w:bookmarkStart w:id="2867" w:name="_Toc526336148"/>
          <w:bookmarkStart w:id="2868" w:name="_Toc526336292"/>
          <w:bookmarkStart w:id="2869" w:name="_Toc526336435"/>
          <w:bookmarkStart w:id="2870" w:name="_Toc526336604"/>
          <w:bookmarkStart w:id="2871" w:name="_Toc526336774"/>
          <w:bookmarkStart w:id="2872" w:name="_Toc526336944"/>
          <w:bookmarkStart w:id="2873" w:name="_Toc526337110"/>
          <w:bookmarkStart w:id="2874" w:name="_Toc526360919"/>
          <w:bookmarkStart w:id="2875" w:name="_Toc526410428"/>
          <w:bookmarkStart w:id="2876" w:name="_Toc526413510"/>
          <w:bookmarkStart w:id="2877" w:name="_Toc526413761"/>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del>
      </w:moveFrom>
    </w:p>
    <w:tbl>
      <w:tblPr>
        <w:tblStyle w:val="ListTable6Colorful-Accent21"/>
        <w:tblW w:w="0" w:type="auto"/>
        <w:tblLook w:val="04A0" w:firstRow="1" w:lastRow="0" w:firstColumn="1" w:lastColumn="0" w:noHBand="0" w:noVBand="1"/>
      </w:tblPr>
      <w:tblGrid>
        <w:gridCol w:w="3540"/>
        <w:gridCol w:w="2164"/>
        <w:gridCol w:w="3872"/>
      </w:tblGrid>
      <w:tr w:rsidR="00CC7CAD" w:rsidDel="00E90022" w14:paraId="53E29525" w14:textId="77777777" w:rsidTr="001D2D68">
        <w:trPr>
          <w:cnfStyle w:val="100000000000" w:firstRow="1" w:lastRow="0" w:firstColumn="0" w:lastColumn="0" w:oddVBand="0" w:evenVBand="0" w:oddHBand="0" w:evenHBand="0" w:firstRowFirstColumn="0" w:firstRowLastColumn="0" w:lastRowFirstColumn="0" w:lastRowLastColumn="0"/>
          <w:del w:id="2878"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54D8247E" w14:textId="77777777" w:rsidR="00CC7CAD" w:rsidDel="00E90022" w:rsidRDefault="00CC7CAD">
            <w:pPr>
              <w:rPr>
                <w:del w:id="2879" w:author="Peter Simpson" w:date="2018-10-03T20:30:00Z"/>
                <w:moveFrom w:id="2880" w:author="Peter Simpson" w:date="2018-10-03T12:12:00Z"/>
              </w:rPr>
            </w:pPr>
            <w:moveFrom w:id="2881" w:author="Peter Simpson" w:date="2018-10-03T12:12:00Z">
              <w:del w:id="2882" w:author="Peter Simpson" w:date="2018-10-03T20:30:00Z">
                <w:r w:rsidDel="00E90022">
                  <w:delText>Item</w:delText>
                </w:r>
                <w:bookmarkStart w:id="2883" w:name="_Toc526332234"/>
                <w:bookmarkStart w:id="2884" w:name="_Toc526332399"/>
                <w:bookmarkStart w:id="2885" w:name="_Toc526332563"/>
                <w:bookmarkStart w:id="2886" w:name="_Toc526332727"/>
                <w:bookmarkStart w:id="2887" w:name="_Toc526332897"/>
                <w:bookmarkStart w:id="2888" w:name="_Toc526333067"/>
                <w:bookmarkStart w:id="2889" w:name="_Toc526333231"/>
                <w:bookmarkStart w:id="2890" w:name="_Toc526333401"/>
                <w:bookmarkStart w:id="2891" w:name="_Toc526333566"/>
                <w:bookmarkStart w:id="2892" w:name="_Toc526333729"/>
                <w:bookmarkStart w:id="2893" w:name="_Toc526333892"/>
                <w:bookmarkStart w:id="2894" w:name="_Toc526334055"/>
                <w:bookmarkStart w:id="2895" w:name="_Toc526334219"/>
                <w:bookmarkStart w:id="2896" w:name="_Toc526334382"/>
                <w:bookmarkStart w:id="2897" w:name="_Toc526334545"/>
                <w:bookmarkStart w:id="2898" w:name="_Toc526334709"/>
                <w:bookmarkStart w:id="2899" w:name="_Toc526334873"/>
                <w:bookmarkStart w:id="2900" w:name="_Toc526335039"/>
                <w:bookmarkStart w:id="2901" w:name="_Toc526335204"/>
                <w:bookmarkStart w:id="2902" w:name="_Toc526335367"/>
                <w:bookmarkStart w:id="2903" w:name="_Toc526335529"/>
                <w:bookmarkStart w:id="2904" w:name="_Toc526335692"/>
                <w:bookmarkStart w:id="2905" w:name="_Toc526335862"/>
                <w:bookmarkStart w:id="2906" w:name="_Toc526336005"/>
                <w:bookmarkStart w:id="2907" w:name="_Toc526336149"/>
                <w:bookmarkStart w:id="2908" w:name="_Toc526336293"/>
                <w:bookmarkStart w:id="2909" w:name="_Toc526336436"/>
                <w:bookmarkStart w:id="2910" w:name="_Toc526336605"/>
                <w:bookmarkStart w:id="2911" w:name="_Toc526336775"/>
                <w:bookmarkStart w:id="2912" w:name="_Toc526336945"/>
                <w:bookmarkStart w:id="2913" w:name="_Toc526337111"/>
                <w:bookmarkStart w:id="2914" w:name="_Toc526360920"/>
                <w:bookmarkStart w:id="2915" w:name="_Toc526410429"/>
                <w:bookmarkStart w:id="2916" w:name="_Toc526413511"/>
                <w:bookmarkStart w:id="2917" w:name="_Toc52641376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del>
            </w:moveFrom>
          </w:p>
        </w:tc>
        <w:tc>
          <w:tcPr>
            <w:tcW w:w="1843" w:type="dxa"/>
          </w:tcPr>
          <w:p w14:paraId="02FCEBB7" w14:textId="77777777" w:rsidR="00CC7CAD" w:rsidDel="00E90022" w:rsidRDefault="00CC7CAD">
            <w:pPr>
              <w:cnfStyle w:val="100000000000" w:firstRow="1" w:lastRow="0" w:firstColumn="0" w:lastColumn="0" w:oddVBand="0" w:evenVBand="0" w:oddHBand="0" w:evenHBand="0" w:firstRowFirstColumn="0" w:firstRowLastColumn="0" w:lastRowFirstColumn="0" w:lastRowLastColumn="0"/>
              <w:rPr>
                <w:del w:id="2918" w:author="Peter Simpson" w:date="2018-10-03T20:30:00Z"/>
                <w:moveFrom w:id="2919" w:author="Peter Simpson" w:date="2018-10-03T12:12:00Z"/>
              </w:rPr>
            </w:pPr>
            <w:moveFrom w:id="2920" w:author="Peter Simpson" w:date="2018-10-03T12:12:00Z">
              <w:del w:id="2921" w:author="Peter Simpson" w:date="2018-10-03T20:30:00Z">
                <w:r w:rsidDel="00E90022">
                  <w:delText>Type</w:delText>
                </w:r>
                <w:bookmarkStart w:id="2922" w:name="_Toc526332235"/>
                <w:bookmarkStart w:id="2923" w:name="_Toc526332400"/>
                <w:bookmarkStart w:id="2924" w:name="_Toc526332564"/>
                <w:bookmarkStart w:id="2925" w:name="_Toc526332728"/>
                <w:bookmarkStart w:id="2926" w:name="_Toc526332898"/>
                <w:bookmarkStart w:id="2927" w:name="_Toc526333068"/>
                <w:bookmarkStart w:id="2928" w:name="_Toc526333232"/>
                <w:bookmarkStart w:id="2929" w:name="_Toc526333402"/>
                <w:bookmarkStart w:id="2930" w:name="_Toc526333567"/>
                <w:bookmarkStart w:id="2931" w:name="_Toc526333730"/>
                <w:bookmarkStart w:id="2932" w:name="_Toc526333893"/>
                <w:bookmarkStart w:id="2933" w:name="_Toc526334056"/>
                <w:bookmarkStart w:id="2934" w:name="_Toc526334220"/>
                <w:bookmarkStart w:id="2935" w:name="_Toc526334383"/>
                <w:bookmarkStart w:id="2936" w:name="_Toc526334546"/>
                <w:bookmarkStart w:id="2937" w:name="_Toc526334710"/>
                <w:bookmarkStart w:id="2938" w:name="_Toc526334874"/>
                <w:bookmarkStart w:id="2939" w:name="_Toc526335040"/>
                <w:bookmarkStart w:id="2940" w:name="_Toc526335205"/>
                <w:bookmarkStart w:id="2941" w:name="_Toc526335368"/>
                <w:bookmarkStart w:id="2942" w:name="_Toc526335530"/>
                <w:bookmarkStart w:id="2943" w:name="_Toc526335693"/>
                <w:bookmarkStart w:id="2944" w:name="_Toc526335863"/>
                <w:bookmarkStart w:id="2945" w:name="_Toc526336006"/>
                <w:bookmarkStart w:id="2946" w:name="_Toc526336150"/>
                <w:bookmarkStart w:id="2947" w:name="_Toc526336294"/>
                <w:bookmarkStart w:id="2948" w:name="_Toc526336437"/>
                <w:bookmarkStart w:id="2949" w:name="_Toc526336606"/>
                <w:bookmarkStart w:id="2950" w:name="_Toc526336776"/>
                <w:bookmarkStart w:id="2951" w:name="_Toc526336946"/>
                <w:bookmarkStart w:id="2952" w:name="_Toc526337112"/>
                <w:bookmarkStart w:id="2953" w:name="_Toc526360921"/>
                <w:bookmarkStart w:id="2954" w:name="_Toc526410430"/>
                <w:bookmarkStart w:id="2955" w:name="_Toc526413512"/>
                <w:bookmarkStart w:id="2956" w:name="_Toc526413763"/>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del>
            </w:moveFrom>
          </w:p>
        </w:tc>
        <w:tc>
          <w:tcPr>
            <w:tcW w:w="5244" w:type="dxa"/>
          </w:tcPr>
          <w:p w14:paraId="3BEB7B36" w14:textId="77777777" w:rsidR="00CC7CAD" w:rsidDel="00E90022" w:rsidRDefault="00CC7CAD">
            <w:pPr>
              <w:cnfStyle w:val="100000000000" w:firstRow="1" w:lastRow="0" w:firstColumn="0" w:lastColumn="0" w:oddVBand="0" w:evenVBand="0" w:oddHBand="0" w:evenHBand="0" w:firstRowFirstColumn="0" w:firstRowLastColumn="0" w:lastRowFirstColumn="0" w:lastRowLastColumn="0"/>
              <w:rPr>
                <w:del w:id="2957" w:author="Peter Simpson" w:date="2018-10-03T20:30:00Z"/>
                <w:moveFrom w:id="2958" w:author="Peter Simpson" w:date="2018-10-03T12:12:00Z"/>
              </w:rPr>
            </w:pPr>
            <w:moveFrom w:id="2959" w:author="Peter Simpson" w:date="2018-10-03T12:12:00Z">
              <w:del w:id="2960" w:author="Peter Simpson" w:date="2018-10-03T20:30:00Z">
                <w:r w:rsidDel="00E90022">
                  <w:delText>Contents</w:delText>
                </w:r>
                <w:bookmarkStart w:id="2961" w:name="_Toc526332236"/>
                <w:bookmarkStart w:id="2962" w:name="_Toc526332401"/>
                <w:bookmarkStart w:id="2963" w:name="_Toc526332565"/>
                <w:bookmarkStart w:id="2964" w:name="_Toc526332729"/>
                <w:bookmarkStart w:id="2965" w:name="_Toc526332899"/>
                <w:bookmarkStart w:id="2966" w:name="_Toc526333069"/>
                <w:bookmarkStart w:id="2967" w:name="_Toc526333233"/>
                <w:bookmarkStart w:id="2968" w:name="_Toc526333403"/>
                <w:bookmarkStart w:id="2969" w:name="_Toc526333568"/>
                <w:bookmarkStart w:id="2970" w:name="_Toc526333731"/>
                <w:bookmarkStart w:id="2971" w:name="_Toc526333894"/>
                <w:bookmarkStart w:id="2972" w:name="_Toc526334057"/>
                <w:bookmarkStart w:id="2973" w:name="_Toc526334221"/>
                <w:bookmarkStart w:id="2974" w:name="_Toc526334384"/>
                <w:bookmarkStart w:id="2975" w:name="_Toc526334547"/>
                <w:bookmarkStart w:id="2976" w:name="_Toc526334711"/>
                <w:bookmarkStart w:id="2977" w:name="_Toc526334875"/>
                <w:bookmarkStart w:id="2978" w:name="_Toc526335041"/>
                <w:bookmarkStart w:id="2979" w:name="_Toc526335206"/>
                <w:bookmarkStart w:id="2980" w:name="_Toc526335369"/>
                <w:bookmarkStart w:id="2981" w:name="_Toc526335531"/>
                <w:bookmarkStart w:id="2982" w:name="_Toc526335694"/>
                <w:bookmarkStart w:id="2983" w:name="_Toc526335864"/>
                <w:bookmarkStart w:id="2984" w:name="_Toc526336007"/>
                <w:bookmarkStart w:id="2985" w:name="_Toc526336151"/>
                <w:bookmarkStart w:id="2986" w:name="_Toc526336295"/>
                <w:bookmarkStart w:id="2987" w:name="_Toc526336438"/>
                <w:bookmarkStart w:id="2988" w:name="_Toc526336607"/>
                <w:bookmarkStart w:id="2989" w:name="_Toc526336777"/>
                <w:bookmarkStart w:id="2990" w:name="_Toc526336947"/>
                <w:bookmarkStart w:id="2991" w:name="_Toc526337113"/>
                <w:bookmarkStart w:id="2992" w:name="_Toc526360922"/>
                <w:bookmarkStart w:id="2993" w:name="_Toc526410431"/>
                <w:bookmarkStart w:id="2994" w:name="_Toc526413513"/>
                <w:bookmarkStart w:id="2995" w:name="_Toc526413764"/>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del>
            </w:moveFrom>
          </w:p>
        </w:tc>
        <w:bookmarkStart w:id="2996" w:name="_Toc526332237"/>
        <w:bookmarkStart w:id="2997" w:name="_Toc526332402"/>
        <w:bookmarkStart w:id="2998" w:name="_Toc526332566"/>
        <w:bookmarkStart w:id="2999" w:name="_Toc526332730"/>
        <w:bookmarkStart w:id="3000" w:name="_Toc526332900"/>
        <w:bookmarkStart w:id="3001" w:name="_Toc526333070"/>
        <w:bookmarkStart w:id="3002" w:name="_Toc526333234"/>
        <w:bookmarkStart w:id="3003" w:name="_Toc526333404"/>
        <w:bookmarkStart w:id="3004" w:name="_Toc526333569"/>
        <w:bookmarkStart w:id="3005" w:name="_Toc526333732"/>
        <w:bookmarkStart w:id="3006" w:name="_Toc526333895"/>
        <w:bookmarkStart w:id="3007" w:name="_Toc526334058"/>
        <w:bookmarkStart w:id="3008" w:name="_Toc526334222"/>
        <w:bookmarkStart w:id="3009" w:name="_Toc526334385"/>
        <w:bookmarkStart w:id="3010" w:name="_Toc526334548"/>
        <w:bookmarkStart w:id="3011" w:name="_Toc526334712"/>
        <w:bookmarkStart w:id="3012" w:name="_Toc526334876"/>
        <w:bookmarkStart w:id="3013" w:name="_Toc526335042"/>
        <w:bookmarkStart w:id="3014" w:name="_Toc526335207"/>
        <w:bookmarkStart w:id="3015" w:name="_Toc526335370"/>
        <w:bookmarkStart w:id="3016" w:name="_Toc526335532"/>
        <w:bookmarkStart w:id="3017" w:name="_Toc526335695"/>
        <w:bookmarkStart w:id="3018" w:name="_Toc526335865"/>
        <w:bookmarkStart w:id="3019" w:name="_Toc526336008"/>
        <w:bookmarkStart w:id="3020" w:name="_Toc526336152"/>
        <w:bookmarkStart w:id="3021" w:name="_Toc526336296"/>
        <w:bookmarkStart w:id="3022" w:name="_Toc526336439"/>
        <w:bookmarkStart w:id="3023" w:name="_Toc526336608"/>
        <w:bookmarkStart w:id="3024" w:name="_Toc526336778"/>
        <w:bookmarkStart w:id="3025" w:name="_Toc526336948"/>
        <w:bookmarkStart w:id="3026" w:name="_Toc526337114"/>
        <w:bookmarkStart w:id="3027" w:name="_Toc526360923"/>
        <w:bookmarkStart w:id="3028" w:name="_Toc526410432"/>
        <w:bookmarkStart w:id="3029" w:name="_Toc526413514"/>
        <w:bookmarkStart w:id="3030" w:name="_Toc52641376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tr>
      <w:tr w:rsidR="00CC7CAD" w:rsidDel="00E90022" w14:paraId="17AD86C0" w14:textId="77777777" w:rsidTr="001D2D68">
        <w:trPr>
          <w:cnfStyle w:val="000000100000" w:firstRow="0" w:lastRow="0" w:firstColumn="0" w:lastColumn="0" w:oddVBand="0" w:evenVBand="0" w:oddHBand="1" w:evenHBand="0" w:firstRowFirstColumn="0" w:firstRowLastColumn="0" w:lastRowFirstColumn="0" w:lastRowLastColumn="0"/>
          <w:del w:id="3031"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368084B5" w14:textId="77777777" w:rsidR="00CC7CAD" w:rsidDel="00E90022" w:rsidRDefault="00CC7CAD">
            <w:pPr>
              <w:rPr>
                <w:del w:id="3032" w:author="Peter Simpson" w:date="2018-10-03T20:30:00Z"/>
                <w:moveFrom w:id="3033" w:author="Peter Simpson" w:date="2018-10-03T12:12:00Z"/>
              </w:rPr>
            </w:pPr>
            <w:moveFrom w:id="3034" w:author="Peter Simpson" w:date="2018-10-03T12:12:00Z">
              <w:del w:id="3035" w:author="Peter Simpson" w:date="2018-10-03T20:30:00Z">
                <w:r w:rsidRPr="00FF3B64" w:rsidDel="00E90022">
                  <w:delText>ClientTransactionID</w:delText>
                </w:r>
                <w:bookmarkStart w:id="3036" w:name="_Toc526332238"/>
                <w:bookmarkStart w:id="3037" w:name="_Toc526332403"/>
                <w:bookmarkStart w:id="3038" w:name="_Toc526332567"/>
                <w:bookmarkStart w:id="3039" w:name="_Toc526332731"/>
                <w:bookmarkStart w:id="3040" w:name="_Toc526332901"/>
                <w:bookmarkStart w:id="3041" w:name="_Toc526333071"/>
                <w:bookmarkStart w:id="3042" w:name="_Toc526333235"/>
                <w:bookmarkStart w:id="3043" w:name="_Toc526333405"/>
                <w:bookmarkStart w:id="3044" w:name="_Toc526333570"/>
                <w:bookmarkStart w:id="3045" w:name="_Toc526333733"/>
                <w:bookmarkStart w:id="3046" w:name="_Toc526333896"/>
                <w:bookmarkStart w:id="3047" w:name="_Toc526334059"/>
                <w:bookmarkStart w:id="3048" w:name="_Toc526334223"/>
                <w:bookmarkStart w:id="3049" w:name="_Toc526334386"/>
                <w:bookmarkStart w:id="3050" w:name="_Toc526334549"/>
                <w:bookmarkStart w:id="3051" w:name="_Toc526334713"/>
                <w:bookmarkStart w:id="3052" w:name="_Toc526334877"/>
                <w:bookmarkStart w:id="3053" w:name="_Toc526335043"/>
                <w:bookmarkStart w:id="3054" w:name="_Toc526335208"/>
                <w:bookmarkStart w:id="3055" w:name="_Toc526335371"/>
                <w:bookmarkStart w:id="3056" w:name="_Toc526335533"/>
                <w:bookmarkStart w:id="3057" w:name="_Toc526335696"/>
                <w:bookmarkStart w:id="3058" w:name="_Toc526335866"/>
                <w:bookmarkStart w:id="3059" w:name="_Toc526336009"/>
                <w:bookmarkStart w:id="3060" w:name="_Toc526336153"/>
                <w:bookmarkStart w:id="3061" w:name="_Toc526336297"/>
                <w:bookmarkStart w:id="3062" w:name="_Toc526336440"/>
                <w:bookmarkStart w:id="3063" w:name="_Toc526336609"/>
                <w:bookmarkStart w:id="3064" w:name="_Toc526336779"/>
                <w:bookmarkStart w:id="3065" w:name="_Toc526336949"/>
                <w:bookmarkStart w:id="3066" w:name="_Toc526337115"/>
                <w:bookmarkStart w:id="3067" w:name="_Toc526360924"/>
                <w:bookmarkStart w:id="3068" w:name="_Toc526410433"/>
                <w:bookmarkStart w:id="3069" w:name="_Toc526413515"/>
                <w:bookmarkStart w:id="3070" w:name="_Toc526413766"/>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del>
            </w:moveFrom>
          </w:p>
        </w:tc>
        <w:tc>
          <w:tcPr>
            <w:tcW w:w="1843" w:type="dxa"/>
          </w:tcPr>
          <w:p w14:paraId="7B6FEC8A"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071" w:author="Peter Simpson" w:date="2018-10-03T20:30:00Z"/>
                <w:moveFrom w:id="3072" w:author="Peter Simpson" w:date="2018-10-03T12:12:00Z"/>
              </w:rPr>
            </w:pPr>
            <w:moveFrom w:id="3073" w:author="Peter Simpson" w:date="2018-10-03T12:12:00Z">
              <w:del w:id="3074" w:author="Peter Simpson" w:date="2018-10-03T20:30:00Z">
                <w:r w:rsidDel="00E90022">
                  <w:delText>Long</w:delText>
                </w:r>
                <w:bookmarkStart w:id="3075" w:name="_Toc526332239"/>
                <w:bookmarkStart w:id="3076" w:name="_Toc526332404"/>
                <w:bookmarkStart w:id="3077" w:name="_Toc526332568"/>
                <w:bookmarkStart w:id="3078" w:name="_Toc526332732"/>
                <w:bookmarkStart w:id="3079" w:name="_Toc526332902"/>
                <w:bookmarkStart w:id="3080" w:name="_Toc526333072"/>
                <w:bookmarkStart w:id="3081" w:name="_Toc526333236"/>
                <w:bookmarkStart w:id="3082" w:name="_Toc526333406"/>
                <w:bookmarkStart w:id="3083" w:name="_Toc526333571"/>
                <w:bookmarkStart w:id="3084" w:name="_Toc526333734"/>
                <w:bookmarkStart w:id="3085" w:name="_Toc526333897"/>
                <w:bookmarkStart w:id="3086" w:name="_Toc526334060"/>
                <w:bookmarkStart w:id="3087" w:name="_Toc526334224"/>
                <w:bookmarkStart w:id="3088" w:name="_Toc526334387"/>
                <w:bookmarkStart w:id="3089" w:name="_Toc526334550"/>
                <w:bookmarkStart w:id="3090" w:name="_Toc526334714"/>
                <w:bookmarkStart w:id="3091" w:name="_Toc526334878"/>
                <w:bookmarkStart w:id="3092" w:name="_Toc526335044"/>
                <w:bookmarkStart w:id="3093" w:name="_Toc526335209"/>
                <w:bookmarkStart w:id="3094" w:name="_Toc526335372"/>
                <w:bookmarkStart w:id="3095" w:name="_Toc526335534"/>
                <w:bookmarkStart w:id="3096" w:name="_Toc526335697"/>
                <w:bookmarkStart w:id="3097" w:name="_Toc526335867"/>
                <w:bookmarkStart w:id="3098" w:name="_Toc526336010"/>
                <w:bookmarkStart w:id="3099" w:name="_Toc526336154"/>
                <w:bookmarkStart w:id="3100" w:name="_Toc526336298"/>
                <w:bookmarkStart w:id="3101" w:name="_Toc526336441"/>
                <w:bookmarkStart w:id="3102" w:name="_Toc526336610"/>
                <w:bookmarkStart w:id="3103" w:name="_Toc526336780"/>
                <w:bookmarkStart w:id="3104" w:name="_Toc526336950"/>
                <w:bookmarkStart w:id="3105" w:name="_Toc526337116"/>
                <w:bookmarkStart w:id="3106" w:name="_Toc526360925"/>
                <w:bookmarkStart w:id="3107" w:name="_Toc526410434"/>
                <w:bookmarkStart w:id="3108" w:name="_Toc526413516"/>
                <w:bookmarkStart w:id="3109" w:name="_Toc526413767"/>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del>
            </w:moveFrom>
          </w:p>
        </w:tc>
        <w:tc>
          <w:tcPr>
            <w:tcW w:w="5244" w:type="dxa"/>
          </w:tcPr>
          <w:p w14:paraId="0FD273B4"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110" w:author="Peter Simpson" w:date="2018-10-03T20:30:00Z"/>
                <w:moveFrom w:id="3111" w:author="Peter Simpson" w:date="2018-10-03T12:12:00Z"/>
              </w:rPr>
            </w:pPr>
            <w:moveFrom w:id="3112" w:author="Peter Simpson" w:date="2018-10-03T12:12:00Z">
              <w:del w:id="3113" w:author="Peter Simpson" w:date="2018-10-03T20:30:00Z">
                <w:r w:rsidDel="00E90022">
                  <w:delText>Transaction ID supplied by the client in its request</w:delText>
                </w:r>
                <w:bookmarkStart w:id="3114" w:name="_Toc526332240"/>
                <w:bookmarkStart w:id="3115" w:name="_Toc526332405"/>
                <w:bookmarkStart w:id="3116" w:name="_Toc526332569"/>
                <w:bookmarkStart w:id="3117" w:name="_Toc526332733"/>
                <w:bookmarkStart w:id="3118" w:name="_Toc526332903"/>
                <w:bookmarkStart w:id="3119" w:name="_Toc526333073"/>
                <w:bookmarkStart w:id="3120" w:name="_Toc526333237"/>
                <w:bookmarkStart w:id="3121" w:name="_Toc526333407"/>
                <w:bookmarkStart w:id="3122" w:name="_Toc526333572"/>
                <w:bookmarkStart w:id="3123" w:name="_Toc526333735"/>
                <w:bookmarkStart w:id="3124" w:name="_Toc526333898"/>
                <w:bookmarkStart w:id="3125" w:name="_Toc526334061"/>
                <w:bookmarkStart w:id="3126" w:name="_Toc526334225"/>
                <w:bookmarkStart w:id="3127" w:name="_Toc526334388"/>
                <w:bookmarkStart w:id="3128" w:name="_Toc526334551"/>
                <w:bookmarkStart w:id="3129" w:name="_Toc526334715"/>
                <w:bookmarkStart w:id="3130" w:name="_Toc526334879"/>
                <w:bookmarkStart w:id="3131" w:name="_Toc526335045"/>
                <w:bookmarkStart w:id="3132" w:name="_Toc526335210"/>
                <w:bookmarkStart w:id="3133" w:name="_Toc526335373"/>
                <w:bookmarkStart w:id="3134" w:name="_Toc526335535"/>
                <w:bookmarkStart w:id="3135" w:name="_Toc526335698"/>
                <w:bookmarkStart w:id="3136" w:name="_Toc526335868"/>
                <w:bookmarkStart w:id="3137" w:name="_Toc526336011"/>
                <w:bookmarkStart w:id="3138" w:name="_Toc526336155"/>
                <w:bookmarkStart w:id="3139" w:name="_Toc526336299"/>
                <w:bookmarkStart w:id="3140" w:name="_Toc526336442"/>
                <w:bookmarkStart w:id="3141" w:name="_Toc526336611"/>
                <w:bookmarkStart w:id="3142" w:name="_Toc526336781"/>
                <w:bookmarkStart w:id="3143" w:name="_Toc526336951"/>
                <w:bookmarkStart w:id="3144" w:name="_Toc526337117"/>
                <w:bookmarkStart w:id="3145" w:name="_Toc526360926"/>
                <w:bookmarkStart w:id="3146" w:name="_Toc526410435"/>
                <w:bookmarkStart w:id="3147" w:name="_Toc526413517"/>
                <w:bookmarkStart w:id="3148" w:name="_Toc526413768"/>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del>
            </w:moveFrom>
          </w:p>
        </w:tc>
        <w:bookmarkStart w:id="3149" w:name="_Toc526332241"/>
        <w:bookmarkStart w:id="3150" w:name="_Toc526332406"/>
        <w:bookmarkStart w:id="3151" w:name="_Toc526332570"/>
        <w:bookmarkStart w:id="3152" w:name="_Toc526332734"/>
        <w:bookmarkStart w:id="3153" w:name="_Toc526332904"/>
        <w:bookmarkStart w:id="3154" w:name="_Toc526333074"/>
        <w:bookmarkStart w:id="3155" w:name="_Toc526333238"/>
        <w:bookmarkStart w:id="3156" w:name="_Toc526333408"/>
        <w:bookmarkStart w:id="3157" w:name="_Toc526333573"/>
        <w:bookmarkStart w:id="3158" w:name="_Toc526333736"/>
        <w:bookmarkStart w:id="3159" w:name="_Toc526333899"/>
        <w:bookmarkStart w:id="3160" w:name="_Toc526334062"/>
        <w:bookmarkStart w:id="3161" w:name="_Toc526334226"/>
        <w:bookmarkStart w:id="3162" w:name="_Toc526334389"/>
        <w:bookmarkStart w:id="3163" w:name="_Toc526334552"/>
        <w:bookmarkStart w:id="3164" w:name="_Toc526334716"/>
        <w:bookmarkStart w:id="3165" w:name="_Toc526334880"/>
        <w:bookmarkStart w:id="3166" w:name="_Toc526335046"/>
        <w:bookmarkStart w:id="3167" w:name="_Toc526335211"/>
        <w:bookmarkStart w:id="3168" w:name="_Toc526335374"/>
        <w:bookmarkStart w:id="3169" w:name="_Toc526335536"/>
        <w:bookmarkStart w:id="3170" w:name="_Toc526335699"/>
        <w:bookmarkStart w:id="3171" w:name="_Toc526335869"/>
        <w:bookmarkStart w:id="3172" w:name="_Toc526336012"/>
        <w:bookmarkStart w:id="3173" w:name="_Toc526336156"/>
        <w:bookmarkStart w:id="3174" w:name="_Toc526336300"/>
        <w:bookmarkStart w:id="3175" w:name="_Toc526336443"/>
        <w:bookmarkStart w:id="3176" w:name="_Toc526336612"/>
        <w:bookmarkStart w:id="3177" w:name="_Toc526336782"/>
        <w:bookmarkStart w:id="3178" w:name="_Toc526336952"/>
        <w:bookmarkStart w:id="3179" w:name="_Toc526337118"/>
        <w:bookmarkStart w:id="3180" w:name="_Toc526360927"/>
        <w:bookmarkStart w:id="3181" w:name="_Toc526410436"/>
        <w:bookmarkStart w:id="3182" w:name="_Toc526413518"/>
        <w:bookmarkStart w:id="3183" w:name="_Toc526413769"/>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tr>
      <w:tr w:rsidR="00CC7CAD" w:rsidDel="00E90022" w14:paraId="7FA519CB" w14:textId="77777777" w:rsidTr="001D2D68">
        <w:trPr>
          <w:del w:id="3184"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77173CBA" w14:textId="77777777" w:rsidR="00CC7CAD" w:rsidRPr="00FF3B64" w:rsidDel="00E90022" w:rsidRDefault="00CC7CAD">
            <w:pPr>
              <w:rPr>
                <w:del w:id="3185" w:author="Peter Simpson" w:date="2018-10-03T20:30:00Z"/>
                <w:moveFrom w:id="3186" w:author="Peter Simpson" w:date="2018-10-03T12:12:00Z"/>
              </w:rPr>
            </w:pPr>
            <w:moveFrom w:id="3187" w:author="Peter Simpson" w:date="2018-10-03T12:12:00Z">
              <w:del w:id="3188" w:author="Peter Simpson" w:date="2018-10-03T20:30:00Z">
                <w:r w:rsidRPr="00FF3B64" w:rsidDel="00E90022">
                  <w:delText>ServerTransactionID</w:delText>
                </w:r>
                <w:bookmarkStart w:id="3189" w:name="_Toc526332242"/>
                <w:bookmarkStart w:id="3190" w:name="_Toc526332407"/>
                <w:bookmarkStart w:id="3191" w:name="_Toc526332571"/>
                <w:bookmarkStart w:id="3192" w:name="_Toc526332735"/>
                <w:bookmarkStart w:id="3193" w:name="_Toc526332905"/>
                <w:bookmarkStart w:id="3194" w:name="_Toc526333075"/>
                <w:bookmarkStart w:id="3195" w:name="_Toc526333239"/>
                <w:bookmarkStart w:id="3196" w:name="_Toc526333409"/>
                <w:bookmarkStart w:id="3197" w:name="_Toc526333574"/>
                <w:bookmarkStart w:id="3198" w:name="_Toc526333737"/>
                <w:bookmarkStart w:id="3199" w:name="_Toc526333900"/>
                <w:bookmarkStart w:id="3200" w:name="_Toc526334063"/>
                <w:bookmarkStart w:id="3201" w:name="_Toc526334227"/>
                <w:bookmarkStart w:id="3202" w:name="_Toc526334390"/>
                <w:bookmarkStart w:id="3203" w:name="_Toc526334553"/>
                <w:bookmarkStart w:id="3204" w:name="_Toc526334717"/>
                <w:bookmarkStart w:id="3205" w:name="_Toc526334881"/>
                <w:bookmarkStart w:id="3206" w:name="_Toc526335047"/>
                <w:bookmarkStart w:id="3207" w:name="_Toc526335212"/>
                <w:bookmarkStart w:id="3208" w:name="_Toc526335375"/>
                <w:bookmarkStart w:id="3209" w:name="_Toc526335537"/>
                <w:bookmarkStart w:id="3210" w:name="_Toc526335700"/>
                <w:bookmarkStart w:id="3211" w:name="_Toc526335870"/>
                <w:bookmarkStart w:id="3212" w:name="_Toc526336013"/>
                <w:bookmarkStart w:id="3213" w:name="_Toc526336157"/>
                <w:bookmarkStart w:id="3214" w:name="_Toc526336301"/>
                <w:bookmarkStart w:id="3215" w:name="_Toc526336444"/>
                <w:bookmarkStart w:id="3216" w:name="_Toc526336613"/>
                <w:bookmarkStart w:id="3217" w:name="_Toc526336783"/>
                <w:bookmarkStart w:id="3218" w:name="_Toc526336953"/>
                <w:bookmarkStart w:id="3219" w:name="_Toc526337119"/>
                <w:bookmarkStart w:id="3220" w:name="_Toc526360928"/>
                <w:bookmarkStart w:id="3221" w:name="_Toc526410437"/>
                <w:bookmarkStart w:id="3222" w:name="_Toc526413519"/>
                <w:bookmarkStart w:id="3223" w:name="_Toc526413770"/>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del>
            </w:moveFrom>
          </w:p>
        </w:tc>
        <w:tc>
          <w:tcPr>
            <w:tcW w:w="1843" w:type="dxa"/>
          </w:tcPr>
          <w:p w14:paraId="5181A8A0"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224" w:author="Peter Simpson" w:date="2018-10-03T20:30:00Z"/>
                <w:moveFrom w:id="3225" w:author="Peter Simpson" w:date="2018-10-03T12:12:00Z"/>
              </w:rPr>
            </w:pPr>
            <w:moveFrom w:id="3226" w:author="Peter Simpson" w:date="2018-10-03T12:12:00Z">
              <w:del w:id="3227" w:author="Peter Simpson" w:date="2018-10-03T20:30:00Z">
                <w:r w:rsidDel="00E90022">
                  <w:delText>Long</w:delText>
                </w:r>
                <w:bookmarkStart w:id="3228" w:name="_Toc526332243"/>
                <w:bookmarkStart w:id="3229" w:name="_Toc526332408"/>
                <w:bookmarkStart w:id="3230" w:name="_Toc526332572"/>
                <w:bookmarkStart w:id="3231" w:name="_Toc526332736"/>
                <w:bookmarkStart w:id="3232" w:name="_Toc526332906"/>
                <w:bookmarkStart w:id="3233" w:name="_Toc526333076"/>
                <w:bookmarkStart w:id="3234" w:name="_Toc526333240"/>
                <w:bookmarkStart w:id="3235" w:name="_Toc526333410"/>
                <w:bookmarkStart w:id="3236" w:name="_Toc526333575"/>
                <w:bookmarkStart w:id="3237" w:name="_Toc526333738"/>
                <w:bookmarkStart w:id="3238" w:name="_Toc526333901"/>
                <w:bookmarkStart w:id="3239" w:name="_Toc526334064"/>
                <w:bookmarkStart w:id="3240" w:name="_Toc526334228"/>
                <w:bookmarkStart w:id="3241" w:name="_Toc526334391"/>
                <w:bookmarkStart w:id="3242" w:name="_Toc526334554"/>
                <w:bookmarkStart w:id="3243" w:name="_Toc526334718"/>
                <w:bookmarkStart w:id="3244" w:name="_Toc526334882"/>
                <w:bookmarkStart w:id="3245" w:name="_Toc526335048"/>
                <w:bookmarkStart w:id="3246" w:name="_Toc526335213"/>
                <w:bookmarkStart w:id="3247" w:name="_Toc526335376"/>
                <w:bookmarkStart w:id="3248" w:name="_Toc526335538"/>
                <w:bookmarkStart w:id="3249" w:name="_Toc526335701"/>
                <w:bookmarkStart w:id="3250" w:name="_Toc526335871"/>
                <w:bookmarkStart w:id="3251" w:name="_Toc526336014"/>
                <w:bookmarkStart w:id="3252" w:name="_Toc526336158"/>
                <w:bookmarkStart w:id="3253" w:name="_Toc526336302"/>
                <w:bookmarkStart w:id="3254" w:name="_Toc526336445"/>
                <w:bookmarkStart w:id="3255" w:name="_Toc526336614"/>
                <w:bookmarkStart w:id="3256" w:name="_Toc526336784"/>
                <w:bookmarkStart w:id="3257" w:name="_Toc526336954"/>
                <w:bookmarkStart w:id="3258" w:name="_Toc526337120"/>
                <w:bookmarkStart w:id="3259" w:name="_Toc526360929"/>
                <w:bookmarkStart w:id="3260" w:name="_Toc526410438"/>
                <w:bookmarkStart w:id="3261" w:name="_Toc526413520"/>
                <w:bookmarkStart w:id="3262" w:name="_Toc526413771"/>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del>
            </w:moveFrom>
          </w:p>
        </w:tc>
        <w:tc>
          <w:tcPr>
            <w:tcW w:w="5244" w:type="dxa"/>
          </w:tcPr>
          <w:p w14:paraId="762EE21B"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263" w:author="Peter Simpson" w:date="2018-10-03T20:30:00Z"/>
                <w:moveFrom w:id="3264" w:author="Peter Simpson" w:date="2018-10-03T12:12:00Z"/>
              </w:rPr>
            </w:pPr>
            <w:moveFrom w:id="3265" w:author="Peter Simpson" w:date="2018-10-03T12:12:00Z">
              <w:del w:id="3266" w:author="Peter Simpson" w:date="2018-10-03T20:30:00Z">
                <w:r w:rsidDel="00E90022">
                  <w:delText>The server’s transaction number. This increments by 1 on each call to the server.</w:delText>
                </w:r>
                <w:bookmarkStart w:id="3267" w:name="_Toc526332244"/>
                <w:bookmarkStart w:id="3268" w:name="_Toc526332409"/>
                <w:bookmarkStart w:id="3269" w:name="_Toc526332573"/>
                <w:bookmarkStart w:id="3270" w:name="_Toc526332737"/>
                <w:bookmarkStart w:id="3271" w:name="_Toc526332907"/>
                <w:bookmarkStart w:id="3272" w:name="_Toc526333077"/>
                <w:bookmarkStart w:id="3273" w:name="_Toc526333241"/>
                <w:bookmarkStart w:id="3274" w:name="_Toc526333411"/>
                <w:bookmarkStart w:id="3275" w:name="_Toc526333576"/>
                <w:bookmarkStart w:id="3276" w:name="_Toc526333739"/>
                <w:bookmarkStart w:id="3277" w:name="_Toc526333902"/>
                <w:bookmarkStart w:id="3278" w:name="_Toc526334065"/>
                <w:bookmarkStart w:id="3279" w:name="_Toc526334229"/>
                <w:bookmarkStart w:id="3280" w:name="_Toc526334392"/>
                <w:bookmarkStart w:id="3281" w:name="_Toc526334555"/>
                <w:bookmarkStart w:id="3282" w:name="_Toc526334719"/>
                <w:bookmarkStart w:id="3283" w:name="_Toc526334883"/>
                <w:bookmarkStart w:id="3284" w:name="_Toc526335049"/>
                <w:bookmarkStart w:id="3285" w:name="_Toc526335214"/>
                <w:bookmarkStart w:id="3286" w:name="_Toc526335377"/>
                <w:bookmarkStart w:id="3287" w:name="_Toc526335539"/>
                <w:bookmarkStart w:id="3288" w:name="_Toc526335702"/>
                <w:bookmarkStart w:id="3289" w:name="_Toc526335872"/>
                <w:bookmarkStart w:id="3290" w:name="_Toc526336015"/>
                <w:bookmarkStart w:id="3291" w:name="_Toc526336159"/>
                <w:bookmarkStart w:id="3292" w:name="_Toc526336303"/>
                <w:bookmarkStart w:id="3293" w:name="_Toc526336446"/>
                <w:bookmarkStart w:id="3294" w:name="_Toc526336615"/>
                <w:bookmarkStart w:id="3295" w:name="_Toc526336785"/>
                <w:bookmarkStart w:id="3296" w:name="_Toc526336955"/>
                <w:bookmarkStart w:id="3297" w:name="_Toc526337121"/>
                <w:bookmarkStart w:id="3298" w:name="_Toc526360930"/>
                <w:bookmarkStart w:id="3299" w:name="_Toc526410439"/>
                <w:bookmarkStart w:id="3300" w:name="_Toc526413521"/>
                <w:bookmarkStart w:id="3301" w:name="_Toc526413772"/>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del>
            </w:moveFrom>
          </w:p>
        </w:tc>
        <w:bookmarkStart w:id="3302" w:name="_Toc526332245"/>
        <w:bookmarkStart w:id="3303" w:name="_Toc526332410"/>
        <w:bookmarkStart w:id="3304" w:name="_Toc526332574"/>
        <w:bookmarkStart w:id="3305" w:name="_Toc526332738"/>
        <w:bookmarkStart w:id="3306" w:name="_Toc526332908"/>
        <w:bookmarkStart w:id="3307" w:name="_Toc526333078"/>
        <w:bookmarkStart w:id="3308" w:name="_Toc526333242"/>
        <w:bookmarkStart w:id="3309" w:name="_Toc526333412"/>
        <w:bookmarkStart w:id="3310" w:name="_Toc526333577"/>
        <w:bookmarkStart w:id="3311" w:name="_Toc526333740"/>
        <w:bookmarkStart w:id="3312" w:name="_Toc526333903"/>
        <w:bookmarkStart w:id="3313" w:name="_Toc526334066"/>
        <w:bookmarkStart w:id="3314" w:name="_Toc526334230"/>
        <w:bookmarkStart w:id="3315" w:name="_Toc526334393"/>
        <w:bookmarkStart w:id="3316" w:name="_Toc526334556"/>
        <w:bookmarkStart w:id="3317" w:name="_Toc526334720"/>
        <w:bookmarkStart w:id="3318" w:name="_Toc526334884"/>
        <w:bookmarkStart w:id="3319" w:name="_Toc526335050"/>
        <w:bookmarkStart w:id="3320" w:name="_Toc526335215"/>
        <w:bookmarkStart w:id="3321" w:name="_Toc526335378"/>
        <w:bookmarkStart w:id="3322" w:name="_Toc526335540"/>
        <w:bookmarkStart w:id="3323" w:name="_Toc526335703"/>
        <w:bookmarkStart w:id="3324" w:name="_Toc526335873"/>
        <w:bookmarkStart w:id="3325" w:name="_Toc526336016"/>
        <w:bookmarkStart w:id="3326" w:name="_Toc526336160"/>
        <w:bookmarkStart w:id="3327" w:name="_Toc526336304"/>
        <w:bookmarkStart w:id="3328" w:name="_Toc526336447"/>
        <w:bookmarkStart w:id="3329" w:name="_Toc526336616"/>
        <w:bookmarkStart w:id="3330" w:name="_Toc526336786"/>
        <w:bookmarkStart w:id="3331" w:name="_Toc526336956"/>
        <w:bookmarkStart w:id="3332" w:name="_Toc526337122"/>
        <w:bookmarkStart w:id="3333" w:name="_Toc526360931"/>
        <w:bookmarkStart w:id="3334" w:name="_Toc526410440"/>
        <w:bookmarkStart w:id="3335" w:name="_Toc526413522"/>
        <w:bookmarkStart w:id="3336" w:name="_Toc526413773"/>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tr>
      <w:tr w:rsidR="00CC7CAD" w:rsidDel="00E90022" w14:paraId="0833B4C4" w14:textId="77777777" w:rsidTr="001D2D68">
        <w:trPr>
          <w:cnfStyle w:val="000000100000" w:firstRow="0" w:lastRow="0" w:firstColumn="0" w:lastColumn="0" w:oddVBand="0" w:evenVBand="0" w:oddHBand="1" w:evenHBand="0" w:firstRowFirstColumn="0" w:firstRowLastColumn="0" w:lastRowFirstColumn="0" w:lastRowLastColumn="0"/>
          <w:del w:id="3337"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7BDB87D7" w14:textId="77777777" w:rsidR="00CC7CAD" w:rsidRPr="00FF3B64" w:rsidDel="00E90022" w:rsidRDefault="00CC7CAD">
            <w:pPr>
              <w:rPr>
                <w:del w:id="3338" w:author="Peter Simpson" w:date="2018-10-03T20:30:00Z"/>
                <w:moveFrom w:id="3339" w:author="Peter Simpson" w:date="2018-10-03T12:12:00Z"/>
              </w:rPr>
            </w:pPr>
            <w:moveFrom w:id="3340" w:author="Peter Simpson" w:date="2018-10-03T12:12:00Z">
              <w:del w:id="3341" w:author="Peter Simpson" w:date="2018-10-03T20:30:00Z">
                <w:r w:rsidDel="00E90022">
                  <w:delText>Method</w:delText>
                </w:r>
                <w:bookmarkStart w:id="3342" w:name="_Toc526332246"/>
                <w:bookmarkStart w:id="3343" w:name="_Toc526332411"/>
                <w:bookmarkStart w:id="3344" w:name="_Toc526332575"/>
                <w:bookmarkStart w:id="3345" w:name="_Toc526332739"/>
                <w:bookmarkStart w:id="3346" w:name="_Toc526332909"/>
                <w:bookmarkStart w:id="3347" w:name="_Toc526333079"/>
                <w:bookmarkStart w:id="3348" w:name="_Toc526333243"/>
                <w:bookmarkStart w:id="3349" w:name="_Toc526333413"/>
                <w:bookmarkStart w:id="3350" w:name="_Toc526333578"/>
                <w:bookmarkStart w:id="3351" w:name="_Toc526333741"/>
                <w:bookmarkStart w:id="3352" w:name="_Toc526333904"/>
                <w:bookmarkStart w:id="3353" w:name="_Toc526334067"/>
                <w:bookmarkStart w:id="3354" w:name="_Toc526334231"/>
                <w:bookmarkStart w:id="3355" w:name="_Toc526334394"/>
                <w:bookmarkStart w:id="3356" w:name="_Toc526334557"/>
                <w:bookmarkStart w:id="3357" w:name="_Toc526334721"/>
                <w:bookmarkStart w:id="3358" w:name="_Toc526334885"/>
                <w:bookmarkStart w:id="3359" w:name="_Toc526335051"/>
                <w:bookmarkStart w:id="3360" w:name="_Toc526335216"/>
                <w:bookmarkStart w:id="3361" w:name="_Toc526335379"/>
                <w:bookmarkStart w:id="3362" w:name="_Toc526335541"/>
                <w:bookmarkStart w:id="3363" w:name="_Toc526335704"/>
                <w:bookmarkStart w:id="3364" w:name="_Toc526335874"/>
                <w:bookmarkStart w:id="3365" w:name="_Toc526336017"/>
                <w:bookmarkStart w:id="3366" w:name="_Toc526336161"/>
                <w:bookmarkStart w:id="3367" w:name="_Toc526336305"/>
                <w:bookmarkStart w:id="3368" w:name="_Toc526336448"/>
                <w:bookmarkStart w:id="3369" w:name="_Toc526336617"/>
                <w:bookmarkStart w:id="3370" w:name="_Toc526336787"/>
                <w:bookmarkStart w:id="3371" w:name="_Toc526336957"/>
                <w:bookmarkStart w:id="3372" w:name="_Toc526337123"/>
                <w:bookmarkStart w:id="3373" w:name="_Toc526360932"/>
                <w:bookmarkStart w:id="3374" w:name="_Toc526410441"/>
                <w:bookmarkStart w:id="3375" w:name="_Toc526413523"/>
                <w:bookmarkStart w:id="3376" w:name="_Toc526413774"/>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del>
            </w:moveFrom>
          </w:p>
        </w:tc>
        <w:tc>
          <w:tcPr>
            <w:tcW w:w="1843" w:type="dxa"/>
          </w:tcPr>
          <w:p w14:paraId="2FF73021"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377" w:author="Peter Simpson" w:date="2018-10-03T20:30:00Z"/>
                <w:moveFrom w:id="3378" w:author="Peter Simpson" w:date="2018-10-03T12:12:00Z"/>
              </w:rPr>
            </w:pPr>
            <w:moveFrom w:id="3379" w:author="Peter Simpson" w:date="2018-10-03T12:12:00Z">
              <w:del w:id="3380" w:author="Peter Simpson" w:date="2018-10-03T20:30:00Z">
                <w:r w:rsidDel="00E90022">
                  <w:delText>String</w:delText>
                </w:r>
                <w:bookmarkStart w:id="3381" w:name="_Toc526332247"/>
                <w:bookmarkStart w:id="3382" w:name="_Toc526332412"/>
                <w:bookmarkStart w:id="3383" w:name="_Toc526332576"/>
                <w:bookmarkStart w:id="3384" w:name="_Toc526332740"/>
                <w:bookmarkStart w:id="3385" w:name="_Toc526332910"/>
                <w:bookmarkStart w:id="3386" w:name="_Toc526333080"/>
                <w:bookmarkStart w:id="3387" w:name="_Toc526333244"/>
                <w:bookmarkStart w:id="3388" w:name="_Toc526333414"/>
                <w:bookmarkStart w:id="3389" w:name="_Toc526333579"/>
                <w:bookmarkStart w:id="3390" w:name="_Toc526333742"/>
                <w:bookmarkStart w:id="3391" w:name="_Toc526333905"/>
                <w:bookmarkStart w:id="3392" w:name="_Toc526334068"/>
                <w:bookmarkStart w:id="3393" w:name="_Toc526334232"/>
                <w:bookmarkStart w:id="3394" w:name="_Toc526334395"/>
                <w:bookmarkStart w:id="3395" w:name="_Toc526334558"/>
                <w:bookmarkStart w:id="3396" w:name="_Toc526334722"/>
                <w:bookmarkStart w:id="3397" w:name="_Toc526334886"/>
                <w:bookmarkStart w:id="3398" w:name="_Toc526335052"/>
                <w:bookmarkStart w:id="3399" w:name="_Toc526335217"/>
                <w:bookmarkStart w:id="3400" w:name="_Toc526335380"/>
                <w:bookmarkStart w:id="3401" w:name="_Toc526335542"/>
                <w:bookmarkStart w:id="3402" w:name="_Toc526335705"/>
                <w:bookmarkStart w:id="3403" w:name="_Toc526335875"/>
                <w:bookmarkStart w:id="3404" w:name="_Toc526336018"/>
                <w:bookmarkStart w:id="3405" w:name="_Toc526336162"/>
                <w:bookmarkStart w:id="3406" w:name="_Toc526336306"/>
                <w:bookmarkStart w:id="3407" w:name="_Toc526336449"/>
                <w:bookmarkStart w:id="3408" w:name="_Toc526336618"/>
                <w:bookmarkStart w:id="3409" w:name="_Toc526336788"/>
                <w:bookmarkStart w:id="3410" w:name="_Toc526336958"/>
                <w:bookmarkStart w:id="3411" w:name="_Toc526337124"/>
                <w:bookmarkStart w:id="3412" w:name="_Toc526360933"/>
                <w:bookmarkStart w:id="3413" w:name="_Toc526410442"/>
                <w:bookmarkStart w:id="3414" w:name="_Toc526413524"/>
                <w:bookmarkStart w:id="3415" w:name="_Toc526413775"/>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del>
            </w:moveFrom>
          </w:p>
        </w:tc>
        <w:tc>
          <w:tcPr>
            <w:tcW w:w="5244" w:type="dxa"/>
          </w:tcPr>
          <w:p w14:paraId="38FE208E"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416" w:author="Peter Simpson" w:date="2018-10-03T20:30:00Z"/>
                <w:moveFrom w:id="3417" w:author="Peter Simpson" w:date="2018-10-03T12:12:00Z"/>
              </w:rPr>
            </w:pPr>
            <w:moveFrom w:id="3418" w:author="Peter Simpson" w:date="2018-10-03T12:12:00Z">
              <w:del w:id="3419" w:author="Peter Simpson" w:date="2018-10-03T20:30:00Z">
                <w:r w:rsidDel="00E90022">
                  <w:delText>The name of the method called by the client</w:delText>
                </w:r>
                <w:bookmarkStart w:id="3420" w:name="_Toc526332248"/>
                <w:bookmarkStart w:id="3421" w:name="_Toc526332413"/>
                <w:bookmarkStart w:id="3422" w:name="_Toc526332577"/>
                <w:bookmarkStart w:id="3423" w:name="_Toc526332741"/>
                <w:bookmarkStart w:id="3424" w:name="_Toc526332911"/>
                <w:bookmarkStart w:id="3425" w:name="_Toc526333081"/>
                <w:bookmarkStart w:id="3426" w:name="_Toc526333245"/>
                <w:bookmarkStart w:id="3427" w:name="_Toc526333415"/>
                <w:bookmarkStart w:id="3428" w:name="_Toc526333580"/>
                <w:bookmarkStart w:id="3429" w:name="_Toc526333743"/>
                <w:bookmarkStart w:id="3430" w:name="_Toc526333906"/>
                <w:bookmarkStart w:id="3431" w:name="_Toc526334069"/>
                <w:bookmarkStart w:id="3432" w:name="_Toc526334233"/>
                <w:bookmarkStart w:id="3433" w:name="_Toc526334396"/>
                <w:bookmarkStart w:id="3434" w:name="_Toc526334559"/>
                <w:bookmarkStart w:id="3435" w:name="_Toc526334723"/>
                <w:bookmarkStart w:id="3436" w:name="_Toc526334887"/>
                <w:bookmarkStart w:id="3437" w:name="_Toc526335053"/>
                <w:bookmarkStart w:id="3438" w:name="_Toc526335218"/>
                <w:bookmarkStart w:id="3439" w:name="_Toc526335381"/>
                <w:bookmarkStart w:id="3440" w:name="_Toc526335543"/>
                <w:bookmarkStart w:id="3441" w:name="_Toc526335706"/>
                <w:bookmarkStart w:id="3442" w:name="_Toc526335876"/>
                <w:bookmarkStart w:id="3443" w:name="_Toc526336019"/>
                <w:bookmarkStart w:id="3444" w:name="_Toc526336163"/>
                <w:bookmarkStart w:id="3445" w:name="_Toc526336307"/>
                <w:bookmarkStart w:id="3446" w:name="_Toc526336450"/>
                <w:bookmarkStart w:id="3447" w:name="_Toc526336619"/>
                <w:bookmarkStart w:id="3448" w:name="_Toc526336789"/>
                <w:bookmarkStart w:id="3449" w:name="_Toc526336959"/>
                <w:bookmarkStart w:id="3450" w:name="_Toc526337125"/>
                <w:bookmarkStart w:id="3451" w:name="_Toc526360934"/>
                <w:bookmarkStart w:id="3452" w:name="_Toc526410443"/>
                <w:bookmarkStart w:id="3453" w:name="_Toc526413525"/>
                <w:bookmarkStart w:id="3454" w:name="_Toc526413776"/>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del>
            </w:moveFrom>
          </w:p>
        </w:tc>
        <w:bookmarkStart w:id="3455" w:name="_Toc526332249"/>
        <w:bookmarkStart w:id="3456" w:name="_Toc526332414"/>
        <w:bookmarkStart w:id="3457" w:name="_Toc526332578"/>
        <w:bookmarkStart w:id="3458" w:name="_Toc526332742"/>
        <w:bookmarkStart w:id="3459" w:name="_Toc526332912"/>
        <w:bookmarkStart w:id="3460" w:name="_Toc526333082"/>
        <w:bookmarkStart w:id="3461" w:name="_Toc526333246"/>
        <w:bookmarkStart w:id="3462" w:name="_Toc526333416"/>
        <w:bookmarkStart w:id="3463" w:name="_Toc526333581"/>
        <w:bookmarkStart w:id="3464" w:name="_Toc526333744"/>
        <w:bookmarkStart w:id="3465" w:name="_Toc526333907"/>
        <w:bookmarkStart w:id="3466" w:name="_Toc526334070"/>
        <w:bookmarkStart w:id="3467" w:name="_Toc526334234"/>
        <w:bookmarkStart w:id="3468" w:name="_Toc526334397"/>
        <w:bookmarkStart w:id="3469" w:name="_Toc526334560"/>
        <w:bookmarkStart w:id="3470" w:name="_Toc526334724"/>
        <w:bookmarkStart w:id="3471" w:name="_Toc526334888"/>
        <w:bookmarkStart w:id="3472" w:name="_Toc526335054"/>
        <w:bookmarkStart w:id="3473" w:name="_Toc526335219"/>
        <w:bookmarkStart w:id="3474" w:name="_Toc526335382"/>
        <w:bookmarkStart w:id="3475" w:name="_Toc526335544"/>
        <w:bookmarkStart w:id="3476" w:name="_Toc526335707"/>
        <w:bookmarkStart w:id="3477" w:name="_Toc526335877"/>
        <w:bookmarkStart w:id="3478" w:name="_Toc526336020"/>
        <w:bookmarkStart w:id="3479" w:name="_Toc526336164"/>
        <w:bookmarkStart w:id="3480" w:name="_Toc526336308"/>
        <w:bookmarkStart w:id="3481" w:name="_Toc526336451"/>
        <w:bookmarkStart w:id="3482" w:name="_Toc526336620"/>
        <w:bookmarkStart w:id="3483" w:name="_Toc526336790"/>
        <w:bookmarkStart w:id="3484" w:name="_Toc526336960"/>
        <w:bookmarkStart w:id="3485" w:name="_Toc526337126"/>
        <w:bookmarkStart w:id="3486" w:name="_Toc526360935"/>
        <w:bookmarkStart w:id="3487" w:name="_Toc526410444"/>
        <w:bookmarkStart w:id="3488" w:name="_Toc526413526"/>
        <w:bookmarkStart w:id="3489" w:name="_Toc526413777"/>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tr>
      <w:tr w:rsidR="00CC7CAD" w:rsidDel="00E90022" w14:paraId="6159E653" w14:textId="77777777" w:rsidTr="001D2D68">
        <w:trPr>
          <w:del w:id="3490"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42AA7A20" w14:textId="77777777" w:rsidR="00CC7CAD" w:rsidDel="00E90022" w:rsidRDefault="00CC7CAD">
            <w:pPr>
              <w:rPr>
                <w:del w:id="3491" w:author="Peter Simpson" w:date="2018-10-03T20:30:00Z"/>
                <w:moveFrom w:id="3492" w:author="Peter Simpson" w:date="2018-10-03T12:12:00Z"/>
              </w:rPr>
            </w:pPr>
            <w:moveFrom w:id="3493" w:author="Peter Simpson" w:date="2018-10-03T12:12:00Z">
              <w:del w:id="3494" w:author="Peter Simpson" w:date="2018-10-03T20:30:00Z">
                <w:r w:rsidDel="00E90022">
                  <w:delText>ErrorNumber</w:delText>
                </w:r>
                <w:bookmarkStart w:id="3495" w:name="_Toc526332250"/>
                <w:bookmarkStart w:id="3496" w:name="_Toc526332415"/>
                <w:bookmarkStart w:id="3497" w:name="_Toc526332579"/>
                <w:bookmarkStart w:id="3498" w:name="_Toc526332743"/>
                <w:bookmarkStart w:id="3499" w:name="_Toc526332913"/>
                <w:bookmarkStart w:id="3500" w:name="_Toc526333083"/>
                <w:bookmarkStart w:id="3501" w:name="_Toc526333247"/>
                <w:bookmarkStart w:id="3502" w:name="_Toc526333417"/>
                <w:bookmarkStart w:id="3503" w:name="_Toc526333582"/>
                <w:bookmarkStart w:id="3504" w:name="_Toc526333745"/>
                <w:bookmarkStart w:id="3505" w:name="_Toc526333908"/>
                <w:bookmarkStart w:id="3506" w:name="_Toc526334071"/>
                <w:bookmarkStart w:id="3507" w:name="_Toc526334235"/>
                <w:bookmarkStart w:id="3508" w:name="_Toc526334398"/>
                <w:bookmarkStart w:id="3509" w:name="_Toc526334561"/>
                <w:bookmarkStart w:id="3510" w:name="_Toc526334725"/>
                <w:bookmarkStart w:id="3511" w:name="_Toc526334889"/>
                <w:bookmarkStart w:id="3512" w:name="_Toc526335055"/>
                <w:bookmarkStart w:id="3513" w:name="_Toc526335220"/>
                <w:bookmarkStart w:id="3514" w:name="_Toc526335383"/>
                <w:bookmarkStart w:id="3515" w:name="_Toc526335545"/>
                <w:bookmarkStart w:id="3516" w:name="_Toc526335708"/>
                <w:bookmarkStart w:id="3517" w:name="_Toc526335878"/>
                <w:bookmarkStart w:id="3518" w:name="_Toc526336021"/>
                <w:bookmarkStart w:id="3519" w:name="_Toc526336165"/>
                <w:bookmarkStart w:id="3520" w:name="_Toc526336309"/>
                <w:bookmarkStart w:id="3521" w:name="_Toc526336452"/>
                <w:bookmarkStart w:id="3522" w:name="_Toc526336621"/>
                <w:bookmarkStart w:id="3523" w:name="_Toc526336791"/>
                <w:bookmarkStart w:id="3524" w:name="_Toc526336961"/>
                <w:bookmarkStart w:id="3525" w:name="_Toc526337127"/>
                <w:bookmarkStart w:id="3526" w:name="_Toc526360936"/>
                <w:bookmarkStart w:id="3527" w:name="_Toc526410445"/>
                <w:bookmarkStart w:id="3528" w:name="_Toc526413527"/>
                <w:bookmarkStart w:id="3529" w:name="_Toc526413778"/>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del>
            </w:moveFrom>
          </w:p>
        </w:tc>
        <w:tc>
          <w:tcPr>
            <w:tcW w:w="1843" w:type="dxa"/>
          </w:tcPr>
          <w:p w14:paraId="211BFCF0"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530" w:author="Peter Simpson" w:date="2018-10-03T20:30:00Z"/>
                <w:moveFrom w:id="3531" w:author="Peter Simpson" w:date="2018-10-03T12:12:00Z"/>
              </w:rPr>
            </w:pPr>
            <w:moveFrom w:id="3532" w:author="Peter Simpson" w:date="2018-10-03T12:12:00Z">
              <w:del w:id="3533" w:author="Peter Simpson" w:date="2018-10-03T20:30:00Z">
                <w:r w:rsidDel="00E90022">
                  <w:delText>Int</w:delText>
                </w:r>
                <w:bookmarkStart w:id="3534" w:name="_Toc526332251"/>
                <w:bookmarkStart w:id="3535" w:name="_Toc526332416"/>
                <w:bookmarkStart w:id="3536" w:name="_Toc526332580"/>
                <w:bookmarkStart w:id="3537" w:name="_Toc526332744"/>
                <w:bookmarkStart w:id="3538" w:name="_Toc526332914"/>
                <w:bookmarkStart w:id="3539" w:name="_Toc526333084"/>
                <w:bookmarkStart w:id="3540" w:name="_Toc526333248"/>
                <w:bookmarkStart w:id="3541" w:name="_Toc526333418"/>
                <w:bookmarkStart w:id="3542" w:name="_Toc526333583"/>
                <w:bookmarkStart w:id="3543" w:name="_Toc526333746"/>
                <w:bookmarkStart w:id="3544" w:name="_Toc526333909"/>
                <w:bookmarkStart w:id="3545" w:name="_Toc526334072"/>
                <w:bookmarkStart w:id="3546" w:name="_Toc526334236"/>
                <w:bookmarkStart w:id="3547" w:name="_Toc526334399"/>
                <w:bookmarkStart w:id="3548" w:name="_Toc526334562"/>
                <w:bookmarkStart w:id="3549" w:name="_Toc526334726"/>
                <w:bookmarkStart w:id="3550" w:name="_Toc526334890"/>
                <w:bookmarkStart w:id="3551" w:name="_Toc526335056"/>
                <w:bookmarkStart w:id="3552" w:name="_Toc526335221"/>
                <w:bookmarkStart w:id="3553" w:name="_Toc526335384"/>
                <w:bookmarkStart w:id="3554" w:name="_Toc526335546"/>
                <w:bookmarkStart w:id="3555" w:name="_Toc526335709"/>
                <w:bookmarkStart w:id="3556" w:name="_Toc526335879"/>
                <w:bookmarkStart w:id="3557" w:name="_Toc526336022"/>
                <w:bookmarkStart w:id="3558" w:name="_Toc526336166"/>
                <w:bookmarkStart w:id="3559" w:name="_Toc526336310"/>
                <w:bookmarkStart w:id="3560" w:name="_Toc526336453"/>
                <w:bookmarkStart w:id="3561" w:name="_Toc526336622"/>
                <w:bookmarkStart w:id="3562" w:name="_Toc526336792"/>
                <w:bookmarkStart w:id="3563" w:name="_Toc526336962"/>
                <w:bookmarkStart w:id="3564" w:name="_Toc526337128"/>
                <w:bookmarkStart w:id="3565" w:name="_Toc526360937"/>
                <w:bookmarkStart w:id="3566" w:name="_Toc526410446"/>
                <w:bookmarkStart w:id="3567" w:name="_Toc526413528"/>
                <w:bookmarkStart w:id="3568" w:name="_Toc526413779"/>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del>
            </w:moveFrom>
          </w:p>
        </w:tc>
        <w:tc>
          <w:tcPr>
            <w:tcW w:w="5244" w:type="dxa"/>
          </w:tcPr>
          <w:p w14:paraId="49C33876"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569" w:author="Peter Simpson" w:date="2018-10-03T20:30:00Z"/>
                <w:moveFrom w:id="3570" w:author="Peter Simpson" w:date="2018-10-03T12:12:00Z"/>
              </w:rPr>
            </w:pPr>
            <w:moveFrom w:id="3571" w:author="Peter Simpson" w:date="2018-10-03T12:12:00Z">
              <w:del w:id="3572" w:author="Peter Simpson" w:date="2018-10-03T20:30:00Z">
                <w:r w:rsidDel="00E90022">
                  <w:delText>If the driver throws an exception, its number appears here, otherwise the value 0 is returned. This will be of value to non .NET clients, in order to determine what has occurred since they have no use for a .NET exception structure.</w:delText>
                </w:r>
                <w:bookmarkStart w:id="3573" w:name="_Toc526332252"/>
                <w:bookmarkStart w:id="3574" w:name="_Toc526332417"/>
                <w:bookmarkStart w:id="3575" w:name="_Toc526332581"/>
                <w:bookmarkStart w:id="3576" w:name="_Toc526332745"/>
                <w:bookmarkStart w:id="3577" w:name="_Toc526332915"/>
                <w:bookmarkStart w:id="3578" w:name="_Toc526333085"/>
                <w:bookmarkStart w:id="3579" w:name="_Toc526333249"/>
                <w:bookmarkStart w:id="3580" w:name="_Toc526333419"/>
                <w:bookmarkStart w:id="3581" w:name="_Toc526333584"/>
                <w:bookmarkStart w:id="3582" w:name="_Toc526333747"/>
                <w:bookmarkStart w:id="3583" w:name="_Toc526333910"/>
                <w:bookmarkStart w:id="3584" w:name="_Toc526334073"/>
                <w:bookmarkStart w:id="3585" w:name="_Toc526334237"/>
                <w:bookmarkStart w:id="3586" w:name="_Toc526334400"/>
                <w:bookmarkStart w:id="3587" w:name="_Toc526334563"/>
                <w:bookmarkStart w:id="3588" w:name="_Toc526334727"/>
                <w:bookmarkStart w:id="3589" w:name="_Toc526334891"/>
                <w:bookmarkStart w:id="3590" w:name="_Toc526335057"/>
                <w:bookmarkStart w:id="3591" w:name="_Toc526335222"/>
                <w:bookmarkStart w:id="3592" w:name="_Toc526335385"/>
                <w:bookmarkStart w:id="3593" w:name="_Toc526335547"/>
                <w:bookmarkStart w:id="3594" w:name="_Toc526335710"/>
                <w:bookmarkStart w:id="3595" w:name="_Toc526335880"/>
                <w:bookmarkStart w:id="3596" w:name="_Toc526336023"/>
                <w:bookmarkStart w:id="3597" w:name="_Toc526336167"/>
                <w:bookmarkStart w:id="3598" w:name="_Toc526336311"/>
                <w:bookmarkStart w:id="3599" w:name="_Toc526336454"/>
                <w:bookmarkStart w:id="3600" w:name="_Toc526336623"/>
                <w:bookmarkStart w:id="3601" w:name="_Toc526336793"/>
                <w:bookmarkStart w:id="3602" w:name="_Toc526336963"/>
                <w:bookmarkStart w:id="3603" w:name="_Toc526337129"/>
                <w:bookmarkStart w:id="3604" w:name="_Toc526360938"/>
                <w:bookmarkStart w:id="3605" w:name="_Toc526410447"/>
                <w:bookmarkStart w:id="3606" w:name="_Toc526413529"/>
                <w:bookmarkStart w:id="3607" w:name="_Toc526413780"/>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del>
            </w:moveFrom>
          </w:p>
        </w:tc>
        <w:bookmarkStart w:id="3608" w:name="_Toc526332253"/>
        <w:bookmarkStart w:id="3609" w:name="_Toc526332418"/>
        <w:bookmarkStart w:id="3610" w:name="_Toc526332582"/>
        <w:bookmarkStart w:id="3611" w:name="_Toc526332746"/>
        <w:bookmarkStart w:id="3612" w:name="_Toc526332916"/>
        <w:bookmarkStart w:id="3613" w:name="_Toc526333086"/>
        <w:bookmarkStart w:id="3614" w:name="_Toc526333250"/>
        <w:bookmarkStart w:id="3615" w:name="_Toc526333420"/>
        <w:bookmarkStart w:id="3616" w:name="_Toc526333585"/>
        <w:bookmarkStart w:id="3617" w:name="_Toc526333748"/>
        <w:bookmarkStart w:id="3618" w:name="_Toc526333911"/>
        <w:bookmarkStart w:id="3619" w:name="_Toc526334074"/>
        <w:bookmarkStart w:id="3620" w:name="_Toc526334238"/>
        <w:bookmarkStart w:id="3621" w:name="_Toc526334401"/>
        <w:bookmarkStart w:id="3622" w:name="_Toc526334564"/>
        <w:bookmarkStart w:id="3623" w:name="_Toc526334728"/>
        <w:bookmarkStart w:id="3624" w:name="_Toc526334892"/>
        <w:bookmarkStart w:id="3625" w:name="_Toc526335058"/>
        <w:bookmarkStart w:id="3626" w:name="_Toc526335223"/>
        <w:bookmarkStart w:id="3627" w:name="_Toc526335386"/>
        <w:bookmarkStart w:id="3628" w:name="_Toc526335548"/>
        <w:bookmarkStart w:id="3629" w:name="_Toc526335711"/>
        <w:bookmarkStart w:id="3630" w:name="_Toc526335881"/>
        <w:bookmarkStart w:id="3631" w:name="_Toc526336024"/>
        <w:bookmarkStart w:id="3632" w:name="_Toc526336168"/>
        <w:bookmarkStart w:id="3633" w:name="_Toc526336312"/>
        <w:bookmarkStart w:id="3634" w:name="_Toc526336455"/>
        <w:bookmarkStart w:id="3635" w:name="_Toc526336624"/>
        <w:bookmarkStart w:id="3636" w:name="_Toc526336794"/>
        <w:bookmarkStart w:id="3637" w:name="_Toc526336964"/>
        <w:bookmarkStart w:id="3638" w:name="_Toc526337130"/>
        <w:bookmarkStart w:id="3639" w:name="_Toc526360939"/>
        <w:bookmarkStart w:id="3640" w:name="_Toc526410448"/>
        <w:bookmarkStart w:id="3641" w:name="_Toc526413530"/>
        <w:bookmarkStart w:id="3642" w:name="_Toc526413781"/>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tr>
      <w:tr w:rsidR="00CC7CAD" w:rsidDel="00E90022" w14:paraId="1E5CAE25" w14:textId="77777777" w:rsidTr="001D2D68">
        <w:trPr>
          <w:cnfStyle w:val="000000100000" w:firstRow="0" w:lastRow="0" w:firstColumn="0" w:lastColumn="0" w:oddVBand="0" w:evenVBand="0" w:oddHBand="1" w:evenHBand="0" w:firstRowFirstColumn="0" w:firstRowLastColumn="0" w:lastRowFirstColumn="0" w:lastRowLastColumn="0"/>
          <w:del w:id="3643"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50E5E7BA" w14:textId="77777777" w:rsidR="00CC7CAD" w:rsidDel="00E90022" w:rsidRDefault="00CC7CAD">
            <w:pPr>
              <w:rPr>
                <w:del w:id="3644" w:author="Peter Simpson" w:date="2018-10-03T20:30:00Z"/>
                <w:moveFrom w:id="3645" w:author="Peter Simpson" w:date="2018-10-03T12:12:00Z"/>
              </w:rPr>
            </w:pPr>
            <w:moveFrom w:id="3646" w:author="Peter Simpson" w:date="2018-10-03T12:12:00Z">
              <w:del w:id="3647" w:author="Peter Simpson" w:date="2018-10-03T20:30:00Z">
                <w:r w:rsidDel="00E90022">
                  <w:delText>ErrorMessage</w:delText>
                </w:r>
                <w:bookmarkStart w:id="3648" w:name="_Toc526332254"/>
                <w:bookmarkStart w:id="3649" w:name="_Toc526332419"/>
                <w:bookmarkStart w:id="3650" w:name="_Toc526332583"/>
                <w:bookmarkStart w:id="3651" w:name="_Toc526332747"/>
                <w:bookmarkStart w:id="3652" w:name="_Toc526332917"/>
                <w:bookmarkStart w:id="3653" w:name="_Toc526333087"/>
                <w:bookmarkStart w:id="3654" w:name="_Toc526333251"/>
                <w:bookmarkStart w:id="3655" w:name="_Toc526333421"/>
                <w:bookmarkStart w:id="3656" w:name="_Toc526333586"/>
                <w:bookmarkStart w:id="3657" w:name="_Toc526333749"/>
                <w:bookmarkStart w:id="3658" w:name="_Toc526333912"/>
                <w:bookmarkStart w:id="3659" w:name="_Toc526334075"/>
                <w:bookmarkStart w:id="3660" w:name="_Toc526334239"/>
                <w:bookmarkStart w:id="3661" w:name="_Toc526334402"/>
                <w:bookmarkStart w:id="3662" w:name="_Toc526334565"/>
                <w:bookmarkStart w:id="3663" w:name="_Toc526334729"/>
                <w:bookmarkStart w:id="3664" w:name="_Toc526334893"/>
                <w:bookmarkStart w:id="3665" w:name="_Toc526335059"/>
                <w:bookmarkStart w:id="3666" w:name="_Toc526335224"/>
                <w:bookmarkStart w:id="3667" w:name="_Toc526335387"/>
                <w:bookmarkStart w:id="3668" w:name="_Toc526335549"/>
                <w:bookmarkStart w:id="3669" w:name="_Toc526335712"/>
                <w:bookmarkStart w:id="3670" w:name="_Toc526335882"/>
                <w:bookmarkStart w:id="3671" w:name="_Toc526336025"/>
                <w:bookmarkStart w:id="3672" w:name="_Toc526336169"/>
                <w:bookmarkStart w:id="3673" w:name="_Toc526336313"/>
                <w:bookmarkStart w:id="3674" w:name="_Toc526336456"/>
                <w:bookmarkStart w:id="3675" w:name="_Toc526336625"/>
                <w:bookmarkStart w:id="3676" w:name="_Toc526336795"/>
                <w:bookmarkStart w:id="3677" w:name="_Toc526336965"/>
                <w:bookmarkStart w:id="3678" w:name="_Toc526337131"/>
                <w:bookmarkStart w:id="3679" w:name="_Toc526360940"/>
                <w:bookmarkStart w:id="3680" w:name="_Toc526410449"/>
                <w:bookmarkStart w:id="3681" w:name="_Toc526413531"/>
                <w:bookmarkStart w:id="3682" w:name="_Toc526413782"/>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del>
            </w:moveFrom>
          </w:p>
        </w:tc>
        <w:tc>
          <w:tcPr>
            <w:tcW w:w="1843" w:type="dxa"/>
          </w:tcPr>
          <w:p w14:paraId="1EF7A1CA"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683" w:author="Peter Simpson" w:date="2018-10-03T20:30:00Z"/>
                <w:moveFrom w:id="3684" w:author="Peter Simpson" w:date="2018-10-03T12:12:00Z"/>
              </w:rPr>
            </w:pPr>
            <w:moveFrom w:id="3685" w:author="Peter Simpson" w:date="2018-10-03T12:12:00Z">
              <w:del w:id="3686" w:author="Peter Simpson" w:date="2018-10-03T20:30:00Z">
                <w:r w:rsidDel="00E90022">
                  <w:delText>String</w:delText>
                </w:r>
                <w:bookmarkStart w:id="3687" w:name="_Toc526332255"/>
                <w:bookmarkStart w:id="3688" w:name="_Toc526332420"/>
                <w:bookmarkStart w:id="3689" w:name="_Toc526332584"/>
                <w:bookmarkStart w:id="3690" w:name="_Toc526332748"/>
                <w:bookmarkStart w:id="3691" w:name="_Toc526332918"/>
                <w:bookmarkStart w:id="3692" w:name="_Toc526333088"/>
                <w:bookmarkStart w:id="3693" w:name="_Toc526333252"/>
                <w:bookmarkStart w:id="3694" w:name="_Toc526333422"/>
                <w:bookmarkStart w:id="3695" w:name="_Toc526333587"/>
                <w:bookmarkStart w:id="3696" w:name="_Toc526333750"/>
                <w:bookmarkStart w:id="3697" w:name="_Toc526333913"/>
                <w:bookmarkStart w:id="3698" w:name="_Toc526334076"/>
                <w:bookmarkStart w:id="3699" w:name="_Toc526334240"/>
                <w:bookmarkStart w:id="3700" w:name="_Toc526334403"/>
                <w:bookmarkStart w:id="3701" w:name="_Toc526334566"/>
                <w:bookmarkStart w:id="3702" w:name="_Toc526334730"/>
                <w:bookmarkStart w:id="3703" w:name="_Toc526334894"/>
                <w:bookmarkStart w:id="3704" w:name="_Toc526335060"/>
                <w:bookmarkStart w:id="3705" w:name="_Toc526335225"/>
                <w:bookmarkStart w:id="3706" w:name="_Toc526335388"/>
                <w:bookmarkStart w:id="3707" w:name="_Toc526335550"/>
                <w:bookmarkStart w:id="3708" w:name="_Toc526335713"/>
                <w:bookmarkStart w:id="3709" w:name="_Toc526335883"/>
                <w:bookmarkStart w:id="3710" w:name="_Toc526336026"/>
                <w:bookmarkStart w:id="3711" w:name="_Toc526336170"/>
                <w:bookmarkStart w:id="3712" w:name="_Toc526336314"/>
                <w:bookmarkStart w:id="3713" w:name="_Toc526336457"/>
                <w:bookmarkStart w:id="3714" w:name="_Toc526336626"/>
                <w:bookmarkStart w:id="3715" w:name="_Toc526336796"/>
                <w:bookmarkStart w:id="3716" w:name="_Toc526336966"/>
                <w:bookmarkStart w:id="3717" w:name="_Toc526337132"/>
                <w:bookmarkStart w:id="3718" w:name="_Toc526360941"/>
                <w:bookmarkStart w:id="3719" w:name="_Toc526410450"/>
                <w:bookmarkStart w:id="3720" w:name="_Toc526413532"/>
                <w:bookmarkStart w:id="3721" w:name="_Toc526413783"/>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del>
            </w:moveFrom>
          </w:p>
        </w:tc>
        <w:tc>
          <w:tcPr>
            <w:tcW w:w="5244" w:type="dxa"/>
          </w:tcPr>
          <w:p w14:paraId="1D068658"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3722" w:author="Peter Simpson" w:date="2018-10-03T20:30:00Z"/>
                <w:moveFrom w:id="3723" w:author="Peter Simpson" w:date="2018-10-03T12:12:00Z"/>
              </w:rPr>
            </w:pPr>
            <w:moveFrom w:id="3724" w:author="Peter Simpson" w:date="2018-10-03T12:12:00Z">
              <w:del w:id="3725" w:author="Peter Simpson" w:date="2018-10-03T20:30:00Z">
                <w:r w:rsidDel="00E90022">
                  <w:delText>If the driver throws an exception, its message appears here, otherwise an empty string is returned.</w:delText>
                </w:r>
                <w:bookmarkStart w:id="3726" w:name="_Toc526332256"/>
                <w:bookmarkStart w:id="3727" w:name="_Toc526332421"/>
                <w:bookmarkStart w:id="3728" w:name="_Toc526332585"/>
                <w:bookmarkStart w:id="3729" w:name="_Toc526332749"/>
                <w:bookmarkStart w:id="3730" w:name="_Toc526332919"/>
                <w:bookmarkStart w:id="3731" w:name="_Toc526333089"/>
                <w:bookmarkStart w:id="3732" w:name="_Toc526333253"/>
                <w:bookmarkStart w:id="3733" w:name="_Toc526333423"/>
                <w:bookmarkStart w:id="3734" w:name="_Toc526333588"/>
                <w:bookmarkStart w:id="3735" w:name="_Toc526333751"/>
                <w:bookmarkStart w:id="3736" w:name="_Toc526333914"/>
                <w:bookmarkStart w:id="3737" w:name="_Toc526334077"/>
                <w:bookmarkStart w:id="3738" w:name="_Toc526334241"/>
                <w:bookmarkStart w:id="3739" w:name="_Toc526334404"/>
                <w:bookmarkStart w:id="3740" w:name="_Toc526334567"/>
                <w:bookmarkStart w:id="3741" w:name="_Toc526334731"/>
                <w:bookmarkStart w:id="3742" w:name="_Toc526334895"/>
                <w:bookmarkStart w:id="3743" w:name="_Toc526335061"/>
                <w:bookmarkStart w:id="3744" w:name="_Toc526335226"/>
                <w:bookmarkStart w:id="3745" w:name="_Toc526335389"/>
                <w:bookmarkStart w:id="3746" w:name="_Toc526335551"/>
                <w:bookmarkStart w:id="3747" w:name="_Toc526335714"/>
                <w:bookmarkStart w:id="3748" w:name="_Toc526335884"/>
                <w:bookmarkStart w:id="3749" w:name="_Toc526336027"/>
                <w:bookmarkStart w:id="3750" w:name="_Toc526336171"/>
                <w:bookmarkStart w:id="3751" w:name="_Toc526336315"/>
                <w:bookmarkStart w:id="3752" w:name="_Toc526336458"/>
                <w:bookmarkStart w:id="3753" w:name="_Toc526336627"/>
                <w:bookmarkStart w:id="3754" w:name="_Toc526336797"/>
                <w:bookmarkStart w:id="3755" w:name="_Toc526336967"/>
                <w:bookmarkStart w:id="3756" w:name="_Toc526337133"/>
                <w:bookmarkStart w:id="3757" w:name="_Toc526360942"/>
                <w:bookmarkStart w:id="3758" w:name="_Toc526410451"/>
                <w:bookmarkStart w:id="3759" w:name="_Toc526413533"/>
                <w:bookmarkStart w:id="3760" w:name="_Toc526413784"/>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del>
            </w:moveFrom>
          </w:p>
        </w:tc>
        <w:bookmarkStart w:id="3761" w:name="_Toc526332257"/>
        <w:bookmarkStart w:id="3762" w:name="_Toc526332422"/>
        <w:bookmarkStart w:id="3763" w:name="_Toc526332586"/>
        <w:bookmarkStart w:id="3764" w:name="_Toc526332750"/>
        <w:bookmarkStart w:id="3765" w:name="_Toc526332920"/>
        <w:bookmarkStart w:id="3766" w:name="_Toc526333090"/>
        <w:bookmarkStart w:id="3767" w:name="_Toc526333254"/>
        <w:bookmarkStart w:id="3768" w:name="_Toc526333424"/>
        <w:bookmarkStart w:id="3769" w:name="_Toc526333589"/>
        <w:bookmarkStart w:id="3770" w:name="_Toc526333752"/>
        <w:bookmarkStart w:id="3771" w:name="_Toc526333915"/>
        <w:bookmarkStart w:id="3772" w:name="_Toc526334078"/>
        <w:bookmarkStart w:id="3773" w:name="_Toc526334242"/>
        <w:bookmarkStart w:id="3774" w:name="_Toc526334405"/>
        <w:bookmarkStart w:id="3775" w:name="_Toc526334568"/>
        <w:bookmarkStart w:id="3776" w:name="_Toc526334732"/>
        <w:bookmarkStart w:id="3777" w:name="_Toc526334896"/>
        <w:bookmarkStart w:id="3778" w:name="_Toc526335062"/>
        <w:bookmarkStart w:id="3779" w:name="_Toc526335227"/>
        <w:bookmarkStart w:id="3780" w:name="_Toc526335390"/>
        <w:bookmarkStart w:id="3781" w:name="_Toc526335552"/>
        <w:bookmarkStart w:id="3782" w:name="_Toc526335715"/>
        <w:bookmarkStart w:id="3783" w:name="_Toc526335885"/>
        <w:bookmarkStart w:id="3784" w:name="_Toc526336028"/>
        <w:bookmarkStart w:id="3785" w:name="_Toc526336172"/>
        <w:bookmarkStart w:id="3786" w:name="_Toc526336316"/>
        <w:bookmarkStart w:id="3787" w:name="_Toc526336459"/>
        <w:bookmarkStart w:id="3788" w:name="_Toc526336628"/>
        <w:bookmarkStart w:id="3789" w:name="_Toc526336798"/>
        <w:bookmarkStart w:id="3790" w:name="_Toc526336968"/>
        <w:bookmarkStart w:id="3791" w:name="_Toc526337134"/>
        <w:bookmarkStart w:id="3792" w:name="_Toc526360943"/>
        <w:bookmarkStart w:id="3793" w:name="_Toc526410452"/>
        <w:bookmarkStart w:id="3794" w:name="_Toc526413534"/>
        <w:bookmarkStart w:id="3795" w:name="_Toc526413785"/>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tr>
      <w:tr w:rsidR="00371C4C" w:rsidDel="00E90022" w14:paraId="2A4E2118" w14:textId="77777777" w:rsidTr="001D2D68">
        <w:trPr>
          <w:del w:id="3796"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14:paraId="6491828D" w14:textId="77777777" w:rsidR="00CC7CAD" w:rsidDel="00E90022" w:rsidRDefault="00CC7CAD">
            <w:pPr>
              <w:rPr>
                <w:del w:id="3797" w:author="Peter Simpson" w:date="2018-10-03T20:30:00Z"/>
                <w:moveFrom w:id="3798" w:author="Peter Simpson" w:date="2018-10-03T12:12:00Z"/>
              </w:rPr>
            </w:pPr>
            <w:moveFrom w:id="3799" w:author="Peter Simpson" w:date="2018-10-03T12:12:00Z">
              <w:del w:id="3800" w:author="Peter Simpson" w:date="2018-10-03T20:30:00Z">
                <w:r w:rsidRPr="00FF3B64" w:rsidDel="00E90022">
                  <w:delText>DriverException</w:delText>
                </w:r>
                <w:bookmarkStart w:id="3801" w:name="_Toc526332258"/>
                <w:bookmarkStart w:id="3802" w:name="_Toc526332423"/>
                <w:bookmarkStart w:id="3803" w:name="_Toc526332587"/>
                <w:bookmarkStart w:id="3804" w:name="_Toc526332751"/>
                <w:bookmarkStart w:id="3805" w:name="_Toc526332921"/>
                <w:bookmarkStart w:id="3806" w:name="_Toc526333091"/>
                <w:bookmarkStart w:id="3807" w:name="_Toc526333255"/>
                <w:bookmarkStart w:id="3808" w:name="_Toc526333425"/>
                <w:bookmarkStart w:id="3809" w:name="_Toc526333590"/>
                <w:bookmarkStart w:id="3810" w:name="_Toc526333753"/>
                <w:bookmarkStart w:id="3811" w:name="_Toc526333916"/>
                <w:bookmarkStart w:id="3812" w:name="_Toc526334079"/>
                <w:bookmarkStart w:id="3813" w:name="_Toc526334243"/>
                <w:bookmarkStart w:id="3814" w:name="_Toc526334406"/>
                <w:bookmarkStart w:id="3815" w:name="_Toc526334569"/>
                <w:bookmarkStart w:id="3816" w:name="_Toc526334733"/>
                <w:bookmarkStart w:id="3817" w:name="_Toc526334897"/>
                <w:bookmarkStart w:id="3818" w:name="_Toc526335063"/>
                <w:bookmarkStart w:id="3819" w:name="_Toc526335228"/>
                <w:bookmarkStart w:id="3820" w:name="_Toc526335391"/>
                <w:bookmarkStart w:id="3821" w:name="_Toc526335553"/>
                <w:bookmarkStart w:id="3822" w:name="_Toc526335716"/>
                <w:bookmarkStart w:id="3823" w:name="_Toc526335886"/>
                <w:bookmarkStart w:id="3824" w:name="_Toc526336029"/>
                <w:bookmarkStart w:id="3825" w:name="_Toc526336173"/>
                <w:bookmarkStart w:id="3826" w:name="_Toc526336317"/>
                <w:bookmarkStart w:id="3827" w:name="_Toc526336460"/>
                <w:bookmarkStart w:id="3828" w:name="_Toc526336629"/>
                <w:bookmarkStart w:id="3829" w:name="_Toc526336799"/>
                <w:bookmarkStart w:id="3830" w:name="_Toc526336969"/>
                <w:bookmarkStart w:id="3831" w:name="_Toc526337135"/>
                <w:bookmarkStart w:id="3832" w:name="_Toc526360944"/>
                <w:bookmarkStart w:id="3833" w:name="_Toc526410453"/>
                <w:bookmarkStart w:id="3834" w:name="_Toc526413535"/>
                <w:bookmarkStart w:id="3835" w:name="_Toc526413786"/>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del>
            </w:moveFrom>
          </w:p>
        </w:tc>
        <w:tc>
          <w:tcPr>
            <w:tcW w:w="1843" w:type="dxa"/>
          </w:tcPr>
          <w:p w14:paraId="3D4A5582"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836" w:author="Peter Simpson" w:date="2018-10-03T20:30:00Z"/>
                <w:moveFrom w:id="3837" w:author="Peter Simpson" w:date="2018-10-03T12:12:00Z"/>
              </w:rPr>
            </w:pPr>
            <w:moveFrom w:id="3838" w:author="Peter Simpson" w:date="2018-10-03T12:12:00Z">
              <w:del w:id="3839" w:author="Peter Simpson" w:date="2018-10-03T20:30:00Z">
                <w:r w:rsidDel="00E90022">
                  <w:delText>Exception (.NET)</w:delText>
                </w:r>
                <w:bookmarkStart w:id="3840" w:name="_Toc526332259"/>
                <w:bookmarkStart w:id="3841" w:name="_Toc526332424"/>
                <w:bookmarkStart w:id="3842" w:name="_Toc526332588"/>
                <w:bookmarkStart w:id="3843" w:name="_Toc526332752"/>
                <w:bookmarkStart w:id="3844" w:name="_Toc526332922"/>
                <w:bookmarkStart w:id="3845" w:name="_Toc526333092"/>
                <w:bookmarkStart w:id="3846" w:name="_Toc526333256"/>
                <w:bookmarkStart w:id="3847" w:name="_Toc526333426"/>
                <w:bookmarkStart w:id="3848" w:name="_Toc526333591"/>
                <w:bookmarkStart w:id="3849" w:name="_Toc526333754"/>
                <w:bookmarkStart w:id="3850" w:name="_Toc526333917"/>
                <w:bookmarkStart w:id="3851" w:name="_Toc526334080"/>
                <w:bookmarkStart w:id="3852" w:name="_Toc526334244"/>
                <w:bookmarkStart w:id="3853" w:name="_Toc526334407"/>
                <w:bookmarkStart w:id="3854" w:name="_Toc526334570"/>
                <w:bookmarkStart w:id="3855" w:name="_Toc526334734"/>
                <w:bookmarkStart w:id="3856" w:name="_Toc526334898"/>
                <w:bookmarkStart w:id="3857" w:name="_Toc526335064"/>
                <w:bookmarkStart w:id="3858" w:name="_Toc526335229"/>
                <w:bookmarkStart w:id="3859" w:name="_Toc526335392"/>
                <w:bookmarkStart w:id="3860" w:name="_Toc526335554"/>
                <w:bookmarkStart w:id="3861" w:name="_Toc526335717"/>
                <w:bookmarkStart w:id="3862" w:name="_Toc526335887"/>
                <w:bookmarkStart w:id="3863" w:name="_Toc526336030"/>
                <w:bookmarkStart w:id="3864" w:name="_Toc526336174"/>
                <w:bookmarkStart w:id="3865" w:name="_Toc526336318"/>
                <w:bookmarkStart w:id="3866" w:name="_Toc526336461"/>
                <w:bookmarkStart w:id="3867" w:name="_Toc526336630"/>
                <w:bookmarkStart w:id="3868" w:name="_Toc526336800"/>
                <w:bookmarkStart w:id="3869" w:name="_Toc526336970"/>
                <w:bookmarkStart w:id="3870" w:name="_Toc526337136"/>
                <w:bookmarkStart w:id="3871" w:name="_Toc526360945"/>
                <w:bookmarkStart w:id="3872" w:name="_Toc526410454"/>
                <w:bookmarkStart w:id="3873" w:name="_Toc526413536"/>
                <w:bookmarkStart w:id="3874" w:name="_Toc526413787"/>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del>
            </w:moveFrom>
          </w:p>
        </w:tc>
        <w:tc>
          <w:tcPr>
            <w:tcW w:w="5244" w:type="dxa"/>
          </w:tcPr>
          <w:p w14:paraId="67BF207C"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3875" w:author="Peter Simpson" w:date="2018-10-03T20:30:00Z"/>
                <w:moveFrom w:id="3876" w:author="Peter Simpson" w:date="2018-10-03T12:12:00Z"/>
              </w:rPr>
            </w:pPr>
            <w:moveFrom w:id="3877" w:author="Peter Simpson" w:date="2018-10-03T12:12:00Z">
              <w:del w:id="3878" w:author="Peter Simpson" w:date="2018-10-03T20:30:00Z">
                <w:r w:rsidDel="00E90022">
                  <w:delText>If the driver throws an exception, it is returned as a .NET exception structure encoded in JSON form.</w:delText>
                </w:r>
                <w:bookmarkStart w:id="3879" w:name="_Toc526332260"/>
                <w:bookmarkStart w:id="3880" w:name="_Toc526332425"/>
                <w:bookmarkStart w:id="3881" w:name="_Toc526332589"/>
                <w:bookmarkStart w:id="3882" w:name="_Toc526332753"/>
                <w:bookmarkStart w:id="3883" w:name="_Toc526332923"/>
                <w:bookmarkStart w:id="3884" w:name="_Toc526333093"/>
                <w:bookmarkStart w:id="3885" w:name="_Toc526333257"/>
                <w:bookmarkStart w:id="3886" w:name="_Toc526333427"/>
                <w:bookmarkStart w:id="3887" w:name="_Toc526333592"/>
                <w:bookmarkStart w:id="3888" w:name="_Toc526333755"/>
                <w:bookmarkStart w:id="3889" w:name="_Toc526333918"/>
                <w:bookmarkStart w:id="3890" w:name="_Toc526334081"/>
                <w:bookmarkStart w:id="3891" w:name="_Toc526334245"/>
                <w:bookmarkStart w:id="3892" w:name="_Toc526334408"/>
                <w:bookmarkStart w:id="3893" w:name="_Toc526334571"/>
                <w:bookmarkStart w:id="3894" w:name="_Toc526334735"/>
                <w:bookmarkStart w:id="3895" w:name="_Toc526334899"/>
                <w:bookmarkStart w:id="3896" w:name="_Toc526335065"/>
                <w:bookmarkStart w:id="3897" w:name="_Toc526335230"/>
                <w:bookmarkStart w:id="3898" w:name="_Toc526335393"/>
                <w:bookmarkStart w:id="3899" w:name="_Toc526335555"/>
                <w:bookmarkStart w:id="3900" w:name="_Toc526335718"/>
                <w:bookmarkStart w:id="3901" w:name="_Toc526335888"/>
                <w:bookmarkStart w:id="3902" w:name="_Toc526336031"/>
                <w:bookmarkStart w:id="3903" w:name="_Toc526336175"/>
                <w:bookmarkStart w:id="3904" w:name="_Toc526336319"/>
                <w:bookmarkStart w:id="3905" w:name="_Toc526336462"/>
                <w:bookmarkStart w:id="3906" w:name="_Toc526336631"/>
                <w:bookmarkStart w:id="3907" w:name="_Toc526336801"/>
                <w:bookmarkStart w:id="3908" w:name="_Toc526336971"/>
                <w:bookmarkStart w:id="3909" w:name="_Toc526337137"/>
                <w:bookmarkStart w:id="3910" w:name="_Toc526360946"/>
                <w:bookmarkStart w:id="3911" w:name="_Toc526410455"/>
                <w:bookmarkStart w:id="3912" w:name="_Toc526413537"/>
                <w:bookmarkStart w:id="3913" w:name="_Toc52641378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del>
            </w:moveFrom>
          </w:p>
        </w:tc>
        <w:bookmarkStart w:id="3914" w:name="_Toc526332261"/>
        <w:bookmarkStart w:id="3915" w:name="_Toc526332426"/>
        <w:bookmarkStart w:id="3916" w:name="_Toc526332590"/>
        <w:bookmarkStart w:id="3917" w:name="_Toc526332754"/>
        <w:bookmarkStart w:id="3918" w:name="_Toc526332924"/>
        <w:bookmarkStart w:id="3919" w:name="_Toc526333094"/>
        <w:bookmarkStart w:id="3920" w:name="_Toc526333258"/>
        <w:bookmarkStart w:id="3921" w:name="_Toc526333428"/>
        <w:bookmarkStart w:id="3922" w:name="_Toc526333593"/>
        <w:bookmarkStart w:id="3923" w:name="_Toc526333756"/>
        <w:bookmarkStart w:id="3924" w:name="_Toc526333919"/>
        <w:bookmarkStart w:id="3925" w:name="_Toc526334082"/>
        <w:bookmarkStart w:id="3926" w:name="_Toc526334246"/>
        <w:bookmarkStart w:id="3927" w:name="_Toc526334409"/>
        <w:bookmarkStart w:id="3928" w:name="_Toc526334572"/>
        <w:bookmarkStart w:id="3929" w:name="_Toc526334736"/>
        <w:bookmarkStart w:id="3930" w:name="_Toc526334900"/>
        <w:bookmarkStart w:id="3931" w:name="_Toc526335066"/>
        <w:bookmarkStart w:id="3932" w:name="_Toc526335231"/>
        <w:bookmarkStart w:id="3933" w:name="_Toc526335394"/>
        <w:bookmarkStart w:id="3934" w:name="_Toc526335556"/>
        <w:bookmarkStart w:id="3935" w:name="_Toc526335719"/>
        <w:bookmarkStart w:id="3936" w:name="_Toc526335889"/>
        <w:bookmarkStart w:id="3937" w:name="_Toc526336032"/>
        <w:bookmarkStart w:id="3938" w:name="_Toc526336176"/>
        <w:bookmarkStart w:id="3939" w:name="_Toc526336320"/>
        <w:bookmarkStart w:id="3940" w:name="_Toc526336463"/>
        <w:bookmarkStart w:id="3941" w:name="_Toc526336632"/>
        <w:bookmarkStart w:id="3942" w:name="_Toc526336802"/>
        <w:bookmarkStart w:id="3943" w:name="_Toc526336972"/>
        <w:bookmarkStart w:id="3944" w:name="_Toc526337138"/>
        <w:bookmarkStart w:id="3945" w:name="_Toc526360947"/>
        <w:bookmarkStart w:id="3946" w:name="_Toc526410456"/>
        <w:bookmarkStart w:id="3947" w:name="_Toc526413538"/>
        <w:bookmarkStart w:id="3948" w:name="_Toc526413789"/>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tr>
    </w:tbl>
    <w:p w14:paraId="12586CB7" w14:textId="77777777" w:rsidR="00536A88" w:rsidDel="00371C4C" w:rsidRDefault="00536A88">
      <w:pPr>
        <w:rPr>
          <w:del w:id="3949" w:author="Peter Simpson" w:date="2018-10-03T20:24:00Z"/>
          <w:moveFrom w:id="3950" w:author="Peter Simpson" w:date="2018-10-03T12:12:00Z"/>
        </w:rPr>
      </w:pPr>
      <w:bookmarkStart w:id="3951" w:name="_Toc526332262"/>
      <w:bookmarkStart w:id="3952" w:name="_Toc526332427"/>
      <w:bookmarkStart w:id="3953" w:name="_Toc526332591"/>
      <w:bookmarkStart w:id="3954" w:name="_Toc526332755"/>
      <w:bookmarkStart w:id="3955" w:name="_Toc526332925"/>
      <w:bookmarkStart w:id="3956" w:name="_Toc526333095"/>
      <w:bookmarkStart w:id="3957" w:name="_Toc526333259"/>
      <w:bookmarkStart w:id="3958" w:name="_Toc526333429"/>
      <w:bookmarkStart w:id="3959" w:name="_Toc526333594"/>
      <w:bookmarkStart w:id="3960" w:name="_Toc526333757"/>
      <w:bookmarkStart w:id="3961" w:name="_Toc526333920"/>
      <w:bookmarkStart w:id="3962" w:name="_Toc526334083"/>
      <w:bookmarkStart w:id="3963" w:name="_Toc526334247"/>
      <w:bookmarkStart w:id="3964" w:name="_Toc526334410"/>
      <w:bookmarkStart w:id="3965" w:name="_Toc526334573"/>
      <w:bookmarkStart w:id="3966" w:name="_Toc526334737"/>
      <w:bookmarkStart w:id="3967" w:name="_Toc526334901"/>
      <w:bookmarkStart w:id="3968" w:name="_Toc526335067"/>
      <w:bookmarkStart w:id="3969" w:name="_Toc526335232"/>
      <w:bookmarkStart w:id="3970" w:name="_Toc526335395"/>
      <w:bookmarkStart w:id="3971" w:name="_Toc526335557"/>
      <w:bookmarkStart w:id="3972" w:name="_Toc526335720"/>
      <w:bookmarkStart w:id="3973" w:name="_Toc526335890"/>
      <w:bookmarkStart w:id="3974" w:name="_Toc526336033"/>
      <w:bookmarkStart w:id="3975" w:name="_Toc526336177"/>
      <w:bookmarkStart w:id="3976" w:name="_Toc526336321"/>
      <w:bookmarkStart w:id="3977" w:name="_Toc526336464"/>
      <w:bookmarkStart w:id="3978" w:name="_Toc526336633"/>
      <w:bookmarkStart w:id="3979" w:name="_Toc526336803"/>
      <w:bookmarkStart w:id="3980" w:name="_Toc526336973"/>
      <w:bookmarkStart w:id="3981" w:name="_Toc526337139"/>
      <w:bookmarkStart w:id="3982" w:name="_Toc526410457"/>
      <w:bookmarkStart w:id="3983" w:name="_Toc526413539"/>
      <w:bookmarkStart w:id="3984" w:name="_Toc52641379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p>
    <w:p w14:paraId="654F5789" w14:textId="77777777" w:rsidR="00CC7CAD" w:rsidDel="00E90022" w:rsidRDefault="00CC7CAD">
      <w:pPr>
        <w:rPr>
          <w:del w:id="3985" w:author="Peter Simpson" w:date="2018-10-03T20:30:00Z"/>
          <w:moveFrom w:id="3986" w:author="Peter Simpson" w:date="2018-10-03T12:12:00Z"/>
        </w:rPr>
      </w:pPr>
      <w:moveFrom w:id="3987" w:author="Peter Simpson" w:date="2018-10-03T12:12:00Z">
        <w:del w:id="3988" w:author="Peter Simpson" w:date="2018-10-03T20:30:00Z">
          <w:r w:rsidRPr="006B70B4" w:rsidDel="00E90022">
            <w:delText>In addition,</w:delText>
          </w:r>
          <w:r w:rsidDel="00E90022">
            <w:delText xml:space="preserve"> the JSON response will include the output from the command (if any) in the “Value” parameter. This example is from the Telescope Simulator SupportedActions property:</w:delText>
          </w:r>
          <w:bookmarkStart w:id="3989" w:name="_Toc526332263"/>
          <w:bookmarkStart w:id="3990" w:name="_Toc526332428"/>
          <w:bookmarkStart w:id="3991" w:name="_Toc526332592"/>
          <w:bookmarkStart w:id="3992" w:name="_Toc526332756"/>
          <w:bookmarkStart w:id="3993" w:name="_Toc526332926"/>
          <w:bookmarkStart w:id="3994" w:name="_Toc526333096"/>
          <w:bookmarkStart w:id="3995" w:name="_Toc526333260"/>
          <w:bookmarkStart w:id="3996" w:name="_Toc526333430"/>
          <w:bookmarkStart w:id="3997" w:name="_Toc526333595"/>
          <w:bookmarkStart w:id="3998" w:name="_Toc526333758"/>
          <w:bookmarkStart w:id="3999" w:name="_Toc526333921"/>
          <w:bookmarkStart w:id="4000" w:name="_Toc526334084"/>
          <w:bookmarkStart w:id="4001" w:name="_Toc526334248"/>
          <w:bookmarkStart w:id="4002" w:name="_Toc526334411"/>
          <w:bookmarkStart w:id="4003" w:name="_Toc526334574"/>
          <w:bookmarkStart w:id="4004" w:name="_Toc526334738"/>
          <w:bookmarkStart w:id="4005" w:name="_Toc526334902"/>
          <w:bookmarkStart w:id="4006" w:name="_Toc526335068"/>
          <w:bookmarkStart w:id="4007" w:name="_Toc526335233"/>
          <w:bookmarkStart w:id="4008" w:name="_Toc526335396"/>
          <w:bookmarkStart w:id="4009" w:name="_Toc526335558"/>
          <w:bookmarkStart w:id="4010" w:name="_Toc526335721"/>
          <w:bookmarkStart w:id="4011" w:name="_Toc526335891"/>
          <w:bookmarkStart w:id="4012" w:name="_Toc526336034"/>
          <w:bookmarkStart w:id="4013" w:name="_Toc526336178"/>
          <w:bookmarkStart w:id="4014" w:name="_Toc526336322"/>
          <w:bookmarkStart w:id="4015" w:name="_Toc526336465"/>
          <w:bookmarkStart w:id="4016" w:name="_Toc526336634"/>
          <w:bookmarkStart w:id="4017" w:name="_Toc526336804"/>
          <w:bookmarkStart w:id="4018" w:name="_Toc526336974"/>
          <w:bookmarkStart w:id="4019" w:name="_Toc526337140"/>
          <w:bookmarkStart w:id="4020" w:name="_Toc526410458"/>
          <w:bookmarkStart w:id="4021" w:name="_Toc526413540"/>
          <w:bookmarkStart w:id="4022" w:name="_Toc526413791"/>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del>
      </w:moveFrom>
    </w:p>
    <w:p w14:paraId="2FDDFF4F" w14:textId="77777777" w:rsidR="00CC7CAD" w:rsidRPr="00175F5F" w:rsidDel="00E90022" w:rsidRDefault="00CC7CAD">
      <w:pPr>
        <w:rPr>
          <w:del w:id="4023" w:author="Peter Simpson" w:date="2018-10-03T20:30:00Z"/>
          <w:moveFrom w:id="4024" w:author="Peter Simpson" w:date="2018-10-03T12:12:00Z"/>
          <w:highlight w:val="white"/>
        </w:rPr>
        <w:pPrChange w:id="4025" w:author="Peter Simpson" w:date="2018-10-03T20:31:00Z">
          <w:pPr>
            <w:autoSpaceDE w:val="0"/>
            <w:autoSpaceDN w:val="0"/>
            <w:adjustRightInd w:val="0"/>
            <w:spacing w:after="0" w:line="240" w:lineRule="auto"/>
          </w:pPr>
        </w:pPrChange>
      </w:pPr>
      <w:moveFrom w:id="4026" w:author="Peter Simpson" w:date="2018-10-03T12:12:00Z">
        <w:del w:id="4027" w:author="Peter Simpson" w:date="2018-10-03T20:30:00Z">
          <w:r w:rsidRPr="00175F5F" w:rsidDel="00E90022">
            <w:rPr>
              <w:highlight w:val="white"/>
            </w:rPr>
            <w:delText>GET /api/v1/Telescope/0/SupportedActio</w:delText>
          </w:r>
          <w:r w:rsidDel="00E90022">
            <w:rPr>
              <w:highlight w:val="white"/>
            </w:rPr>
            <w:delText>ns?Client=1&amp;ClientTransaction=6</w:delText>
          </w:r>
          <w:bookmarkStart w:id="4028" w:name="_Toc526332264"/>
          <w:bookmarkStart w:id="4029" w:name="_Toc526332429"/>
          <w:bookmarkStart w:id="4030" w:name="_Toc526332593"/>
          <w:bookmarkStart w:id="4031" w:name="_Toc526332757"/>
          <w:bookmarkStart w:id="4032" w:name="_Toc526332927"/>
          <w:bookmarkStart w:id="4033" w:name="_Toc526333097"/>
          <w:bookmarkStart w:id="4034" w:name="_Toc526333261"/>
          <w:bookmarkStart w:id="4035" w:name="_Toc526333431"/>
          <w:bookmarkStart w:id="4036" w:name="_Toc526333596"/>
          <w:bookmarkStart w:id="4037" w:name="_Toc526333759"/>
          <w:bookmarkStart w:id="4038" w:name="_Toc526333922"/>
          <w:bookmarkStart w:id="4039" w:name="_Toc526334085"/>
          <w:bookmarkStart w:id="4040" w:name="_Toc526334249"/>
          <w:bookmarkStart w:id="4041" w:name="_Toc526334412"/>
          <w:bookmarkStart w:id="4042" w:name="_Toc526334575"/>
          <w:bookmarkStart w:id="4043" w:name="_Toc526334739"/>
          <w:bookmarkStart w:id="4044" w:name="_Toc526334903"/>
          <w:bookmarkStart w:id="4045" w:name="_Toc526335069"/>
          <w:bookmarkStart w:id="4046" w:name="_Toc526335234"/>
          <w:bookmarkStart w:id="4047" w:name="_Toc526335397"/>
          <w:bookmarkStart w:id="4048" w:name="_Toc526335559"/>
          <w:bookmarkStart w:id="4049" w:name="_Toc526335722"/>
          <w:bookmarkStart w:id="4050" w:name="_Toc526335892"/>
          <w:bookmarkStart w:id="4051" w:name="_Toc526336035"/>
          <w:bookmarkStart w:id="4052" w:name="_Toc526336179"/>
          <w:bookmarkStart w:id="4053" w:name="_Toc526336323"/>
          <w:bookmarkStart w:id="4054" w:name="_Toc526336466"/>
          <w:bookmarkStart w:id="4055" w:name="_Toc526336635"/>
          <w:bookmarkStart w:id="4056" w:name="_Toc526336805"/>
          <w:bookmarkStart w:id="4057" w:name="_Toc526336975"/>
          <w:bookmarkStart w:id="4058" w:name="_Toc526337141"/>
          <w:bookmarkStart w:id="4059" w:name="_Toc526410459"/>
          <w:bookmarkStart w:id="4060" w:name="_Toc526413541"/>
          <w:bookmarkStart w:id="4061" w:name="_Toc526413792"/>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del>
      </w:moveFrom>
    </w:p>
    <w:p w14:paraId="729839AF" w14:textId="77777777" w:rsidR="00CC7CAD" w:rsidRPr="00175F5F" w:rsidDel="00E90022" w:rsidRDefault="00CC7CAD">
      <w:pPr>
        <w:rPr>
          <w:del w:id="4062" w:author="Peter Simpson" w:date="2018-10-03T20:30:00Z"/>
          <w:moveFrom w:id="4063" w:author="Peter Simpson" w:date="2018-10-03T12:12:00Z"/>
          <w:rStyle w:val="Hyperlink"/>
          <w:color w:val="2683C6" w:themeColor="accent2"/>
          <w:u w:val="none"/>
        </w:rPr>
      </w:pPr>
      <w:moveFrom w:id="4064" w:author="Peter Simpson" w:date="2018-10-03T12:12:00Z">
        <w:del w:id="4065" w:author="Peter Simpson" w:date="2018-10-03T20:30:00Z">
          <w:r w:rsidRPr="00294E0E" w:rsidDel="00E90022">
            <w:rPr>
              <w:rStyle w:val="Hyperlink"/>
              <w:color w:val="2683C6" w:themeColor="accent2"/>
              <w:u w:val="none"/>
            </w:rPr>
            <w:delText>{"Value":["AssemblyVersionNumber","SlewToHA","AvailableTimeInThisPointingState","TimeUntilPointingStateCanChange"],"ClientTransactionID":6,"ServerTransactionID":6,"Method":"SupportedActions","ErrorNumber":0,"ErrorMessage":"","DriverException":null}</w:delText>
          </w:r>
          <w:bookmarkStart w:id="4066" w:name="_Toc526332265"/>
          <w:bookmarkStart w:id="4067" w:name="_Toc526332430"/>
          <w:bookmarkStart w:id="4068" w:name="_Toc526332594"/>
          <w:bookmarkStart w:id="4069" w:name="_Toc526332758"/>
          <w:bookmarkStart w:id="4070" w:name="_Toc526332928"/>
          <w:bookmarkStart w:id="4071" w:name="_Toc526333098"/>
          <w:bookmarkStart w:id="4072" w:name="_Toc526333262"/>
          <w:bookmarkStart w:id="4073" w:name="_Toc526333432"/>
          <w:bookmarkStart w:id="4074" w:name="_Toc526333597"/>
          <w:bookmarkStart w:id="4075" w:name="_Toc526333760"/>
          <w:bookmarkStart w:id="4076" w:name="_Toc526333923"/>
          <w:bookmarkStart w:id="4077" w:name="_Toc526334086"/>
          <w:bookmarkStart w:id="4078" w:name="_Toc526334250"/>
          <w:bookmarkStart w:id="4079" w:name="_Toc526334413"/>
          <w:bookmarkStart w:id="4080" w:name="_Toc526334576"/>
          <w:bookmarkStart w:id="4081" w:name="_Toc526334740"/>
          <w:bookmarkStart w:id="4082" w:name="_Toc526334904"/>
          <w:bookmarkStart w:id="4083" w:name="_Toc526335070"/>
          <w:bookmarkStart w:id="4084" w:name="_Toc526335235"/>
          <w:bookmarkStart w:id="4085" w:name="_Toc526335398"/>
          <w:bookmarkStart w:id="4086" w:name="_Toc526335560"/>
          <w:bookmarkStart w:id="4087" w:name="_Toc526335723"/>
          <w:bookmarkStart w:id="4088" w:name="_Toc526335893"/>
          <w:bookmarkStart w:id="4089" w:name="_Toc526336036"/>
          <w:bookmarkStart w:id="4090" w:name="_Toc526336180"/>
          <w:bookmarkStart w:id="4091" w:name="_Toc526336324"/>
          <w:bookmarkStart w:id="4092" w:name="_Toc526336467"/>
          <w:bookmarkStart w:id="4093" w:name="_Toc526336636"/>
          <w:bookmarkStart w:id="4094" w:name="_Toc526336806"/>
          <w:bookmarkStart w:id="4095" w:name="_Toc526336976"/>
          <w:bookmarkStart w:id="4096" w:name="_Toc526337142"/>
          <w:bookmarkStart w:id="4097" w:name="_Toc526410460"/>
          <w:bookmarkStart w:id="4098" w:name="_Toc526413542"/>
          <w:bookmarkStart w:id="4099" w:name="_Toc526413793"/>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del>
      </w:moveFrom>
    </w:p>
    <w:p w14:paraId="54E9F36C" w14:textId="77777777" w:rsidR="00CC7CAD" w:rsidDel="00E90022" w:rsidRDefault="00CC7CAD">
      <w:pPr>
        <w:rPr>
          <w:del w:id="4100" w:author="Peter Simpson" w:date="2018-10-03T20:30:00Z"/>
          <w:moveFrom w:id="4101" w:author="Peter Simpson" w:date="2018-10-03T12:12:00Z"/>
        </w:rPr>
      </w:pPr>
      <w:moveFrom w:id="4102" w:author="Peter Simpson" w:date="2018-10-03T12:12:00Z">
        <w:del w:id="4103" w:author="Peter Simpson" w:date="2018-10-03T20:30:00Z">
          <w:r w:rsidDel="00E90022">
            <w:delText>This example shows the response for:</w:delText>
          </w:r>
          <w:bookmarkStart w:id="4104" w:name="_Toc526332266"/>
          <w:bookmarkStart w:id="4105" w:name="_Toc526332431"/>
          <w:bookmarkStart w:id="4106" w:name="_Toc526332595"/>
          <w:bookmarkStart w:id="4107" w:name="_Toc526332759"/>
          <w:bookmarkStart w:id="4108" w:name="_Toc526332929"/>
          <w:bookmarkStart w:id="4109" w:name="_Toc526333099"/>
          <w:bookmarkStart w:id="4110" w:name="_Toc526333263"/>
          <w:bookmarkStart w:id="4111" w:name="_Toc526333433"/>
          <w:bookmarkStart w:id="4112" w:name="_Toc526333598"/>
          <w:bookmarkStart w:id="4113" w:name="_Toc526333761"/>
          <w:bookmarkStart w:id="4114" w:name="_Toc526333924"/>
          <w:bookmarkStart w:id="4115" w:name="_Toc526334087"/>
          <w:bookmarkStart w:id="4116" w:name="_Toc526334251"/>
          <w:bookmarkStart w:id="4117" w:name="_Toc526334414"/>
          <w:bookmarkStart w:id="4118" w:name="_Toc526334577"/>
          <w:bookmarkStart w:id="4119" w:name="_Toc526334741"/>
          <w:bookmarkStart w:id="4120" w:name="_Toc526334905"/>
          <w:bookmarkStart w:id="4121" w:name="_Toc526335071"/>
          <w:bookmarkStart w:id="4122" w:name="_Toc526335236"/>
          <w:bookmarkStart w:id="4123" w:name="_Toc526335399"/>
          <w:bookmarkStart w:id="4124" w:name="_Toc526335561"/>
          <w:bookmarkStart w:id="4125" w:name="_Toc526335724"/>
          <w:bookmarkStart w:id="4126" w:name="_Toc526335894"/>
          <w:bookmarkStart w:id="4127" w:name="_Toc526336037"/>
          <w:bookmarkStart w:id="4128" w:name="_Toc526336181"/>
          <w:bookmarkStart w:id="4129" w:name="_Toc526336325"/>
          <w:bookmarkStart w:id="4130" w:name="_Toc526336468"/>
          <w:bookmarkStart w:id="4131" w:name="_Toc526336637"/>
          <w:bookmarkStart w:id="4132" w:name="_Toc526336807"/>
          <w:bookmarkStart w:id="4133" w:name="_Toc526336977"/>
          <w:bookmarkStart w:id="4134" w:name="_Toc526337143"/>
          <w:bookmarkStart w:id="4135" w:name="_Toc526410461"/>
          <w:bookmarkStart w:id="4136" w:name="_Toc526413543"/>
          <w:bookmarkStart w:id="4137" w:name="_Toc526413794"/>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del>
      </w:moveFrom>
    </w:p>
    <w:p w14:paraId="2E2C5206" w14:textId="77777777" w:rsidR="00CC7CAD" w:rsidRPr="00294E0E" w:rsidDel="00E90022" w:rsidRDefault="00CC7CAD">
      <w:pPr>
        <w:rPr>
          <w:del w:id="4138" w:author="Peter Simpson" w:date="2018-10-03T20:30:00Z"/>
          <w:moveFrom w:id="4139" w:author="Peter Simpson" w:date="2018-10-03T12:12:00Z"/>
          <w:highlight w:val="white"/>
        </w:rPr>
        <w:pPrChange w:id="4140" w:author="Peter Simpson" w:date="2018-10-03T20:31:00Z">
          <w:pPr>
            <w:autoSpaceDE w:val="0"/>
            <w:autoSpaceDN w:val="0"/>
            <w:adjustRightInd w:val="0"/>
            <w:spacing w:after="0" w:line="240" w:lineRule="auto"/>
          </w:pPr>
        </w:pPrChange>
      </w:pPr>
      <w:moveFrom w:id="4141" w:author="Peter Simpson" w:date="2018-10-03T12:12:00Z">
        <w:del w:id="4142" w:author="Peter Simpson" w:date="2018-10-03T20:30:00Z">
          <w:r w:rsidRPr="00294E0E" w:rsidDel="00E90022">
            <w:rPr>
              <w:highlight w:val="white"/>
            </w:rPr>
            <w:delText>GET /api/v1/Telescope/0/CanSlewAsync?Client=1&amp;ClientTransaction=20</w:delText>
          </w:r>
          <w:bookmarkStart w:id="4143" w:name="_Toc526332267"/>
          <w:bookmarkStart w:id="4144" w:name="_Toc526332432"/>
          <w:bookmarkStart w:id="4145" w:name="_Toc526332596"/>
          <w:bookmarkStart w:id="4146" w:name="_Toc526332760"/>
          <w:bookmarkStart w:id="4147" w:name="_Toc526332930"/>
          <w:bookmarkStart w:id="4148" w:name="_Toc526333100"/>
          <w:bookmarkStart w:id="4149" w:name="_Toc526333264"/>
          <w:bookmarkStart w:id="4150" w:name="_Toc526333434"/>
          <w:bookmarkStart w:id="4151" w:name="_Toc526333599"/>
          <w:bookmarkStart w:id="4152" w:name="_Toc526333762"/>
          <w:bookmarkStart w:id="4153" w:name="_Toc526333925"/>
          <w:bookmarkStart w:id="4154" w:name="_Toc526334088"/>
          <w:bookmarkStart w:id="4155" w:name="_Toc526334252"/>
          <w:bookmarkStart w:id="4156" w:name="_Toc526334415"/>
          <w:bookmarkStart w:id="4157" w:name="_Toc526334578"/>
          <w:bookmarkStart w:id="4158" w:name="_Toc526334742"/>
          <w:bookmarkStart w:id="4159" w:name="_Toc526334906"/>
          <w:bookmarkStart w:id="4160" w:name="_Toc526335072"/>
          <w:bookmarkStart w:id="4161" w:name="_Toc526335237"/>
          <w:bookmarkStart w:id="4162" w:name="_Toc526335400"/>
          <w:bookmarkStart w:id="4163" w:name="_Toc526335562"/>
          <w:bookmarkStart w:id="4164" w:name="_Toc526335725"/>
          <w:bookmarkStart w:id="4165" w:name="_Toc526335895"/>
          <w:bookmarkStart w:id="4166" w:name="_Toc526336038"/>
          <w:bookmarkStart w:id="4167" w:name="_Toc526336182"/>
          <w:bookmarkStart w:id="4168" w:name="_Toc526336326"/>
          <w:bookmarkStart w:id="4169" w:name="_Toc526336469"/>
          <w:bookmarkStart w:id="4170" w:name="_Toc526336638"/>
          <w:bookmarkStart w:id="4171" w:name="_Toc526336808"/>
          <w:bookmarkStart w:id="4172" w:name="_Toc526336978"/>
          <w:bookmarkStart w:id="4173" w:name="_Toc526337144"/>
          <w:bookmarkStart w:id="4174" w:name="_Toc526410462"/>
          <w:bookmarkStart w:id="4175" w:name="_Toc526413544"/>
          <w:bookmarkStart w:id="4176" w:name="_Toc526413795"/>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del>
      </w:moveFrom>
    </w:p>
    <w:p w14:paraId="75537735" w14:textId="77777777" w:rsidR="00CC7CAD" w:rsidRPr="00294E0E" w:rsidDel="00E90022" w:rsidRDefault="00CC7CAD">
      <w:pPr>
        <w:rPr>
          <w:del w:id="4177" w:author="Peter Simpson" w:date="2018-10-03T20:30:00Z"/>
          <w:moveFrom w:id="4178" w:author="Peter Simpson" w:date="2018-10-03T12:12:00Z"/>
          <w:rStyle w:val="Hyperlink"/>
          <w:color w:val="2683C6" w:themeColor="accent2"/>
          <w:u w:val="none"/>
        </w:rPr>
      </w:pPr>
      <w:moveFrom w:id="4179" w:author="Peter Simpson" w:date="2018-10-03T12:12:00Z">
        <w:del w:id="4180" w:author="Peter Simpson" w:date="2018-10-03T20:30:00Z">
          <w:r w:rsidRPr="00294E0E" w:rsidDel="00E90022">
            <w:rPr>
              <w:rStyle w:val="Hyperlink"/>
              <w:color w:val="2683C6" w:themeColor="accent2"/>
              <w:u w:val="none"/>
            </w:rPr>
            <w:delText>{"Value":true,"ClientTransactio</w:delText>
          </w:r>
          <w:r w:rsidDel="00E90022">
            <w:rPr>
              <w:rStyle w:val="Hyperlink"/>
              <w:color w:val="2683C6" w:themeColor="accent2"/>
              <w:u w:val="none"/>
            </w:rPr>
            <w:delText>nID":20,"ServerTransactionID":168</w:delText>
          </w:r>
          <w:r w:rsidRPr="00294E0E" w:rsidDel="00E90022">
            <w:rPr>
              <w:rStyle w:val="Hyperlink"/>
              <w:color w:val="2683C6" w:themeColor="accent2"/>
              <w:u w:val="none"/>
            </w:rPr>
            <w:delText>,"Method":"CanSlewAsync","ErrorNumber":0,"ErrorMessage":"","DriverException":null}</w:delText>
          </w:r>
          <w:bookmarkStart w:id="4181" w:name="_Toc526332268"/>
          <w:bookmarkStart w:id="4182" w:name="_Toc526332433"/>
          <w:bookmarkStart w:id="4183" w:name="_Toc526332597"/>
          <w:bookmarkStart w:id="4184" w:name="_Toc526332761"/>
          <w:bookmarkStart w:id="4185" w:name="_Toc526332931"/>
          <w:bookmarkStart w:id="4186" w:name="_Toc526333101"/>
          <w:bookmarkStart w:id="4187" w:name="_Toc526333265"/>
          <w:bookmarkStart w:id="4188" w:name="_Toc526333435"/>
          <w:bookmarkStart w:id="4189" w:name="_Toc526333600"/>
          <w:bookmarkStart w:id="4190" w:name="_Toc526333763"/>
          <w:bookmarkStart w:id="4191" w:name="_Toc526333926"/>
          <w:bookmarkStart w:id="4192" w:name="_Toc526334089"/>
          <w:bookmarkStart w:id="4193" w:name="_Toc526334253"/>
          <w:bookmarkStart w:id="4194" w:name="_Toc526334416"/>
          <w:bookmarkStart w:id="4195" w:name="_Toc526334579"/>
          <w:bookmarkStart w:id="4196" w:name="_Toc526334743"/>
          <w:bookmarkStart w:id="4197" w:name="_Toc526334907"/>
          <w:bookmarkStart w:id="4198" w:name="_Toc526335073"/>
          <w:bookmarkStart w:id="4199" w:name="_Toc526335238"/>
          <w:bookmarkStart w:id="4200" w:name="_Toc526335401"/>
          <w:bookmarkStart w:id="4201" w:name="_Toc526335563"/>
          <w:bookmarkStart w:id="4202" w:name="_Toc526335726"/>
          <w:bookmarkStart w:id="4203" w:name="_Toc526335896"/>
          <w:bookmarkStart w:id="4204" w:name="_Toc526336039"/>
          <w:bookmarkStart w:id="4205" w:name="_Toc526336183"/>
          <w:bookmarkStart w:id="4206" w:name="_Toc526336327"/>
          <w:bookmarkStart w:id="4207" w:name="_Toc526336470"/>
          <w:bookmarkStart w:id="4208" w:name="_Toc526336639"/>
          <w:bookmarkStart w:id="4209" w:name="_Toc526336809"/>
          <w:bookmarkStart w:id="4210" w:name="_Toc526336979"/>
          <w:bookmarkStart w:id="4211" w:name="_Toc526337145"/>
          <w:bookmarkStart w:id="4212" w:name="_Toc526410463"/>
          <w:bookmarkStart w:id="4213" w:name="_Toc526413545"/>
          <w:bookmarkStart w:id="4214" w:name="_Toc526413796"/>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del>
      </w:moveFrom>
    </w:p>
    <w:p w14:paraId="1E1133F4" w14:textId="77777777" w:rsidR="00CC7CAD" w:rsidDel="00E90022" w:rsidRDefault="00CC7CAD">
      <w:pPr>
        <w:rPr>
          <w:del w:id="4215" w:author="Peter Simpson" w:date="2018-10-03T20:30:00Z"/>
          <w:moveFrom w:id="4216" w:author="Peter Simpson" w:date="2018-10-03T12:12:00Z"/>
        </w:rPr>
        <w:pPrChange w:id="4217" w:author="Peter Simpson" w:date="2018-10-03T20:31:00Z">
          <w:pPr>
            <w:pStyle w:val="Heading3"/>
          </w:pPr>
        </w:pPrChange>
      </w:pPr>
      <w:moveFrom w:id="4218" w:author="Peter Simpson" w:date="2018-10-03T12:12:00Z">
        <w:del w:id="4219" w:author="Peter Simpson" w:date="2018-10-03T20:30:00Z">
          <w:r w:rsidDel="00E90022">
            <w:delText>Driver Exception Handling</w:delText>
          </w:r>
          <w:bookmarkStart w:id="4220" w:name="_Toc526332269"/>
          <w:bookmarkStart w:id="4221" w:name="_Toc526332434"/>
          <w:bookmarkStart w:id="4222" w:name="_Toc526332598"/>
          <w:bookmarkStart w:id="4223" w:name="_Toc526332762"/>
          <w:bookmarkStart w:id="4224" w:name="_Toc526332932"/>
          <w:bookmarkStart w:id="4225" w:name="_Toc526333102"/>
          <w:bookmarkStart w:id="4226" w:name="_Toc526333266"/>
          <w:bookmarkStart w:id="4227" w:name="_Toc526333436"/>
          <w:bookmarkStart w:id="4228" w:name="_Toc526333601"/>
          <w:bookmarkStart w:id="4229" w:name="_Toc526333764"/>
          <w:bookmarkStart w:id="4230" w:name="_Toc526333927"/>
          <w:bookmarkStart w:id="4231" w:name="_Toc526334090"/>
          <w:bookmarkStart w:id="4232" w:name="_Toc526334254"/>
          <w:bookmarkStart w:id="4233" w:name="_Toc526334417"/>
          <w:bookmarkStart w:id="4234" w:name="_Toc526334580"/>
          <w:bookmarkStart w:id="4235" w:name="_Toc526334744"/>
          <w:bookmarkStart w:id="4236" w:name="_Toc526334908"/>
          <w:bookmarkStart w:id="4237" w:name="_Toc526335074"/>
          <w:bookmarkStart w:id="4238" w:name="_Toc526335239"/>
          <w:bookmarkStart w:id="4239" w:name="_Toc526335402"/>
          <w:bookmarkStart w:id="4240" w:name="_Toc526335564"/>
          <w:bookmarkStart w:id="4241" w:name="_Toc526335727"/>
          <w:bookmarkStart w:id="4242" w:name="_Toc526335897"/>
          <w:bookmarkStart w:id="4243" w:name="_Toc526336040"/>
          <w:bookmarkStart w:id="4244" w:name="_Toc526336184"/>
          <w:bookmarkStart w:id="4245" w:name="_Toc526336328"/>
          <w:bookmarkStart w:id="4246" w:name="_Toc526336471"/>
          <w:bookmarkStart w:id="4247" w:name="_Toc526336640"/>
          <w:bookmarkStart w:id="4248" w:name="_Toc526336810"/>
          <w:bookmarkStart w:id="4249" w:name="_Toc526336980"/>
          <w:bookmarkStart w:id="4250" w:name="_Toc526337146"/>
          <w:bookmarkStart w:id="4251" w:name="_Toc526410464"/>
          <w:bookmarkStart w:id="4252" w:name="_Toc526413546"/>
          <w:bookmarkStart w:id="4253" w:name="_Toc526413797"/>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del>
      </w:moveFrom>
    </w:p>
    <w:p w14:paraId="1502C952" w14:textId="77777777" w:rsidR="00CC7CAD" w:rsidDel="00E90022" w:rsidRDefault="00CC7CAD">
      <w:pPr>
        <w:rPr>
          <w:del w:id="4254" w:author="Peter Simpson" w:date="2018-10-03T20:30:00Z"/>
          <w:moveFrom w:id="4255" w:author="Peter Simpson" w:date="2018-10-03T12:12:00Z"/>
        </w:rPr>
      </w:pPr>
      <w:moveFrom w:id="4256" w:author="Peter Simpson" w:date="2018-10-03T12:12:00Z">
        <w:del w:id="4257" w:author="Peter Simpson" w:date="2018-10-03T20:30:00Z">
          <w:r w:rsidDel="00E90022">
            <w:delText>For Windows clients the driver exception is captured by the REST Server and returned in JSON encoded format to the Remote Client, which recreates the original exception and throws it to the client application.</w:delText>
          </w:r>
          <w:bookmarkStart w:id="4258" w:name="_Toc526332270"/>
          <w:bookmarkStart w:id="4259" w:name="_Toc526332435"/>
          <w:bookmarkStart w:id="4260" w:name="_Toc526332599"/>
          <w:bookmarkStart w:id="4261" w:name="_Toc526332763"/>
          <w:bookmarkStart w:id="4262" w:name="_Toc526332933"/>
          <w:bookmarkStart w:id="4263" w:name="_Toc526333103"/>
          <w:bookmarkStart w:id="4264" w:name="_Toc526333267"/>
          <w:bookmarkStart w:id="4265" w:name="_Toc526333437"/>
          <w:bookmarkStart w:id="4266" w:name="_Toc526333602"/>
          <w:bookmarkStart w:id="4267" w:name="_Toc526333765"/>
          <w:bookmarkStart w:id="4268" w:name="_Toc526333928"/>
          <w:bookmarkStart w:id="4269" w:name="_Toc526334091"/>
          <w:bookmarkStart w:id="4270" w:name="_Toc526334255"/>
          <w:bookmarkStart w:id="4271" w:name="_Toc526334418"/>
          <w:bookmarkStart w:id="4272" w:name="_Toc526334581"/>
          <w:bookmarkStart w:id="4273" w:name="_Toc526334745"/>
          <w:bookmarkStart w:id="4274" w:name="_Toc526334909"/>
          <w:bookmarkStart w:id="4275" w:name="_Toc526335075"/>
          <w:bookmarkStart w:id="4276" w:name="_Toc526335240"/>
          <w:bookmarkStart w:id="4277" w:name="_Toc526335403"/>
          <w:bookmarkStart w:id="4278" w:name="_Toc526335565"/>
          <w:bookmarkStart w:id="4279" w:name="_Toc526335728"/>
          <w:bookmarkStart w:id="4280" w:name="_Toc526335898"/>
          <w:bookmarkStart w:id="4281" w:name="_Toc526336041"/>
          <w:bookmarkStart w:id="4282" w:name="_Toc526336185"/>
          <w:bookmarkStart w:id="4283" w:name="_Toc526336329"/>
          <w:bookmarkStart w:id="4284" w:name="_Toc526336472"/>
          <w:bookmarkStart w:id="4285" w:name="_Toc526336641"/>
          <w:bookmarkStart w:id="4286" w:name="_Toc526336811"/>
          <w:bookmarkStart w:id="4287" w:name="_Toc526336981"/>
          <w:bookmarkStart w:id="4288" w:name="_Toc526337147"/>
          <w:bookmarkStart w:id="4289" w:name="_Toc526410465"/>
          <w:bookmarkStart w:id="4290" w:name="_Toc526413547"/>
          <w:bookmarkStart w:id="4291" w:name="_Toc526413798"/>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del>
      </w:moveFrom>
    </w:p>
    <w:p w14:paraId="26F212AD" w14:textId="77777777" w:rsidR="00CC7CAD" w:rsidDel="00E90022" w:rsidRDefault="00CC7CAD">
      <w:pPr>
        <w:rPr>
          <w:del w:id="4292" w:author="Peter Simpson" w:date="2018-10-03T20:30:00Z"/>
          <w:moveFrom w:id="4293" w:author="Peter Simpson" w:date="2018-10-03T12:12:00Z"/>
        </w:rPr>
      </w:pPr>
      <w:moveFrom w:id="4294" w:author="Peter Simpson" w:date="2018-10-03T12:12:00Z">
        <w:del w:id="4295" w:author="Peter Simpson" w:date="2018-10-03T20:30:00Z">
          <w:r w:rsidDel="00E90022">
            <w:delText>This approach is of little value to a non-Windows client so an integer error number and error message string are also returned, which can be used by the client as needed, without having to use the complex .NET exception class structure.</w:delText>
          </w:r>
          <w:bookmarkStart w:id="4296" w:name="_Toc526332271"/>
          <w:bookmarkStart w:id="4297" w:name="_Toc526332436"/>
          <w:bookmarkStart w:id="4298" w:name="_Toc526332600"/>
          <w:bookmarkStart w:id="4299" w:name="_Toc526332764"/>
          <w:bookmarkStart w:id="4300" w:name="_Toc526332934"/>
          <w:bookmarkStart w:id="4301" w:name="_Toc526333104"/>
          <w:bookmarkStart w:id="4302" w:name="_Toc526333268"/>
          <w:bookmarkStart w:id="4303" w:name="_Toc526333438"/>
          <w:bookmarkStart w:id="4304" w:name="_Toc526333603"/>
          <w:bookmarkStart w:id="4305" w:name="_Toc526333766"/>
          <w:bookmarkStart w:id="4306" w:name="_Toc526333929"/>
          <w:bookmarkStart w:id="4307" w:name="_Toc526334092"/>
          <w:bookmarkStart w:id="4308" w:name="_Toc526334256"/>
          <w:bookmarkStart w:id="4309" w:name="_Toc526334419"/>
          <w:bookmarkStart w:id="4310" w:name="_Toc526334582"/>
          <w:bookmarkStart w:id="4311" w:name="_Toc526334746"/>
          <w:bookmarkStart w:id="4312" w:name="_Toc526334910"/>
          <w:bookmarkStart w:id="4313" w:name="_Toc526335076"/>
          <w:bookmarkStart w:id="4314" w:name="_Toc526335241"/>
          <w:bookmarkStart w:id="4315" w:name="_Toc526335404"/>
          <w:bookmarkStart w:id="4316" w:name="_Toc526335566"/>
          <w:bookmarkStart w:id="4317" w:name="_Toc526335729"/>
          <w:bookmarkStart w:id="4318" w:name="_Toc526335899"/>
          <w:bookmarkStart w:id="4319" w:name="_Toc526336042"/>
          <w:bookmarkStart w:id="4320" w:name="_Toc526336186"/>
          <w:bookmarkStart w:id="4321" w:name="_Toc526336330"/>
          <w:bookmarkStart w:id="4322" w:name="_Toc526336473"/>
          <w:bookmarkStart w:id="4323" w:name="_Toc526336642"/>
          <w:bookmarkStart w:id="4324" w:name="_Toc526336812"/>
          <w:bookmarkStart w:id="4325" w:name="_Toc526336982"/>
          <w:bookmarkStart w:id="4326" w:name="_Toc526337148"/>
          <w:bookmarkStart w:id="4327" w:name="_Toc526410466"/>
          <w:bookmarkStart w:id="4328" w:name="_Toc526413548"/>
          <w:bookmarkStart w:id="4329" w:name="_Toc526413799"/>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del>
      </w:moveFrom>
    </w:p>
    <w:p w14:paraId="2FC3400E" w14:textId="77777777" w:rsidR="00CC7CAD" w:rsidDel="00E90022" w:rsidRDefault="00CC7CAD">
      <w:pPr>
        <w:rPr>
          <w:del w:id="4330" w:author="Peter Simpson" w:date="2018-10-03T20:30:00Z"/>
          <w:moveFrom w:id="4331" w:author="Peter Simpson" w:date="2018-10-03T12:12:00Z"/>
        </w:rPr>
      </w:pPr>
      <w:moveFrom w:id="4332" w:author="Peter Simpson" w:date="2018-10-03T12:12:00Z">
        <w:del w:id="4333" w:author="Peter Simpson" w:date="2018-10-03T20:30:00Z">
          <w:r w:rsidDel="00E90022">
            <w:delText xml:space="preserve">The </w:delText>
          </w:r>
          <w:r w:rsidRPr="00175F5F" w:rsidDel="00E90022">
            <w:delText xml:space="preserve">example </w:delText>
          </w:r>
          <w:r w:rsidDel="00E90022">
            <w:delText xml:space="preserve">below shows </w:delText>
          </w:r>
          <w:r w:rsidRPr="00175F5F" w:rsidDel="00E90022">
            <w:delText>a returned exception</w:delText>
          </w:r>
          <w:r w:rsidDel="00E90022">
            <w:delText xml:space="preserve"> for an attempt to set the site elevation to -301, which is an illegal value in the ASCOM specification. </w:delText>
          </w:r>
          <w:bookmarkStart w:id="4334" w:name="_Toc526332272"/>
          <w:bookmarkStart w:id="4335" w:name="_Toc526332437"/>
          <w:bookmarkStart w:id="4336" w:name="_Toc526332601"/>
          <w:bookmarkStart w:id="4337" w:name="_Toc526332765"/>
          <w:bookmarkStart w:id="4338" w:name="_Toc526332935"/>
          <w:bookmarkStart w:id="4339" w:name="_Toc526333105"/>
          <w:bookmarkStart w:id="4340" w:name="_Toc526333269"/>
          <w:bookmarkStart w:id="4341" w:name="_Toc526333439"/>
          <w:bookmarkStart w:id="4342" w:name="_Toc526333604"/>
          <w:bookmarkStart w:id="4343" w:name="_Toc526333767"/>
          <w:bookmarkStart w:id="4344" w:name="_Toc526333930"/>
          <w:bookmarkStart w:id="4345" w:name="_Toc526334093"/>
          <w:bookmarkStart w:id="4346" w:name="_Toc526334257"/>
          <w:bookmarkStart w:id="4347" w:name="_Toc526334420"/>
          <w:bookmarkStart w:id="4348" w:name="_Toc526334583"/>
          <w:bookmarkStart w:id="4349" w:name="_Toc526334747"/>
          <w:bookmarkStart w:id="4350" w:name="_Toc526334911"/>
          <w:bookmarkStart w:id="4351" w:name="_Toc526335077"/>
          <w:bookmarkStart w:id="4352" w:name="_Toc526335242"/>
          <w:bookmarkStart w:id="4353" w:name="_Toc526335405"/>
          <w:bookmarkStart w:id="4354" w:name="_Toc526335567"/>
          <w:bookmarkStart w:id="4355" w:name="_Toc526335730"/>
          <w:bookmarkStart w:id="4356" w:name="_Toc526335900"/>
          <w:bookmarkStart w:id="4357" w:name="_Toc526336043"/>
          <w:bookmarkStart w:id="4358" w:name="_Toc526336187"/>
          <w:bookmarkStart w:id="4359" w:name="_Toc526336331"/>
          <w:bookmarkStart w:id="4360" w:name="_Toc526336474"/>
          <w:bookmarkStart w:id="4361" w:name="_Toc526336643"/>
          <w:bookmarkStart w:id="4362" w:name="_Toc526336813"/>
          <w:bookmarkStart w:id="4363" w:name="_Toc526336983"/>
          <w:bookmarkStart w:id="4364" w:name="_Toc526337149"/>
          <w:bookmarkStart w:id="4365" w:name="_Toc526410467"/>
          <w:bookmarkStart w:id="4366" w:name="_Toc526413549"/>
          <w:bookmarkStart w:id="4367" w:name="_Toc526413800"/>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del>
      </w:moveFrom>
    </w:p>
    <w:p w14:paraId="707D1E51" w14:textId="77777777" w:rsidR="00CC7CAD" w:rsidDel="00E90022" w:rsidRDefault="00CC7CAD">
      <w:pPr>
        <w:rPr>
          <w:del w:id="4368" w:author="Peter Simpson" w:date="2018-10-03T20:30:00Z"/>
          <w:moveFrom w:id="4369" w:author="Peter Simpson" w:date="2018-10-03T12:12:00Z"/>
        </w:rPr>
        <w:pPrChange w:id="4370" w:author="Peter Simpson" w:date="2018-10-03T20:31:00Z">
          <w:pPr>
            <w:autoSpaceDE w:val="0"/>
            <w:autoSpaceDN w:val="0"/>
            <w:adjustRightInd w:val="0"/>
            <w:spacing w:after="0" w:line="240" w:lineRule="auto"/>
          </w:pPr>
        </w:pPrChange>
      </w:pPr>
      <w:moveFrom w:id="4371" w:author="Peter Simpson" w:date="2018-10-03T12:12:00Z">
        <w:del w:id="4372" w:author="Peter Simpson" w:date="2018-10-03T20:30:00Z">
          <w:r w:rsidRPr="009D3723" w:rsidDel="00E90022">
            <w:rPr>
              <w:highlight w:val="white"/>
            </w:rPr>
            <w:delText>PUT /api/v1/Telescope/0/SiteElevation</w:delText>
          </w:r>
          <w:r w:rsidDel="00E90022">
            <w:rPr>
              <w:highlight w:val="white"/>
            </w:rPr>
            <w:delText xml:space="preserve"> </w:delText>
          </w:r>
          <w:bookmarkStart w:id="4373" w:name="_Toc526332273"/>
          <w:bookmarkStart w:id="4374" w:name="_Toc526332438"/>
          <w:bookmarkStart w:id="4375" w:name="_Toc526332602"/>
          <w:bookmarkStart w:id="4376" w:name="_Toc526332766"/>
          <w:bookmarkStart w:id="4377" w:name="_Toc526332936"/>
          <w:bookmarkStart w:id="4378" w:name="_Toc526333106"/>
          <w:bookmarkStart w:id="4379" w:name="_Toc526333270"/>
          <w:bookmarkStart w:id="4380" w:name="_Toc526333440"/>
          <w:bookmarkStart w:id="4381" w:name="_Toc526333605"/>
          <w:bookmarkStart w:id="4382" w:name="_Toc526333768"/>
          <w:bookmarkStart w:id="4383" w:name="_Toc526333931"/>
          <w:bookmarkStart w:id="4384" w:name="_Toc526334094"/>
          <w:bookmarkStart w:id="4385" w:name="_Toc526334258"/>
          <w:bookmarkStart w:id="4386" w:name="_Toc526334421"/>
          <w:bookmarkStart w:id="4387" w:name="_Toc526334584"/>
          <w:bookmarkStart w:id="4388" w:name="_Toc526334748"/>
          <w:bookmarkStart w:id="4389" w:name="_Toc526334912"/>
          <w:bookmarkStart w:id="4390" w:name="_Toc526335078"/>
          <w:bookmarkStart w:id="4391" w:name="_Toc526335243"/>
          <w:bookmarkStart w:id="4392" w:name="_Toc526335406"/>
          <w:bookmarkStart w:id="4393" w:name="_Toc526335568"/>
          <w:bookmarkStart w:id="4394" w:name="_Toc526335731"/>
          <w:bookmarkStart w:id="4395" w:name="_Toc526335901"/>
          <w:bookmarkStart w:id="4396" w:name="_Toc526336044"/>
          <w:bookmarkStart w:id="4397" w:name="_Toc526336188"/>
          <w:bookmarkStart w:id="4398" w:name="_Toc526336332"/>
          <w:bookmarkStart w:id="4399" w:name="_Toc526336475"/>
          <w:bookmarkStart w:id="4400" w:name="_Toc526336644"/>
          <w:bookmarkStart w:id="4401" w:name="_Toc526336814"/>
          <w:bookmarkStart w:id="4402" w:name="_Toc526336984"/>
          <w:bookmarkStart w:id="4403" w:name="_Toc526337150"/>
          <w:bookmarkStart w:id="4404" w:name="_Toc526410468"/>
          <w:bookmarkStart w:id="4405" w:name="_Toc526413550"/>
          <w:bookmarkStart w:id="4406" w:name="_Toc526413801"/>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del>
      </w:moveFrom>
    </w:p>
    <w:p w14:paraId="0B010356" w14:textId="77777777" w:rsidR="00CC7CAD" w:rsidRPr="008603D4" w:rsidDel="00E90022" w:rsidRDefault="00CC7CAD">
      <w:pPr>
        <w:rPr>
          <w:del w:id="4407" w:author="Peter Simpson" w:date="2018-10-03T20:30:00Z"/>
          <w:moveFrom w:id="4408" w:author="Peter Simpson" w:date="2018-10-03T12:12:00Z"/>
          <w:highlight w:val="white"/>
        </w:rPr>
        <w:pPrChange w:id="4409" w:author="Peter Simpson" w:date="2018-10-03T20:31:00Z">
          <w:pPr>
            <w:autoSpaceDE w:val="0"/>
            <w:autoSpaceDN w:val="0"/>
            <w:adjustRightInd w:val="0"/>
            <w:spacing w:after="0" w:line="240" w:lineRule="auto"/>
          </w:pPr>
        </w:pPrChange>
      </w:pPr>
      <w:moveFrom w:id="4410" w:author="Peter Simpson" w:date="2018-10-03T12:12:00Z">
        <w:del w:id="4411" w:author="Peter Simpson" w:date="2018-10-03T20:30:00Z">
          <w:r w:rsidRPr="008603D4" w:rsidDel="00E90022">
            <w:delText xml:space="preserve">(parameters for </w:delText>
          </w:r>
          <w:r w:rsidDel="00E90022">
            <w:delText xml:space="preserve">the </w:delText>
          </w:r>
          <w:r w:rsidRPr="008603D4" w:rsidDel="00E90022">
            <w:delText xml:space="preserve">PUT verb are placed in the body (not shown here) and do not appear after the URI as they do for </w:delText>
          </w:r>
          <w:r w:rsidDel="00E90022">
            <w:delText xml:space="preserve">the </w:delText>
          </w:r>
          <w:r w:rsidRPr="008603D4" w:rsidDel="00E90022">
            <w:delText>GET verb)</w:delText>
          </w:r>
          <w:r w:rsidRPr="008603D4" w:rsidDel="00E90022">
            <w:rPr>
              <w:highlight w:val="white"/>
            </w:rPr>
            <w:br/>
          </w:r>
          <w:bookmarkStart w:id="4412" w:name="_Toc526332274"/>
          <w:bookmarkStart w:id="4413" w:name="_Toc526332439"/>
          <w:bookmarkStart w:id="4414" w:name="_Toc526332603"/>
          <w:bookmarkStart w:id="4415" w:name="_Toc526332767"/>
          <w:bookmarkStart w:id="4416" w:name="_Toc526332937"/>
          <w:bookmarkStart w:id="4417" w:name="_Toc526333107"/>
          <w:bookmarkStart w:id="4418" w:name="_Toc526333271"/>
          <w:bookmarkStart w:id="4419" w:name="_Toc526333441"/>
          <w:bookmarkStart w:id="4420" w:name="_Toc526333606"/>
          <w:bookmarkStart w:id="4421" w:name="_Toc526333769"/>
          <w:bookmarkStart w:id="4422" w:name="_Toc526333932"/>
          <w:bookmarkStart w:id="4423" w:name="_Toc526334095"/>
          <w:bookmarkStart w:id="4424" w:name="_Toc526334259"/>
          <w:bookmarkStart w:id="4425" w:name="_Toc526334422"/>
          <w:bookmarkStart w:id="4426" w:name="_Toc526334585"/>
          <w:bookmarkStart w:id="4427" w:name="_Toc526334749"/>
          <w:bookmarkStart w:id="4428" w:name="_Toc526334913"/>
          <w:bookmarkStart w:id="4429" w:name="_Toc526335079"/>
          <w:bookmarkStart w:id="4430" w:name="_Toc526335244"/>
          <w:bookmarkStart w:id="4431" w:name="_Toc526335407"/>
          <w:bookmarkStart w:id="4432" w:name="_Toc526335569"/>
          <w:bookmarkStart w:id="4433" w:name="_Toc526335732"/>
          <w:bookmarkStart w:id="4434" w:name="_Toc526335902"/>
          <w:bookmarkStart w:id="4435" w:name="_Toc526336045"/>
          <w:bookmarkStart w:id="4436" w:name="_Toc526336189"/>
          <w:bookmarkStart w:id="4437" w:name="_Toc526336333"/>
          <w:bookmarkStart w:id="4438" w:name="_Toc526336476"/>
          <w:bookmarkStart w:id="4439" w:name="_Toc526336645"/>
          <w:bookmarkStart w:id="4440" w:name="_Toc526336815"/>
          <w:bookmarkStart w:id="4441" w:name="_Toc526336985"/>
          <w:bookmarkStart w:id="4442" w:name="_Toc526337151"/>
          <w:bookmarkStart w:id="4443" w:name="_Toc526410469"/>
          <w:bookmarkStart w:id="4444" w:name="_Toc526413551"/>
          <w:bookmarkStart w:id="4445" w:name="_Toc526413802"/>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del>
      </w:moveFrom>
    </w:p>
    <w:p w14:paraId="40E9C219" w14:textId="77777777" w:rsidR="00CC7CAD" w:rsidDel="00E90022" w:rsidRDefault="00CC7CAD">
      <w:pPr>
        <w:rPr>
          <w:del w:id="4446" w:author="Peter Simpson" w:date="2018-10-03T20:30:00Z"/>
          <w:moveFrom w:id="4447" w:author="Peter Simpson" w:date="2018-10-03T12:12:00Z"/>
        </w:rPr>
      </w:pPr>
      <w:moveFrom w:id="4448" w:author="Peter Simpson" w:date="2018-10-03T12:12:00Z">
        <w:del w:id="4449" w:author="Peter Simpson" w:date="2018-10-03T20:30:00Z">
          <w:r w:rsidDel="00E90022">
            <w:delText>The response contains the error number and message:</w:delText>
          </w:r>
          <w:bookmarkStart w:id="4450" w:name="_Toc526332275"/>
          <w:bookmarkStart w:id="4451" w:name="_Toc526332440"/>
          <w:bookmarkStart w:id="4452" w:name="_Toc526332604"/>
          <w:bookmarkStart w:id="4453" w:name="_Toc526332768"/>
          <w:bookmarkStart w:id="4454" w:name="_Toc526332938"/>
          <w:bookmarkStart w:id="4455" w:name="_Toc526333108"/>
          <w:bookmarkStart w:id="4456" w:name="_Toc526333272"/>
          <w:bookmarkStart w:id="4457" w:name="_Toc526333442"/>
          <w:bookmarkStart w:id="4458" w:name="_Toc526333607"/>
          <w:bookmarkStart w:id="4459" w:name="_Toc526333770"/>
          <w:bookmarkStart w:id="4460" w:name="_Toc526333933"/>
          <w:bookmarkStart w:id="4461" w:name="_Toc526334096"/>
          <w:bookmarkStart w:id="4462" w:name="_Toc526334260"/>
          <w:bookmarkStart w:id="4463" w:name="_Toc526334423"/>
          <w:bookmarkStart w:id="4464" w:name="_Toc526334586"/>
          <w:bookmarkStart w:id="4465" w:name="_Toc526334750"/>
          <w:bookmarkStart w:id="4466" w:name="_Toc526334914"/>
          <w:bookmarkStart w:id="4467" w:name="_Toc526335080"/>
          <w:bookmarkStart w:id="4468" w:name="_Toc526335245"/>
          <w:bookmarkStart w:id="4469" w:name="_Toc526335408"/>
          <w:bookmarkStart w:id="4470" w:name="_Toc526335570"/>
          <w:bookmarkStart w:id="4471" w:name="_Toc526335733"/>
          <w:bookmarkStart w:id="4472" w:name="_Toc526335903"/>
          <w:bookmarkStart w:id="4473" w:name="_Toc526336046"/>
          <w:bookmarkStart w:id="4474" w:name="_Toc526336190"/>
          <w:bookmarkStart w:id="4475" w:name="_Toc526336334"/>
          <w:bookmarkStart w:id="4476" w:name="_Toc526336477"/>
          <w:bookmarkStart w:id="4477" w:name="_Toc526336646"/>
          <w:bookmarkStart w:id="4478" w:name="_Toc526336816"/>
          <w:bookmarkStart w:id="4479" w:name="_Toc526336986"/>
          <w:bookmarkStart w:id="4480" w:name="_Toc526337152"/>
          <w:bookmarkStart w:id="4481" w:name="_Toc526410470"/>
          <w:bookmarkStart w:id="4482" w:name="_Toc526413552"/>
          <w:bookmarkStart w:id="4483" w:name="_Toc526413803"/>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del>
      </w:moveFrom>
    </w:p>
    <w:p w14:paraId="62C81A56" w14:textId="77777777" w:rsidR="00CC7CAD" w:rsidDel="00E90022" w:rsidRDefault="00CC7CAD">
      <w:pPr>
        <w:rPr>
          <w:del w:id="4484" w:author="Peter Simpson" w:date="2018-10-03T20:30:00Z"/>
          <w:moveFrom w:id="4485" w:author="Peter Simpson" w:date="2018-10-03T12:12:00Z"/>
        </w:rPr>
      </w:pPr>
      <w:moveFrom w:id="4486" w:author="Peter Simpson" w:date="2018-10-03T12:12:00Z">
        <w:del w:id="4487" w:author="Peter Simpson" w:date="2018-10-03T20:30:00Z">
          <w:r w:rsidRPr="008603D4" w:rsidDel="00E90022">
            <w:rPr>
              <w:rStyle w:val="Hyperlink"/>
              <w:color w:val="2683C6" w:themeColor="accent2"/>
              <w:u w:val="none"/>
            </w:rPr>
            <w:delText>{"ClientTransactionID":51,"ServerTransactionID":58,"Method":"SiteElevation",</w:delText>
          </w:r>
          <w:r w:rsidDel="00E90022">
            <w:rPr>
              <w:rStyle w:val="Hyperlink"/>
              <w:color w:val="2683C6" w:themeColor="accent2"/>
              <w:u w:val="none"/>
            </w:rPr>
            <w:br/>
          </w:r>
          <w:r w:rsidRPr="003B7F65" w:rsidDel="00E90022">
            <w:rPr>
              <w:rStyle w:val="Hyperlink"/>
              <w:b/>
              <w:color w:val="2683C6" w:themeColor="accent2"/>
              <w:u w:val="none"/>
            </w:rPr>
            <w:delText>"ErrorNumber":-2147220479,</w:delText>
          </w:r>
          <w:r w:rsidRPr="003B7F65" w:rsidDel="00E90022">
            <w:rPr>
              <w:rStyle w:val="Hyperlink"/>
              <w:b/>
              <w:color w:val="2683C6" w:themeColor="accent2"/>
              <w:u w:val="none"/>
            </w:rPr>
            <w:br/>
            <w:delText>"ErrorMessage":"SiteElevation set - '-301' is an invalid value. The valid range is: -300 to 10000."</w:delText>
          </w:r>
          <w:bookmarkStart w:id="4488" w:name="_Toc526332276"/>
          <w:bookmarkStart w:id="4489" w:name="_Toc526332441"/>
          <w:bookmarkStart w:id="4490" w:name="_Toc526332605"/>
          <w:bookmarkStart w:id="4491" w:name="_Toc526332769"/>
          <w:bookmarkStart w:id="4492" w:name="_Toc526332939"/>
          <w:bookmarkStart w:id="4493" w:name="_Toc526333109"/>
          <w:bookmarkStart w:id="4494" w:name="_Toc526333273"/>
          <w:bookmarkStart w:id="4495" w:name="_Toc526333443"/>
          <w:bookmarkStart w:id="4496" w:name="_Toc526333608"/>
          <w:bookmarkStart w:id="4497" w:name="_Toc526333771"/>
          <w:bookmarkStart w:id="4498" w:name="_Toc526333934"/>
          <w:bookmarkStart w:id="4499" w:name="_Toc526334097"/>
          <w:bookmarkStart w:id="4500" w:name="_Toc526334261"/>
          <w:bookmarkStart w:id="4501" w:name="_Toc526334424"/>
          <w:bookmarkStart w:id="4502" w:name="_Toc526334587"/>
          <w:bookmarkStart w:id="4503" w:name="_Toc526334751"/>
          <w:bookmarkStart w:id="4504" w:name="_Toc526334915"/>
          <w:bookmarkStart w:id="4505" w:name="_Toc526335081"/>
          <w:bookmarkStart w:id="4506" w:name="_Toc526335246"/>
          <w:bookmarkStart w:id="4507" w:name="_Toc526335409"/>
          <w:bookmarkStart w:id="4508" w:name="_Toc526335571"/>
          <w:bookmarkStart w:id="4509" w:name="_Toc526335734"/>
          <w:bookmarkStart w:id="4510" w:name="_Toc526335904"/>
          <w:bookmarkStart w:id="4511" w:name="_Toc526336047"/>
          <w:bookmarkStart w:id="4512" w:name="_Toc526336191"/>
          <w:bookmarkStart w:id="4513" w:name="_Toc526336335"/>
          <w:bookmarkStart w:id="4514" w:name="_Toc526336478"/>
          <w:bookmarkStart w:id="4515" w:name="_Toc526336647"/>
          <w:bookmarkStart w:id="4516" w:name="_Toc526336817"/>
          <w:bookmarkStart w:id="4517" w:name="_Toc526336987"/>
          <w:bookmarkStart w:id="4518" w:name="_Toc526337153"/>
          <w:bookmarkStart w:id="4519" w:name="_Toc526410471"/>
          <w:bookmarkStart w:id="4520" w:name="_Toc526413553"/>
          <w:bookmarkStart w:id="4521" w:name="_Toc526413804"/>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del>
      </w:moveFrom>
    </w:p>
    <w:p w14:paraId="31A74C9B" w14:textId="77777777" w:rsidR="00CC7CAD" w:rsidDel="00E90022" w:rsidRDefault="00CC7CAD">
      <w:pPr>
        <w:rPr>
          <w:del w:id="4522" w:author="Peter Simpson" w:date="2018-10-03T20:30:00Z"/>
          <w:moveFrom w:id="4523" w:author="Peter Simpson" w:date="2018-10-03T12:12:00Z"/>
        </w:rPr>
      </w:pPr>
      <w:moveFrom w:id="4524" w:author="Peter Simpson" w:date="2018-10-03T12:12:00Z">
        <w:del w:id="4525" w:author="Peter Simpson" w:date="2018-10-03T20:30:00Z">
          <w:r w:rsidDel="00E90022">
            <w:delText>As well as the exception itself:</w:delText>
          </w:r>
          <w:bookmarkStart w:id="4526" w:name="_Toc526332277"/>
          <w:bookmarkStart w:id="4527" w:name="_Toc526332442"/>
          <w:bookmarkStart w:id="4528" w:name="_Toc526332606"/>
          <w:bookmarkStart w:id="4529" w:name="_Toc526332770"/>
          <w:bookmarkStart w:id="4530" w:name="_Toc526332940"/>
          <w:bookmarkStart w:id="4531" w:name="_Toc526333110"/>
          <w:bookmarkStart w:id="4532" w:name="_Toc526333274"/>
          <w:bookmarkStart w:id="4533" w:name="_Toc526333444"/>
          <w:bookmarkStart w:id="4534" w:name="_Toc526333609"/>
          <w:bookmarkStart w:id="4535" w:name="_Toc526333772"/>
          <w:bookmarkStart w:id="4536" w:name="_Toc526333935"/>
          <w:bookmarkStart w:id="4537" w:name="_Toc526334098"/>
          <w:bookmarkStart w:id="4538" w:name="_Toc526334262"/>
          <w:bookmarkStart w:id="4539" w:name="_Toc526334425"/>
          <w:bookmarkStart w:id="4540" w:name="_Toc526334588"/>
          <w:bookmarkStart w:id="4541" w:name="_Toc526334752"/>
          <w:bookmarkStart w:id="4542" w:name="_Toc526334916"/>
          <w:bookmarkStart w:id="4543" w:name="_Toc526335082"/>
          <w:bookmarkStart w:id="4544" w:name="_Toc526335247"/>
          <w:bookmarkStart w:id="4545" w:name="_Toc526335410"/>
          <w:bookmarkStart w:id="4546" w:name="_Toc526335572"/>
          <w:bookmarkStart w:id="4547" w:name="_Toc526335735"/>
          <w:bookmarkStart w:id="4548" w:name="_Toc526335905"/>
          <w:bookmarkStart w:id="4549" w:name="_Toc526336048"/>
          <w:bookmarkStart w:id="4550" w:name="_Toc526336192"/>
          <w:bookmarkStart w:id="4551" w:name="_Toc526336336"/>
          <w:bookmarkStart w:id="4552" w:name="_Toc526336479"/>
          <w:bookmarkStart w:id="4553" w:name="_Toc526336648"/>
          <w:bookmarkStart w:id="4554" w:name="_Toc526336818"/>
          <w:bookmarkStart w:id="4555" w:name="_Toc526336988"/>
          <w:bookmarkStart w:id="4556" w:name="_Toc526337154"/>
          <w:bookmarkStart w:id="4557" w:name="_Toc526410472"/>
          <w:bookmarkStart w:id="4558" w:name="_Toc526413554"/>
          <w:bookmarkStart w:id="4559" w:name="_Toc52641380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del>
      </w:moveFrom>
    </w:p>
    <w:p w14:paraId="7A329758" w14:textId="77777777" w:rsidR="00CC7CAD" w:rsidRPr="008603D4" w:rsidDel="00E90022" w:rsidRDefault="00CC7CAD">
      <w:pPr>
        <w:rPr>
          <w:del w:id="4560" w:author="Peter Simpson" w:date="2018-10-03T20:30:00Z"/>
          <w:moveFrom w:id="4561" w:author="Peter Simpson" w:date="2018-10-03T12:12:00Z"/>
          <w:rStyle w:val="Hyperlink"/>
          <w:color w:val="2683C6" w:themeColor="accent2"/>
          <w:u w:val="none"/>
        </w:rPr>
      </w:pPr>
      <w:moveFrom w:id="4562" w:author="Peter Simpson" w:date="2018-10-03T12:12:00Z">
        <w:del w:id="4563" w:author="Peter Simpson" w:date="2018-10-03T20:30:00Z">
          <w:r w:rsidRPr="008603D4" w:rsidDel="00E90022">
            <w:rPr>
              <w:rStyle w:val="Hyperlink"/>
              <w:color w:val="2683C6" w:themeColor="accent2"/>
              <w:u w:val="none"/>
            </w:rPr>
            <w:delText>{"ClientTransactionID":51,"ServerTransactionID":58,"Method":"SiteElevation","ErrorNumber":-2147220479,"ErrorMessage":"SiteElevation set - '-301' is an invalid value. The valid range is: -300 to 10000.","DriverException":{"ClassName":"System.Runtime.InteropServices.COMException","Message":"SiteElevation set - '-301' is an invalid value. The valid range is: -300 to 10000.","Data":null,"InnerException":null,"HelpURL":null,"StackTraceString":"   at System.Dynamic.ComRuntimeHelpers.CheckThrowException(Int32 hresult, ExcepInfo&amp; excepInfo, UInt32 argErr, String message)\r\n   at CallSite.Target(Closure , CallSite , ComObject , Double )\r\n   at System.Dynamic.UpdateDelegates.UpdateAndExecute2[T0,T1,TRet](CallSite site, T0 arg0, T1 arg1)\r\n   at CallSite.Target(Closure , CallSite , Object , Double )\r\n   at System.Dynamic.UpdateDelegates.UpdateAndExecute2[T0,T1,TRet](CallSite site, T0 arg0, T1 arg1)\r\n   at ASCOM.Web.RemoteDeviceServer.ServerForm.WriteDouble(String method, HttpRequest request, HttpResponse response) in C:\\Users\\Peter\\Documents\\Visual Studio Projects\\ASCOM Web\\Remote Device Server\\ServerForm.cs:line 997","RemoteStackTraceString":null,"RemoteStackIndex":0,"ExceptionMethod":"8\nCheckThrowException\nSystem.Dynamic, Version=4.0.0.0, Culture=neutral, PublicKeyToken=b03f5f7f11d50a3a\nSystem.Dynamic.ComRuntimeHelpers\nVoid CheckThrowException(Int32, System.Dynamic.ExcepInfo ByRef, UInt32, System.String)","HResult":-2147220479,"Source":"ASCOM.Simulator.Telescope","WatsonBuckets":null}} Errors and HTTP Status codes</w:delText>
          </w:r>
          <w:bookmarkStart w:id="4564" w:name="_Toc526332278"/>
          <w:bookmarkStart w:id="4565" w:name="_Toc526332443"/>
          <w:bookmarkStart w:id="4566" w:name="_Toc526332607"/>
          <w:bookmarkStart w:id="4567" w:name="_Toc526332771"/>
          <w:bookmarkStart w:id="4568" w:name="_Toc526332941"/>
          <w:bookmarkStart w:id="4569" w:name="_Toc526333111"/>
          <w:bookmarkStart w:id="4570" w:name="_Toc526333275"/>
          <w:bookmarkStart w:id="4571" w:name="_Toc526333445"/>
          <w:bookmarkStart w:id="4572" w:name="_Toc526333610"/>
          <w:bookmarkStart w:id="4573" w:name="_Toc526333773"/>
          <w:bookmarkStart w:id="4574" w:name="_Toc526333936"/>
          <w:bookmarkStart w:id="4575" w:name="_Toc526334099"/>
          <w:bookmarkStart w:id="4576" w:name="_Toc526334263"/>
          <w:bookmarkStart w:id="4577" w:name="_Toc526334426"/>
          <w:bookmarkStart w:id="4578" w:name="_Toc526334589"/>
          <w:bookmarkStart w:id="4579" w:name="_Toc526334753"/>
          <w:bookmarkStart w:id="4580" w:name="_Toc526334917"/>
          <w:bookmarkStart w:id="4581" w:name="_Toc526335083"/>
          <w:bookmarkStart w:id="4582" w:name="_Toc526335248"/>
          <w:bookmarkStart w:id="4583" w:name="_Toc526335411"/>
          <w:bookmarkStart w:id="4584" w:name="_Toc526335573"/>
          <w:bookmarkStart w:id="4585" w:name="_Toc526335736"/>
          <w:bookmarkStart w:id="4586" w:name="_Toc526335906"/>
          <w:bookmarkStart w:id="4587" w:name="_Toc526336049"/>
          <w:bookmarkStart w:id="4588" w:name="_Toc526336193"/>
          <w:bookmarkStart w:id="4589" w:name="_Toc526336337"/>
          <w:bookmarkStart w:id="4590" w:name="_Toc526336480"/>
          <w:bookmarkStart w:id="4591" w:name="_Toc526336649"/>
          <w:bookmarkStart w:id="4592" w:name="_Toc526336819"/>
          <w:bookmarkStart w:id="4593" w:name="_Toc526336989"/>
          <w:bookmarkStart w:id="4594" w:name="_Toc526337155"/>
          <w:bookmarkStart w:id="4595" w:name="_Toc526410473"/>
          <w:bookmarkStart w:id="4596" w:name="_Toc526413555"/>
          <w:bookmarkStart w:id="4597" w:name="_Toc526413806"/>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del>
      </w:moveFrom>
    </w:p>
    <w:p w14:paraId="01E4FE4A" w14:textId="77777777" w:rsidR="00CC7CAD" w:rsidDel="00E90022" w:rsidRDefault="00CC7CAD">
      <w:pPr>
        <w:rPr>
          <w:del w:id="4598" w:author="Peter Simpson" w:date="2018-10-03T20:30:00Z"/>
          <w:moveFrom w:id="4599" w:author="Peter Simpson" w:date="2018-10-03T12:12:00Z"/>
        </w:rPr>
        <w:pPrChange w:id="4600" w:author="Peter Simpson" w:date="2018-10-03T20:31:00Z">
          <w:pPr>
            <w:pStyle w:val="Heading3"/>
          </w:pPr>
        </w:pPrChange>
      </w:pPr>
      <w:moveFrom w:id="4601" w:author="Peter Simpson" w:date="2018-10-03T12:12:00Z">
        <w:del w:id="4602" w:author="Peter Simpson" w:date="2018-10-03T20:30:00Z">
          <w:r w:rsidDel="00E90022">
            <w:delText>REST Server Exception Handling</w:delText>
          </w:r>
          <w:bookmarkStart w:id="4603" w:name="_Toc526332279"/>
          <w:bookmarkStart w:id="4604" w:name="_Toc526332444"/>
          <w:bookmarkStart w:id="4605" w:name="_Toc526332608"/>
          <w:bookmarkStart w:id="4606" w:name="_Toc526332772"/>
          <w:bookmarkStart w:id="4607" w:name="_Toc526332942"/>
          <w:bookmarkStart w:id="4608" w:name="_Toc526333112"/>
          <w:bookmarkStart w:id="4609" w:name="_Toc526333276"/>
          <w:bookmarkStart w:id="4610" w:name="_Toc526333446"/>
          <w:bookmarkStart w:id="4611" w:name="_Toc526333611"/>
          <w:bookmarkStart w:id="4612" w:name="_Toc526333774"/>
          <w:bookmarkStart w:id="4613" w:name="_Toc526333937"/>
          <w:bookmarkStart w:id="4614" w:name="_Toc526334100"/>
          <w:bookmarkStart w:id="4615" w:name="_Toc526334264"/>
          <w:bookmarkStart w:id="4616" w:name="_Toc526334427"/>
          <w:bookmarkStart w:id="4617" w:name="_Toc526334590"/>
          <w:bookmarkStart w:id="4618" w:name="_Toc526334754"/>
          <w:bookmarkStart w:id="4619" w:name="_Toc526334918"/>
          <w:bookmarkStart w:id="4620" w:name="_Toc526335084"/>
          <w:bookmarkStart w:id="4621" w:name="_Toc526335249"/>
          <w:bookmarkStart w:id="4622" w:name="_Toc526335412"/>
          <w:bookmarkStart w:id="4623" w:name="_Toc526335574"/>
          <w:bookmarkStart w:id="4624" w:name="_Toc526335737"/>
          <w:bookmarkStart w:id="4625" w:name="_Toc526335907"/>
          <w:bookmarkStart w:id="4626" w:name="_Toc526336050"/>
          <w:bookmarkStart w:id="4627" w:name="_Toc526336194"/>
          <w:bookmarkStart w:id="4628" w:name="_Toc526336338"/>
          <w:bookmarkStart w:id="4629" w:name="_Toc526336481"/>
          <w:bookmarkStart w:id="4630" w:name="_Toc526336650"/>
          <w:bookmarkStart w:id="4631" w:name="_Toc526336820"/>
          <w:bookmarkStart w:id="4632" w:name="_Toc526336990"/>
          <w:bookmarkStart w:id="4633" w:name="_Toc526337156"/>
          <w:bookmarkStart w:id="4634" w:name="_Toc526410474"/>
          <w:bookmarkStart w:id="4635" w:name="_Toc526413556"/>
          <w:bookmarkStart w:id="4636" w:name="_Toc526413807"/>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moveFrom>
    </w:p>
    <w:p w14:paraId="48FBFEFA" w14:textId="77777777" w:rsidR="00536A88" w:rsidRPr="00536A88" w:rsidDel="00E90022" w:rsidRDefault="00CC7CAD">
      <w:pPr>
        <w:rPr>
          <w:del w:id="4637" w:author="Peter Simpson" w:date="2018-10-03T20:30:00Z"/>
          <w:moveFrom w:id="4638" w:author="Peter Simpson" w:date="2018-10-03T12:12:00Z"/>
        </w:rPr>
        <w:pPrChange w:id="4639" w:author="Peter Simpson" w:date="2018-10-03T20:31:00Z">
          <w:pPr>
            <w:keepLines/>
          </w:pPr>
        </w:pPrChange>
      </w:pPr>
      <w:moveFrom w:id="4640" w:author="Peter Simpson" w:date="2018-10-03T12:12:00Z">
        <w:del w:id="4641" w:author="Peter Simpson" w:date="2018-10-03T20:30:00Z">
          <w:r w:rsidDel="00E90022">
            <w:delText>The returned HTTP status code reflects the REST Server’s status as follows:</w:delText>
          </w:r>
          <w:bookmarkStart w:id="4642" w:name="_Toc526332280"/>
          <w:bookmarkStart w:id="4643" w:name="_Toc526332445"/>
          <w:bookmarkStart w:id="4644" w:name="_Toc526332609"/>
          <w:bookmarkStart w:id="4645" w:name="_Toc526332773"/>
          <w:bookmarkStart w:id="4646" w:name="_Toc526332943"/>
          <w:bookmarkStart w:id="4647" w:name="_Toc526333113"/>
          <w:bookmarkStart w:id="4648" w:name="_Toc526333277"/>
          <w:bookmarkStart w:id="4649" w:name="_Toc526333447"/>
          <w:bookmarkStart w:id="4650" w:name="_Toc526333612"/>
          <w:bookmarkStart w:id="4651" w:name="_Toc526333775"/>
          <w:bookmarkStart w:id="4652" w:name="_Toc526333938"/>
          <w:bookmarkStart w:id="4653" w:name="_Toc526334101"/>
          <w:bookmarkStart w:id="4654" w:name="_Toc526334265"/>
          <w:bookmarkStart w:id="4655" w:name="_Toc526334428"/>
          <w:bookmarkStart w:id="4656" w:name="_Toc526334591"/>
          <w:bookmarkStart w:id="4657" w:name="_Toc526334755"/>
          <w:bookmarkStart w:id="4658" w:name="_Toc526334919"/>
          <w:bookmarkStart w:id="4659" w:name="_Toc526335085"/>
          <w:bookmarkStart w:id="4660" w:name="_Toc526335250"/>
          <w:bookmarkStart w:id="4661" w:name="_Toc526335413"/>
          <w:bookmarkStart w:id="4662" w:name="_Toc526335575"/>
          <w:bookmarkStart w:id="4663" w:name="_Toc526335738"/>
          <w:bookmarkStart w:id="4664" w:name="_Toc526335908"/>
          <w:bookmarkStart w:id="4665" w:name="_Toc526336051"/>
          <w:bookmarkStart w:id="4666" w:name="_Toc526336195"/>
          <w:bookmarkStart w:id="4667" w:name="_Toc526336339"/>
          <w:bookmarkStart w:id="4668" w:name="_Toc526336482"/>
          <w:bookmarkStart w:id="4669" w:name="_Toc526336651"/>
          <w:bookmarkStart w:id="4670" w:name="_Toc526336821"/>
          <w:bookmarkStart w:id="4671" w:name="_Toc526336991"/>
          <w:bookmarkStart w:id="4672" w:name="_Toc526337157"/>
          <w:bookmarkStart w:id="4673" w:name="_Toc526360949"/>
          <w:bookmarkStart w:id="4674" w:name="_Toc526410475"/>
          <w:bookmarkStart w:id="4675" w:name="_Toc526413557"/>
          <w:bookmarkStart w:id="4676" w:name="_Toc526413808"/>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del>
      </w:moveFrom>
    </w:p>
    <w:tbl>
      <w:tblPr>
        <w:tblStyle w:val="ListTable6Colorful-Accent21"/>
        <w:tblW w:w="0" w:type="auto"/>
        <w:tblLook w:val="04A0" w:firstRow="1" w:lastRow="0" w:firstColumn="1" w:lastColumn="0" w:noHBand="0" w:noVBand="1"/>
      </w:tblPr>
      <w:tblGrid>
        <w:gridCol w:w="2525"/>
        <w:gridCol w:w="4054"/>
        <w:gridCol w:w="2997"/>
      </w:tblGrid>
      <w:tr w:rsidR="00CC7CAD" w:rsidDel="00E90022" w14:paraId="36E07CA2" w14:textId="77777777" w:rsidTr="002F7C77">
        <w:trPr>
          <w:cnfStyle w:val="100000000000" w:firstRow="1" w:lastRow="0" w:firstColumn="0" w:lastColumn="0" w:oddVBand="0" w:evenVBand="0" w:oddHBand="0" w:evenHBand="0" w:firstRowFirstColumn="0" w:firstRowLastColumn="0" w:lastRowFirstColumn="0" w:lastRowLastColumn="0"/>
          <w:del w:id="4677"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14:paraId="0671891A" w14:textId="77777777" w:rsidR="00CC7CAD" w:rsidDel="00E90022" w:rsidRDefault="00CC7CAD">
            <w:pPr>
              <w:rPr>
                <w:del w:id="4678" w:author="Peter Simpson" w:date="2018-10-03T20:30:00Z"/>
                <w:moveFrom w:id="4679" w:author="Peter Simpson" w:date="2018-10-03T12:12:00Z"/>
              </w:rPr>
              <w:pPrChange w:id="4680" w:author="Peter Simpson" w:date="2018-10-03T20:31:00Z">
                <w:pPr>
                  <w:keepLines/>
                </w:pPr>
              </w:pPrChange>
            </w:pPr>
            <w:moveFrom w:id="4681" w:author="Peter Simpson" w:date="2018-10-03T12:12:00Z">
              <w:del w:id="4682" w:author="Peter Simpson" w:date="2018-10-03T20:30:00Z">
                <w:r w:rsidDel="00E90022">
                  <w:delText>Code</w:delText>
                </w:r>
                <w:bookmarkStart w:id="4683" w:name="_Toc526332281"/>
                <w:bookmarkStart w:id="4684" w:name="_Toc526332446"/>
                <w:bookmarkStart w:id="4685" w:name="_Toc526332610"/>
                <w:bookmarkStart w:id="4686" w:name="_Toc526332774"/>
                <w:bookmarkStart w:id="4687" w:name="_Toc526332944"/>
                <w:bookmarkStart w:id="4688" w:name="_Toc526333114"/>
                <w:bookmarkStart w:id="4689" w:name="_Toc526333278"/>
                <w:bookmarkStart w:id="4690" w:name="_Toc526333448"/>
                <w:bookmarkStart w:id="4691" w:name="_Toc526333613"/>
                <w:bookmarkStart w:id="4692" w:name="_Toc526333776"/>
                <w:bookmarkStart w:id="4693" w:name="_Toc526333939"/>
                <w:bookmarkStart w:id="4694" w:name="_Toc526334102"/>
                <w:bookmarkStart w:id="4695" w:name="_Toc526334266"/>
                <w:bookmarkStart w:id="4696" w:name="_Toc526334429"/>
                <w:bookmarkStart w:id="4697" w:name="_Toc526334592"/>
                <w:bookmarkStart w:id="4698" w:name="_Toc526334756"/>
                <w:bookmarkStart w:id="4699" w:name="_Toc526334920"/>
                <w:bookmarkStart w:id="4700" w:name="_Toc526335086"/>
                <w:bookmarkStart w:id="4701" w:name="_Toc526335251"/>
                <w:bookmarkStart w:id="4702" w:name="_Toc526335414"/>
                <w:bookmarkStart w:id="4703" w:name="_Toc526335576"/>
                <w:bookmarkStart w:id="4704" w:name="_Toc526335739"/>
                <w:bookmarkStart w:id="4705" w:name="_Toc526335909"/>
                <w:bookmarkStart w:id="4706" w:name="_Toc526336052"/>
                <w:bookmarkStart w:id="4707" w:name="_Toc526336196"/>
                <w:bookmarkStart w:id="4708" w:name="_Toc526336340"/>
                <w:bookmarkStart w:id="4709" w:name="_Toc526336483"/>
                <w:bookmarkStart w:id="4710" w:name="_Toc526336652"/>
                <w:bookmarkStart w:id="4711" w:name="_Toc526336822"/>
                <w:bookmarkStart w:id="4712" w:name="_Toc526336992"/>
                <w:bookmarkStart w:id="4713" w:name="_Toc526337158"/>
                <w:bookmarkStart w:id="4714" w:name="_Toc526360950"/>
                <w:bookmarkStart w:id="4715" w:name="_Toc526410476"/>
                <w:bookmarkStart w:id="4716" w:name="_Toc526413558"/>
                <w:bookmarkStart w:id="4717" w:name="_Toc526413809"/>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del>
            </w:moveFrom>
          </w:p>
        </w:tc>
        <w:tc>
          <w:tcPr>
            <w:tcW w:w="4054" w:type="dxa"/>
          </w:tcPr>
          <w:p w14:paraId="4CA5717A" w14:textId="77777777" w:rsidR="00CC7CAD" w:rsidDel="00E90022" w:rsidRDefault="00CC7CAD">
            <w:pPr>
              <w:cnfStyle w:val="100000000000" w:firstRow="1" w:lastRow="0" w:firstColumn="0" w:lastColumn="0" w:oddVBand="0" w:evenVBand="0" w:oddHBand="0" w:evenHBand="0" w:firstRowFirstColumn="0" w:firstRowLastColumn="0" w:lastRowFirstColumn="0" w:lastRowLastColumn="0"/>
              <w:rPr>
                <w:del w:id="4718" w:author="Peter Simpson" w:date="2018-10-03T20:30:00Z"/>
                <w:moveFrom w:id="4719" w:author="Peter Simpson" w:date="2018-10-03T12:12:00Z"/>
              </w:rPr>
              <w:pPrChange w:id="4720" w:author="Peter Simpson" w:date="2018-10-03T20:31:00Z">
                <w:pPr>
                  <w:keepLines/>
                  <w:cnfStyle w:val="100000000000" w:firstRow="1" w:lastRow="0" w:firstColumn="0" w:lastColumn="0" w:oddVBand="0" w:evenVBand="0" w:oddHBand="0" w:evenHBand="0" w:firstRowFirstColumn="0" w:firstRowLastColumn="0" w:lastRowFirstColumn="0" w:lastRowLastColumn="0"/>
                </w:pPr>
              </w:pPrChange>
            </w:pPr>
            <w:moveFrom w:id="4721" w:author="Peter Simpson" w:date="2018-10-03T12:12:00Z">
              <w:del w:id="4722" w:author="Peter Simpson" w:date="2018-10-03T20:30:00Z">
                <w:r w:rsidDel="00E90022">
                  <w:delText>Interpretation</w:delText>
                </w:r>
                <w:bookmarkStart w:id="4723" w:name="_Toc526332282"/>
                <w:bookmarkStart w:id="4724" w:name="_Toc526332447"/>
                <w:bookmarkStart w:id="4725" w:name="_Toc526332611"/>
                <w:bookmarkStart w:id="4726" w:name="_Toc526332775"/>
                <w:bookmarkStart w:id="4727" w:name="_Toc526332945"/>
                <w:bookmarkStart w:id="4728" w:name="_Toc526333115"/>
                <w:bookmarkStart w:id="4729" w:name="_Toc526333279"/>
                <w:bookmarkStart w:id="4730" w:name="_Toc526333449"/>
                <w:bookmarkStart w:id="4731" w:name="_Toc526333614"/>
                <w:bookmarkStart w:id="4732" w:name="_Toc526333777"/>
                <w:bookmarkStart w:id="4733" w:name="_Toc526333940"/>
                <w:bookmarkStart w:id="4734" w:name="_Toc526334103"/>
                <w:bookmarkStart w:id="4735" w:name="_Toc526334267"/>
                <w:bookmarkStart w:id="4736" w:name="_Toc526334430"/>
                <w:bookmarkStart w:id="4737" w:name="_Toc526334593"/>
                <w:bookmarkStart w:id="4738" w:name="_Toc526334757"/>
                <w:bookmarkStart w:id="4739" w:name="_Toc526334921"/>
                <w:bookmarkStart w:id="4740" w:name="_Toc526335087"/>
                <w:bookmarkStart w:id="4741" w:name="_Toc526335252"/>
                <w:bookmarkStart w:id="4742" w:name="_Toc526335415"/>
                <w:bookmarkStart w:id="4743" w:name="_Toc526335577"/>
                <w:bookmarkStart w:id="4744" w:name="_Toc526335740"/>
                <w:bookmarkStart w:id="4745" w:name="_Toc526335910"/>
                <w:bookmarkStart w:id="4746" w:name="_Toc526336053"/>
                <w:bookmarkStart w:id="4747" w:name="_Toc526336197"/>
                <w:bookmarkStart w:id="4748" w:name="_Toc526336341"/>
                <w:bookmarkStart w:id="4749" w:name="_Toc526336484"/>
                <w:bookmarkStart w:id="4750" w:name="_Toc526336653"/>
                <w:bookmarkStart w:id="4751" w:name="_Toc526336823"/>
                <w:bookmarkStart w:id="4752" w:name="_Toc526336993"/>
                <w:bookmarkStart w:id="4753" w:name="_Toc526337159"/>
                <w:bookmarkStart w:id="4754" w:name="_Toc526360951"/>
                <w:bookmarkStart w:id="4755" w:name="_Toc526410477"/>
                <w:bookmarkStart w:id="4756" w:name="_Toc526413559"/>
                <w:bookmarkStart w:id="4757" w:name="_Toc526413810"/>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del>
            </w:moveFrom>
          </w:p>
        </w:tc>
        <w:tc>
          <w:tcPr>
            <w:tcW w:w="2997" w:type="dxa"/>
          </w:tcPr>
          <w:p w14:paraId="01FF36A8" w14:textId="77777777" w:rsidR="00CC7CAD" w:rsidDel="00E90022" w:rsidRDefault="00CC7CAD">
            <w:pPr>
              <w:cnfStyle w:val="100000000000" w:firstRow="1" w:lastRow="0" w:firstColumn="0" w:lastColumn="0" w:oddVBand="0" w:evenVBand="0" w:oddHBand="0" w:evenHBand="0" w:firstRowFirstColumn="0" w:firstRowLastColumn="0" w:lastRowFirstColumn="0" w:lastRowLastColumn="0"/>
              <w:rPr>
                <w:del w:id="4758" w:author="Peter Simpson" w:date="2018-10-03T20:30:00Z"/>
                <w:moveFrom w:id="4759" w:author="Peter Simpson" w:date="2018-10-03T12:12:00Z"/>
              </w:rPr>
              <w:pPrChange w:id="4760" w:author="Peter Simpson" w:date="2018-10-03T20:31:00Z">
                <w:pPr>
                  <w:keepLines/>
                  <w:cnfStyle w:val="100000000000" w:firstRow="1" w:lastRow="0" w:firstColumn="0" w:lastColumn="0" w:oddVBand="0" w:evenVBand="0" w:oddHBand="0" w:evenHBand="0" w:firstRowFirstColumn="0" w:firstRowLastColumn="0" w:lastRowFirstColumn="0" w:lastRowLastColumn="0"/>
                </w:pPr>
              </w:pPrChange>
            </w:pPr>
            <w:bookmarkStart w:id="4761" w:name="_Toc526332283"/>
            <w:bookmarkStart w:id="4762" w:name="_Toc526332448"/>
            <w:bookmarkStart w:id="4763" w:name="_Toc526332612"/>
            <w:bookmarkStart w:id="4764" w:name="_Toc526332776"/>
            <w:bookmarkStart w:id="4765" w:name="_Toc526332946"/>
            <w:bookmarkStart w:id="4766" w:name="_Toc526333116"/>
            <w:bookmarkStart w:id="4767" w:name="_Toc526333280"/>
            <w:bookmarkStart w:id="4768" w:name="_Toc526333450"/>
            <w:bookmarkStart w:id="4769" w:name="_Toc526333615"/>
            <w:bookmarkStart w:id="4770" w:name="_Toc526333778"/>
            <w:bookmarkStart w:id="4771" w:name="_Toc526333941"/>
            <w:bookmarkStart w:id="4772" w:name="_Toc526334104"/>
            <w:bookmarkStart w:id="4773" w:name="_Toc526334268"/>
            <w:bookmarkStart w:id="4774" w:name="_Toc526334431"/>
            <w:bookmarkStart w:id="4775" w:name="_Toc526334594"/>
            <w:bookmarkStart w:id="4776" w:name="_Toc526334758"/>
            <w:bookmarkStart w:id="4777" w:name="_Toc526334922"/>
            <w:bookmarkStart w:id="4778" w:name="_Toc526335088"/>
            <w:bookmarkStart w:id="4779" w:name="_Toc526335253"/>
            <w:bookmarkStart w:id="4780" w:name="_Toc526335416"/>
            <w:bookmarkStart w:id="4781" w:name="_Toc526335578"/>
            <w:bookmarkStart w:id="4782" w:name="_Toc526335741"/>
            <w:bookmarkStart w:id="4783" w:name="_Toc526335911"/>
            <w:bookmarkStart w:id="4784" w:name="_Toc526336054"/>
            <w:bookmarkStart w:id="4785" w:name="_Toc526336198"/>
            <w:bookmarkStart w:id="4786" w:name="_Toc526336342"/>
            <w:bookmarkStart w:id="4787" w:name="_Toc526336485"/>
            <w:bookmarkStart w:id="4788" w:name="_Toc526336654"/>
            <w:bookmarkStart w:id="4789" w:name="_Toc526336824"/>
            <w:bookmarkStart w:id="4790" w:name="_Toc526336994"/>
            <w:bookmarkStart w:id="4791" w:name="_Toc526337160"/>
            <w:bookmarkStart w:id="4792" w:name="_Toc526360952"/>
            <w:bookmarkStart w:id="4793" w:name="_Toc526410478"/>
            <w:bookmarkStart w:id="4794" w:name="_Toc526413560"/>
            <w:bookmarkStart w:id="4795" w:name="_Toc526413811"/>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p>
        </w:tc>
        <w:bookmarkStart w:id="4796" w:name="_Toc526332284"/>
        <w:bookmarkStart w:id="4797" w:name="_Toc526332449"/>
        <w:bookmarkStart w:id="4798" w:name="_Toc526332613"/>
        <w:bookmarkStart w:id="4799" w:name="_Toc526332777"/>
        <w:bookmarkStart w:id="4800" w:name="_Toc526332947"/>
        <w:bookmarkStart w:id="4801" w:name="_Toc526333117"/>
        <w:bookmarkStart w:id="4802" w:name="_Toc526333281"/>
        <w:bookmarkStart w:id="4803" w:name="_Toc526333451"/>
        <w:bookmarkStart w:id="4804" w:name="_Toc526333616"/>
        <w:bookmarkStart w:id="4805" w:name="_Toc526333779"/>
        <w:bookmarkStart w:id="4806" w:name="_Toc526333942"/>
        <w:bookmarkStart w:id="4807" w:name="_Toc526334105"/>
        <w:bookmarkStart w:id="4808" w:name="_Toc526334269"/>
        <w:bookmarkStart w:id="4809" w:name="_Toc526334432"/>
        <w:bookmarkStart w:id="4810" w:name="_Toc526334595"/>
        <w:bookmarkStart w:id="4811" w:name="_Toc526334759"/>
        <w:bookmarkStart w:id="4812" w:name="_Toc526334923"/>
        <w:bookmarkStart w:id="4813" w:name="_Toc526335089"/>
        <w:bookmarkStart w:id="4814" w:name="_Toc526335254"/>
        <w:bookmarkStart w:id="4815" w:name="_Toc526335417"/>
        <w:bookmarkStart w:id="4816" w:name="_Toc526335579"/>
        <w:bookmarkStart w:id="4817" w:name="_Toc526335742"/>
        <w:bookmarkStart w:id="4818" w:name="_Toc526335912"/>
        <w:bookmarkStart w:id="4819" w:name="_Toc526336055"/>
        <w:bookmarkStart w:id="4820" w:name="_Toc526336199"/>
        <w:bookmarkStart w:id="4821" w:name="_Toc526336343"/>
        <w:bookmarkStart w:id="4822" w:name="_Toc526336486"/>
        <w:bookmarkStart w:id="4823" w:name="_Toc526336655"/>
        <w:bookmarkStart w:id="4824" w:name="_Toc526336825"/>
        <w:bookmarkStart w:id="4825" w:name="_Toc526336995"/>
        <w:bookmarkStart w:id="4826" w:name="_Toc526337161"/>
        <w:bookmarkStart w:id="4827" w:name="_Toc526360953"/>
        <w:bookmarkStart w:id="4828" w:name="_Toc526410479"/>
        <w:bookmarkStart w:id="4829" w:name="_Toc526413561"/>
        <w:bookmarkStart w:id="4830" w:name="_Toc526413812"/>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tr>
      <w:tr w:rsidR="00CC7CAD" w:rsidDel="00E90022" w14:paraId="1A7DD90B" w14:textId="77777777" w:rsidTr="002F7C77">
        <w:trPr>
          <w:cnfStyle w:val="000000100000" w:firstRow="0" w:lastRow="0" w:firstColumn="0" w:lastColumn="0" w:oddVBand="0" w:evenVBand="0" w:oddHBand="1" w:evenHBand="0" w:firstRowFirstColumn="0" w:firstRowLastColumn="0" w:lastRowFirstColumn="0" w:lastRowLastColumn="0"/>
          <w:del w:id="4831"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14:paraId="5D1A3622" w14:textId="77777777" w:rsidR="00CC7CAD" w:rsidDel="00E90022" w:rsidRDefault="00CC7CAD">
            <w:pPr>
              <w:rPr>
                <w:del w:id="4832" w:author="Peter Simpson" w:date="2018-10-03T20:30:00Z"/>
                <w:moveFrom w:id="4833" w:author="Peter Simpson" w:date="2018-10-03T12:12:00Z"/>
              </w:rPr>
              <w:pPrChange w:id="4834" w:author="Peter Simpson" w:date="2018-10-03T20:31:00Z">
                <w:pPr>
                  <w:keepLines/>
                </w:pPr>
              </w:pPrChange>
            </w:pPr>
            <w:moveFrom w:id="4835" w:author="Peter Simpson" w:date="2018-10-03T12:12:00Z">
              <w:del w:id="4836" w:author="Peter Simpson" w:date="2018-10-03T20:30:00Z">
                <w:r w:rsidDel="00E90022">
                  <w:delText>200</w:delText>
                </w:r>
                <w:bookmarkStart w:id="4837" w:name="_Toc526332285"/>
                <w:bookmarkStart w:id="4838" w:name="_Toc526332450"/>
                <w:bookmarkStart w:id="4839" w:name="_Toc526332614"/>
                <w:bookmarkStart w:id="4840" w:name="_Toc526332778"/>
                <w:bookmarkStart w:id="4841" w:name="_Toc526332948"/>
                <w:bookmarkStart w:id="4842" w:name="_Toc526333118"/>
                <w:bookmarkStart w:id="4843" w:name="_Toc526333282"/>
                <w:bookmarkStart w:id="4844" w:name="_Toc526333452"/>
                <w:bookmarkStart w:id="4845" w:name="_Toc526333617"/>
                <w:bookmarkStart w:id="4846" w:name="_Toc526333780"/>
                <w:bookmarkStart w:id="4847" w:name="_Toc526333943"/>
                <w:bookmarkStart w:id="4848" w:name="_Toc526334106"/>
                <w:bookmarkStart w:id="4849" w:name="_Toc526334270"/>
                <w:bookmarkStart w:id="4850" w:name="_Toc526334433"/>
                <w:bookmarkStart w:id="4851" w:name="_Toc526334596"/>
                <w:bookmarkStart w:id="4852" w:name="_Toc526334760"/>
                <w:bookmarkStart w:id="4853" w:name="_Toc526334924"/>
                <w:bookmarkStart w:id="4854" w:name="_Toc526335090"/>
                <w:bookmarkStart w:id="4855" w:name="_Toc526335255"/>
                <w:bookmarkStart w:id="4856" w:name="_Toc526335418"/>
                <w:bookmarkStart w:id="4857" w:name="_Toc526335580"/>
                <w:bookmarkStart w:id="4858" w:name="_Toc526335743"/>
                <w:bookmarkStart w:id="4859" w:name="_Toc526335913"/>
                <w:bookmarkStart w:id="4860" w:name="_Toc526336056"/>
                <w:bookmarkStart w:id="4861" w:name="_Toc526336200"/>
                <w:bookmarkStart w:id="4862" w:name="_Toc526336344"/>
                <w:bookmarkStart w:id="4863" w:name="_Toc526336487"/>
                <w:bookmarkStart w:id="4864" w:name="_Toc526336656"/>
                <w:bookmarkStart w:id="4865" w:name="_Toc526336826"/>
                <w:bookmarkStart w:id="4866" w:name="_Toc526336996"/>
                <w:bookmarkStart w:id="4867" w:name="_Toc526337162"/>
                <w:bookmarkStart w:id="4868" w:name="_Toc526360954"/>
                <w:bookmarkStart w:id="4869" w:name="_Toc526410480"/>
                <w:bookmarkStart w:id="4870" w:name="_Toc526413562"/>
                <w:bookmarkStart w:id="4871" w:name="_Toc526413813"/>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del>
            </w:moveFrom>
          </w:p>
        </w:tc>
        <w:tc>
          <w:tcPr>
            <w:tcW w:w="4054" w:type="dxa"/>
          </w:tcPr>
          <w:p w14:paraId="519B9AAE"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4872" w:author="Peter Simpson" w:date="2018-10-03T20:30:00Z"/>
                <w:moveFrom w:id="4873" w:author="Peter Simpson" w:date="2018-10-03T12:12:00Z"/>
              </w:rPr>
              <w:pPrChange w:id="4874"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875" w:author="Peter Simpson" w:date="2018-10-03T12:12:00Z">
              <w:del w:id="4876" w:author="Peter Simpson" w:date="2018-10-03T20:30:00Z">
                <w:r w:rsidRPr="0081516B" w:rsidDel="00E90022">
                  <w:delText>OK</w:delText>
                </w:r>
                <w:bookmarkStart w:id="4877" w:name="_Toc526332286"/>
                <w:bookmarkStart w:id="4878" w:name="_Toc526332451"/>
                <w:bookmarkStart w:id="4879" w:name="_Toc526332615"/>
                <w:bookmarkStart w:id="4880" w:name="_Toc526332779"/>
                <w:bookmarkStart w:id="4881" w:name="_Toc526332949"/>
                <w:bookmarkStart w:id="4882" w:name="_Toc526333119"/>
                <w:bookmarkStart w:id="4883" w:name="_Toc526333283"/>
                <w:bookmarkStart w:id="4884" w:name="_Toc526333453"/>
                <w:bookmarkStart w:id="4885" w:name="_Toc526333618"/>
                <w:bookmarkStart w:id="4886" w:name="_Toc526333781"/>
                <w:bookmarkStart w:id="4887" w:name="_Toc526333944"/>
                <w:bookmarkStart w:id="4888" w:name="_Toc526334107"/>
                <w:bookmarkStart w:id="4889" w:name="_Toc526334271"/>
                <w:bookmarkStart w:id="4890" w:name="_Toc526334434"/>
                <w:bookmarkStart w:id="4891" w:name="_Toc526334597"/>
                <w:bookmarkStart w:id="4892" w:name="_Toc526334761"/>
                <w:bookmarkStart w:id="4893" w:name="_Toc526334925"/>
                <w:bookmarkStart w:id="4894" w:name="_Toc526335091"/>
                <w:bookmarkStart w:id="4895" w:name="_Toc526335256"/>
                <w:bookmarkStart w:id="4896" w:name="_Toc526335419"/>
                <w:bookmarkStart w:id="4897" w:name="_Toc526335581"/>
                <w:bookmarkStart w:id="4898" w:name="_Toc526335744"/>
                <w:bookmarkStart w:id="4899" w:name="_Toc526335914"/>
                <w:bookmarkStart w:id="4900" w:name="_Toc526336057"/>
                <w:bookmarkStart w:id="4901" w:name="_Toc526336201"/>
                <w:bookmarkStart w:id="4902" w:name="_Toc526336345"/>
                <w:bookmarkStart w:id="4903" w:name="_Toc526336488"/>
                <w:bookmarkStart w:id="4904" w:name="_Toc526336657"/>
                <w:bookmarkStart w:id="4905" w:name="_Toc526336827"/>
                <w:bookmarkStart w:id="4906" w:name="_Toc526336997"/>
                <w:bookmarkStart w:id="4907" w:name="_Toc526337163"/>
                <w:bookmarkStart w:id="4908" w:name="_Toc526360955"/>
                <w:bookmarkStart w:id="4909" w:name="_Toc526410481"/>
                <w:bookmarkStart w:id="4910" w:name="_Toc526413563"/>
                <w:bookmarkStart w:id="4911" w:name="_Toc526413814"/>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del>
            </w:moveFrom>
          </w:p>
        </w:tc>
        <w:tc>
          <w:tcPr>
            <w:tcW w:w="2997" w:type="dxa"/>
          </w:tcPr>
          <w:p w14:paraId="5989E75E" w14:textId="77777777" w:rsidR="00CC7CAD" w:rsidRPr="0081516B" w:rsidDel="00E90022" w:rsidRDefault="00CC7CAD">
            <w:pPr>
              <w:cnfStyle w:val="000000100000" w:firstRow="0" w:lastRow="0" w:firstColumn="0" w:lastColumn="0" w:oddVBand="0" w:evenVBand="0" w:oddHBand="1" w:evenHBand="0" w:firstRowFirstColumn="0" w:firstRowLastColumn="0" w:lastRowFirstColumn="0" w:lastRowLastColumn="0"/>
              <w:rPr>
                <w:del w:id="4912" w:author="Peter Simpson" w:date="2018-10-03T20:30:00Z"/>
                <w:moveFrom w:id="4913" w:author="Peter Simpson" w:date="2018-10-03T12:12:00Z"/>
              </w:rPr>
              <w:pPrChange w:id="4914"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915" w:author="Peter Simpson" w:date="2018-10-03T12:12:00Z">
              <w:del w:id="4916" w:author="Peter Simpson" w:date="2018-10-03T20:30:00Z">
                <w:r w:rsidDel="00E90022">
                  <w:delText>The REST Server successfully processed the GET or PUT command (even if the driver returned an exception)</w:delText>
                </w:r>
                <w:bookmarkStart w:id="4917" w:name="_Toc526332287"/>
                <w:bookmarkStart w:id="4918" w:name="_Toc526332452"/>
                <w:bookmarkStart w:id="4919" w:name="_Toc526332616"/>
                <w:bookmarkStart w:id="4920" w:name="_Toc526332780"/>
                <w:bookmarkStart w:id="4921" w:name="_Toc526332950"/>
                <w:bookmarkStart w:id="4922" w:name="_Toc526333120"/>
                <w:bookmarkStart w:id="4923" w:name="_Toc526333284"/>
                <w:bookmarkStart w:id="4924" w:name="_Toc526333454"/>
                <w:bookmarkStart w:id="4925" w:name="_Toc526333619"/>
                <w:bookmarkStart w:id="4926" w:name="_Toc526333782"/>
                <w:bookmarkStart w:id="4927" w:name="_Toc526333945"/>
                <w:bookmarkStart w:id="4928" w:name="_Toc526334108"/>
                <w:bookmarkStart w:id="4929" w:name="_Toc526334272"/>
                <w:bookmarkStart w:id="4930" w:name="_Toc526334435"/>
                <w:bookmarkStart w:id="4931" w:name="_Toc526334598"/>
                <w:bookmarkStart w:id="4932" w:name="_Toc526334762"/>
                <w:bookmarkStart w:id="4933" w:name="_Toc526334926"/>
                <w:bookmarkStart w:id="4934" w:name="_Toc526335092"/>
                <w:bookmarkStart w:id="4935" w:name="_Toc526335257"/>
                <w:bookmarkStart w:id="4936" w:name="_Toc526335420"/>
                <w:bookmarkStart w:id="4937" w:name="_Toc526335582"/>
                <w:bookmarkStart w:id="4938" w:name="_Toc526335745"/>
                <w:bookmarkStart w:id="4939" w:name="_Toc526335915"/>
                <w:bookmarkStart w:id="4940" w:name="_Toc526336058"/>
                <w:bookmarkStart w:id="4941" w:name="_Toc526336202"/>
                <w:bookmarkStart w:id="4942" w:name="_Toc526336346"/>
                <w:bookmarkStart w:id="4943" w:name="_Toc526336489"/>
                <w:bookmarkStart w:id="4944" w:name="_Toc526336658"/>
                <w:bookmarkStart w:id="4945" w:name="_Toc526336828"/>
                <w:bookmarkStart w:id="4946" w:name="_Toc526336998"/>
                <w:bookmarkStart w:id="4947" w:name="_Toc526337164"/>
                <w:bookmarkStart w:id="4948" w:name="_Toc526360956"/>
                <w:bookmarkStart w:id="4949" w:name="_Toc526410482"/>
                <w:bookmarkStart w:id="4950" w:name="_Toc526413564"/>
                <w:bookmarkStart w:id="4951" w:name="_Toc526413815"/>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del>
            </w:moveFrom>
          </w:p>
        </w:tc>
        <w:bookmarkStart w:id="4952" w:name="_Toc526332288"/>
        <w:bookmarkStart w:id="4953" w:name="_Toc526332453"/>
        <w:bookmarkStart w:id="4954" w:name="_Toc526332617"/>
        <w:bookmarkStart w:id="4955" w:name="_Toc526332781"/>
        <w:bookmarkStart w:id="4956" w:name="_Toc526332951"/>
        <w:bookmarkStart w:id="4957" w:name="_Toc526333121"/>
        <w:bookmarkStart w:id="4958" w:name="_Toc526333285"/>
        <w:bookmarkStart w:id="4959" w:name="_Toc526333455"/>
        <w:bookmarkStart w:id="4960" w:name="_Toc526333620"/>
        <w:bookmarkStart w:id="4961" w:name="_Toc526333783"/>
        <w:bookmarkStart w:id="4962" w:name="_Toc526333946"/>
        <w:bookmarkStart w:id="4963" w:name="_Toc526334109"/>
        <w:bookmarkStart w:id="4964" w:name="_Toc526334273"/>
        <w:bookmarkStart w:id="4965" w:name="_Toc526334436"/>
        <w:bookmarkStart w:id="4966" w:name="_Toc526334599"/>
        <w:bookmarkStart w:id="4967" w:name="_Toc526334763"/>
        <w:bookmarkStart w:id="4968" w:name="_Toc526334927"/>
        <w:bookmarkStart w:id="4969" w:name="_Toc526335093"/>
        <w:bookmarkStart w:id="4970" w:name="_Toc526335258"/>
        <w:bookmarkStart w:id="4971" w:name="_Toc526335421"/>
        <w:bookmarkStart w:id="4972" w:name="_Toc526335583"/>
        <w:bookmarkStart w:id="4973" w:name="_Toc526335746"/>
        <w:bookmarkStart w:id="4974" w:name="_Toc526335916"/>
        <w:bookmarkStart w:id="4975" w:name="_Toc526336059"/>
        <w:bookmarkStart w:id="4976" w:name="_Toc526336203"/>
        <w:bookmarkStart w:id="4977" w:name="_Toc526336347"/>
        <w:bookmarkStart w:id="4978" w:name="_Toc526336490"/>
        <w:bookmarkStart w:id="4979" w:name="_Toc526336659"/>
        <w:bookmarkStart w:id="4980" w:name="_Toc526336829"/>
        <w:bookmarkStart w:id="4981" w:name="_Toc526336999"/>
        <w:bookmarkStart w:id="4982" w:name="_Toc526337165"/>
        <w:bookmarkStart w:id="4983" w:name="_Toc526360957"/>
        <w:bookmarkStart w:id="4984" w:name="_Toc526410483"/>
        <w:bookmarkStart w:id="4985" w:name="_Toc526413565"/>
        <w:bookmarkStart w:id="4986" w:name="_Toc526413816"/>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tr>
      <w:tr w:rsidR="00CC7CAD" w:rsidDel="00E90022" w14:paraId="4DFA02A7" w14:textId="77777777" w:rsidTr="002F7C77">
        <w:trPr>
          <w:del w:id="4987"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14:paraId="68FC30F1" w14:textId="77777777" w:rsidR="00CC7CAD" w:rsidDel="00E90022" w:rsidRDefault="00CC7CAD">
            <w:pPr>
              <w:rPr>
                <w:del w:id="4988" w:author="Peter Simpson" w:date="2018-10-03T20:30:00Z"/>
                <w:moveFrom w:id="4989" w:author="Peter Simpson" w:date="2018-10-03T12:12:00Z"/>
              </w:rPr>
              <w:pPrChange w:id="4990" w:author="Peter Simpson" w:date="2018-10-03T20:31:00Z">
                <w:pPr>
                  <w:keepLines/>
                </w:pPr>
              </w:pPrChange>
            </w:pPr>
            <w:moveFrom w:id="4991" w:author="Peter Simpson" w:date="2018-10-03T12:12:00Z">
              <w:del w:id="4992" w:author="Peter Simpson" w:date="2018-10-03T20:30:00Z">
                <w:r w:rsidDel="00E90022">
                  <w:delText>400</w:delText>
                </w:r>
                <w:bookmarkStart w:id="4993" w:name="_Toc526332289"/>
                <w:bookmarkStart w:id="4994" w:name="_Toc526332454"/>
                <w:bookmarkStart w:id="4995" w:name="_Toc526332618"/>
                <w:bookmarkStart w:id="4996" w:name="_Toc526332782"/>
                <w:bookmarkStart w:id="4997" w:name="_Toc526332952"/>
                <w:bookmarkStart w:id="4998" w:name="_Toc526333122"/>
                <w:bookmarkStart w:id="4999" w:name="_Toc526333286"/>
                <w:bookmarkStart w:id="5000" w:name="_Toc526333456"/>
                <w:bookmarkStart w:id="5001" w:name="_Toc526333621"/>
                <w:bookmarkStart w:id="5002" w:name="_Toc526333784"/>
                <w:bookmarkStart w:id="5003" w:name="_Toc526333947"/>
                <w:bookmarkStart w:id="5004" w:name="_Toc526334110"/>
                <w:bookmarkStart w:id="5005" w:name="_Toc526334274"/>
                <w:bookmarkStart w:id="5006" w:name="_Toc526334437"/>
                <w:bookmarkStart w:id="5007" w:name="_Toc526334600"/>
                <w:bookmarkStart w:id="5008" w:name="_Toc526334764"/>
                <w:bookmarkStart w:id="5009" w:name="_Toc526334928"/>
                <w:bookmarkStart w:id="5010" w:name="_Toc526335094"/>
                <w:bookmarkStart w:id="5011" w:name="_Toc526335259"/>
                <w:bookmarkStart w:id="5012" w:name="_Toc526335422"/>
                <w:bookmarkStart w:id="5013" w:name="_Toc526335584"/>
                <w:bookmarkStart w:id="5014" w:name="_Toc526335747"/>
                <w:bookmarkStart w:id="5015" w:name="_Toc526335917"/>
                <w:bookmarkStart w:id="5016" w:name="_Toc526336060"/>
                <w:bookmarkStart w:id="5017" w:name="_Toc526336204"/>
                <w:bookmarkStart w:id="5018" w:name="_Toc526336348"/>
                <w:bookmarkStart w:id="5019" w:name="_Toc526336491"/>
                <w:bookmarkStart w:id="5020" w:name="_Toc526336660"/>
                <w:bookmarkStart w:id="5021" w:name="_Toc526336830"/>
                <w:bookmarkStart w:id="5022" w:name="_Toc526337000"/>
                <w:bookmarkStart w:id="5023" w:name="_Toc526337166"/>
                <w:bookmarkStart w:id="5024" w:name="_Toc526360958"/>
                <w:bookmarkStart w:id="5025" w:name="_Toc526410484"/>
                <w:bookmarkStart w:id="5026" w:name="_Toc526413566"/>
                <w:bookmarkStart w:id="5027" w:name="_Toc526413817"/>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del>
            </w:moveFrom>
          </w:p>
        </w:tc>
        <w:tc>
          <w:tcPr>
            <w:tcW w:w="4054" w:type="dxa"/>
          </w:tcPr>
          <w:p w14:paraId="2DEE855D" w14:textId="77777777" w:rsidR="00CC7CAD" w:rsidDel="00E90022" w:rsidRDefault="00CC7CAD">
            <w:pPr>
              <w:cnfStyle w:val="000000000000" w:firstRow="0" w:lastRow="0" w:firstColumn="0" w:lastColumn="0" w:oddVBand="0" w:evenVBand="0" w:oddHBand="0" w:evenHBand="0" w:firstRowFirstColumn="0" w:firstRowLastColumn="0" w:lastRowFirstColumn="0" w:lastRowLastColumn="0"/>
              <w:rPr>
                <w:del w:id="5028" w:author="Peter Simpson" w:date="2018-10-03T20:30:00Z"/>
                <w:moveFrom w:id="5029" w:author="Peter Simpson" w:date="2018-10-03T12:12:00Z"/>
              </w:rPr>
              <w:pPrChange w:id="5030" w:author="Peter Simpson" w:date="2018-10-03T20:31:00Z">
                <w:pPr>
                  <w:keepLines/>
                  <w:cnfStyle w:val="000000000000" w:firstRow="0" w:lastRow="0" w:firstColumn="0" w:lastColumn="0" w:oddVBand="0" w:evenVBand="0" w:oddHBand="0" w:evenHBand="0" w:firstRowFirstColumn="0" w:firstRowLastColumn="0" w:lastRowFirstColumn="0" w:lastRowLastColumn="0"/>
                </w:pPr>
              </w:pPrChange>
            </w:pPr>
            <w:moveFrom w:id="5031" w:author="Peter Simpson" w:date="2018-10-03T12:12:00Z">
              <w:del w:id="5032" w:author="Peter Simpson" w:date="2018-10-03T20:30:00Z">
                <w:r w:rsidRPr="0081516B" w:rsidDel="00E90022">
                  <w:delText>Bad</w:delText>
                </w:r>
                <w:r w:rsidDel="00E90022">
                  <w:delText xml:space="preserve"> </w:delText>
                </w:r>
                <w:r w:rsidRPr="0081516B" w:rsidDel="00E90022">
                  <w:delText>request</w:delText>
                </w:r>
                <w:r w:rsidDel="00E90022">
                  <w:delText xml:space="preserve"> </w:delText>
                </w:r>
                <w:bookmarkStart w:id="5033" w:name="_Toc526332290"/>
                <w:bookmarkStart w:id="5034" w:name="_Toc526332455"/>
                <w:bookmarkStart w:id="5035" w:name="_Toc526332619"/>
                <w:bookmarkStart w:id="5036" w:name="_Toc526332783"/>
                <w:bookmarkStart w:id="5037" w:name="_Toc526332953"/>
                <w:bookmarkStart w:id="5038" w:name="_Toc526333123"/>
                <w:bookmarkStart w:id="5039" w:name="_Toc526333287"/>
                <w:bookmarkStart w:id="5040" w:name="_Toc526333457"/>
                <w:bookmarkStart w:id="5041" w:name="_Toc526333622"/>
                <w:bookmarkStart w:id="5042" w:name="_Toc526333785"/>
                <w:bookmarkStart w:id="5043" w:name="_Toc526333948"/>
                <w:bookmarkStart w:id="5044" w:name="_Toc526334111"/>
                <w:bookmarkStart w:id="5045" w:name="_Toc526334275"/>
                <w:bookmarkStart w:id="5046" w:name="_Toc526334438"/>
                <w:bookmarkStart w:id="5047" w:name="_Toc526334601"/>
                <w:bookmarkStart w:id="5048" w:name="_Toc526334765"/>
                <w:bookmarkStart w:id="5049" w:name="_Toc526334929"/>
                <w:bookmarkStart w:id="5050" w:name="_Toc526335095"/>
                <w:bookmarkStart w:id="5051" w:name="_Toc526335260"/>
                <w:bookmarkStart w:id="5052" w:name="_Toc526335423"/>
                <w:bookmarkStart w:id="5053" w:name="_Toc526335585"/>
                <w:bookmarkStart w:id="5054" w:name="_Toc526335748"/>
                <w:bookmarkStart w:id="5055" w:name="_Toc526335918"/>
                <w:bookmarkStart w:id="5056" w:name="_Toc526336061"/>
                <w:bookmarkStart w:id="5057" w:name="_Toc526336205"/>
                <w:bookmarkStart w:id="5058" w:name="_Toc526336349"/>
                <w:bookmarkStart w:id="5059" w:name="_Toc526336492"/>
                <w:bookmarkStart w:id="5060" w:name="_Toc526336661"/>
                <w:bookmarkStart w:id="5061" w:name="_Toc526336831"/>
                <w:bookmarkStart w:id="5062" w:name="_Toc526337001"/>
                <w:bookmarkStart w:id="5063" w:name="_Toc526337167"/>
                <w:bookmarkStart w:id="5064" w:name="_Toc526360959"/>
                <w:bookmarkStart w:id="5065" w:name="_Toc526410485"/>
                <w:bookmarkStart w:id="5066" w:name="_Toc526413567"/>
                <w:bookmarkStart w:id="5067" w:name="_Toc526413818"/>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del>
            </w:moveFrom>
          </w:p>
        </w:tc>
        <w:tc>
          <w:tcPr>
            <w:tcW w:w="2997" w:type="dxa"/>
          </w:tcPr>
          <w:p w14:paraId="327F0545" w14:textId="77777777" w:rsidR="00CC7CAD" w:rsidRPr="0081516B" w:rsidDel="00E90022" w:rsidRDefault="00CC7CAD">
            <w:pPr>
              <w:cnfStyle w:val="000000000000" w:firstRow="0" w:lastRow="0" w:firstColumn="0" w:lastColumn="0" w:oddVBand="0" w:evenVBand="0" w:oddHBand="0" w:evenHBand="0" w:firstRowFirstColumn="0" w:firstRowLastColumn="0" w:lastRowFirstColumn="0" w:lastRowLastColumn="0"/>
              <w:rPr>
                <w:del w:id="5068" w:author="Peter Simpson" w:date="2018-10-03T20:30:00Z"/>
                <w:moveFrom w:id="5069" w:author="Peter Simpson" w:date="2018-10-03T12:12:00Z"/>
              </w:rPr>
              <w:pPrChange w:id="5070" w:author="Peter Simpson" w:date="2018-10-03T20:31:00Z">
                <w:pPr>
                  <w:keepLines/>
                  <w:cnfStyle w:val="000000000000" w:firstRow="0" w:lastRow="0" w:firstColumn="0" w:lastColumn="0" w:oddVBand="0" w:evenVBand="0" w:oddHBand="0" w:evenHBand="0" w:firstRowFirstColumn="0" w:firstRowLastColumn="0" w:lastRowFirstColumn="0" w:lastRowLastColumn="0"/>
                </w:pPr>
              </w:pPrChange>
            </w:pPr>
            <w:moveFrom w:id="5071" w:author="Peter Simpson" w:date="2018-10-03T12:12:00Z">
              <w:del w:id="5072" w:author="Peter Simpson" w:date="2018-10-03T20:30:00Z">
                <w:r w:rsidDel="00E90022">
                  <w:delText>The REST Server cannot process this API request because at least one of the device type, version, resource or parameter values, supplied by the client, are missing or invalid.</w:delText>
                </w:r>
                <w:bookmarkStart w:id="5073" w:name="_Toc526332291"/>
                <w:bookmarkStart w:id="5074" w:name="_Toc526332456"/>
                <w:bookmarkStart w:id="5075" w:name="_Toc526332620"/>
                <w:bookmarkStart w:id="5076" w:name="_Toc526332784"/>
                <w:bookmarkStart w:id="5077" w:name="_Toc526332954"/>
                <w:bookmarkStart w:id="5078" w:name="_Toc526333124"/>
                <w:bookmarkStart w:id="5079" w:name="_Toc526333288"/>
                <w:bookmarkStart w:id="5080" w:name="_Toc526333458"/>
                <w:bookmarkStart w:id="5081" w:name="_Toc526333623"/>
                <w:bookmarkStart w:id="5082" w:name="_Toc526333786"/>
                <w:bookmarkStart w:id="5083" w:name="_Toc526333949"/>
                <w:bookmarkStart w:id="5084" w:name="_Toc526334112"/>
                <w:bookmarkStart w:id="5085" w:name="_Toc526334276"/>
                <w:bookmarkStart w:id="5086" w:name="_Toc526334439"/>
                <w:bookmarkStart w:id="5087" w:name="_Toc526334602"/>
                <w:bookmarkStart w:id="5088" w:name="_Toc526334766"/>
                <w:bookmarkStart w:id="5089" w:name="_Toc526334930"/>
                <w:bookmarkStart w:id="5090" w:name="_Toc526335096"/>
                <w:bookmarkStart w:id="5091" w:name="_Toc526335261"/>
                <w:bookmarkStart w:id="5092" w:name="_Toc526335424"/>
                <w:bookmarkStart w:id="5093" w:name="_Toc526335586"/>
                <w:bookmarkStart w:id="5094" w:name="_Toc526335749"/>
                <w:bookmarkStart w:id="5095" w:name="_Toc526335919"/>
                <w:bookmarkStart w:id="5096" w:name="_Toc526336062"/>
                <w:bookmarkStart w:id="5097" w:name="_Toc526336206"/>
                <w:bookmarkStart w:id="5098" w:name="_Toc526336350"/>
                <w:bookmarkStart w:id="5099" w:name="_Toc526336493"/>
                <w:bookmarkStart w:id="5100" w:name="_Toc526336662"/>
                <w:bookmarkStart w:id="5101" w:name="_Toc526336832"/>
                <w:bookmarkStart w:id="5102" w:name="_Toc526337002"/>
                <w:bookmarkStart w:id="5103" w:name="_Toc526337168"/>
                <w:bookmarkStart w:id="5104" w:name="_Toc526360960"/>
                <w:bookmarkStart w:id="5105" w:name="_Toc526410486"/>
                <w:bookmarkStart w:id="5106" w:name="_Toc526413568"/>
                <w:bookmarkStart w:id="5107" w:name="_Toc526413819"/>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del>
            </w:moveFrom>
          </w:p>
        </w:tc>
        <w:bookmarkStart w:id="5108" w:name="_Toc526332292"/>
        <w:bookmarkStart w:id="5109" w:name="_Toc526332457"/>
        <w:bookmarkStart w:id="5110" w:name="_Toc526332621"/>
        <w:bookmarkStart w:id="5111" w:name="_Toc526332785"/>
        <w:bookmarkStart w:id="5112" w:name="_Toc526332955"/>
        <w:bookmarkStart w:id="5113" w:name="_Toc526333125"/>
        <w:bookmarkStart w:id="5114" w:name="_Toc526333289"/>
        <w:bookmarkStart w:id="5115" w:name="_Toc526333459"/>
        <w:bookmarkStart w:id="5116" w:name="_Toc526333624"/>
        <w:bookmarkStart w:id="5117" w:name="_Toc526333787"/>
        <w:bookmarkStart w:id="5118" w:name="_Toc526333950"/>
        <w:bookmarkStart w:id="5119" w:name="_Toc526334113"/>
        <w:bookmarkStart w:id="5120" w:name="_Toc526334277"/>
        <w:bookmarkStart w:id="5121" w:name="_Toc526334440"/>
        <w:bookmarkStart w:id="5122" w:name="_Toc526334603"/>
        <w:bookmarkStart w:id="5123" w:name="_Toc526334767"/>
        <w:bookmarkStart w:id="5124" w:name="_Toc526334931"/>
        <w:bookmarkStart w:id="5125" w:name="_Toc526335097"/>
        <w:bookmarkStart w:id="5126" w:name="_Toc526335262"/>
        <w:bookmarkStart w:id="5127" w:name="_Toc526335425"/>
        <w:bookmarkStart w:id="5128" w:name="_Toc526335587"/>
        <w:bookmarkStart w:id="5129" w:name="_Toc526335750"/>
        <w:bookmarkStart w:id="5130" w:name="_Toc526335920"/>
        <w:bookmarkStart w:id="5131" w:name="_Toc526336063"/>
        <w:bookmarkStart w:id="5132" w:name="_Toc526336207"/>
        <w:bookmarkStart w:id="5133" w:name="_Toc526336351"/>
        <w:bookmarkStart w:id="5134" w:name="_Toc526336494"/>
        <w:bookmarkStart w:id="5135" w:name="_Toc526336663"/>
        <w:bookmarkStart w:id="5136" w:name="_Toc526336833"/>
        <w:bookmarkStart w:id="5137" w:name="_Toc526337003"/>
        <w:bookmarkStart w:id="5138" w:name="_Toc526337169"/>
        <w:bookmarkStart w:id="5139" w:name="_Toc526360961"/>
        <w:bookmarkStart w:id="5140" w:name="_Toc526410487"/>
        <w:bookmarkStart w:id="5141" w:name="_Toc526413569"/>
        <w:bookmarkStart w:id="5142" w:name="_Toc526413820"/>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tr>
      <w:tr w:rsidR="00CC7CAD" w:rsidDel="00E90022" w14:paraId="137C9ECC" w14:textId="77777777" w:rsidTr="002F7C77">
        <w:trPr>
          <w:cnfStyle w:val="000000100000" w:firstRow="0" w:lastRow="0" w:firstColumn="0" w:lastColumn="0" w:oddVBand="0" w:evenVBand="0" w:oddHBand="1" w:evenHBand="0" w:firstRowFirstColumn="0" w:firstRowLastColumn="0" w:lastRowFirstColumn="0" w:lastRowLastColumn="0"/>
          <w:del w:id="5143"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14:paraId="0B44B1AA" w14:textId="77777777" w:rsidR="00CC7CAD" w:rsidDel="00E90022" w:rsidRDefault="00CC7CAD">
            <w:pPr>
              <w:rPr>
                <w:del w:id="5144" w:author="Peter Simpson" w:date="2018-10-03T20:30:00Z"/>
                <w:moveFrom w:id="5145" w:author="Peter Simpson" w:date="2018-10-03T12:12:00Z"/>
              </w:rPr>
              <w:pPrChange w:id="5146" w:author="Peter Simpson" w:date="2018-10-03T20:31:00Z">
                <w:pPr>
                  <w:keepLines/>
                </w:pPr>
              </w:pPrChange>
            </w:pPr>
            <w:moveFrom w:id="5147" w:author="Peter Simpson" w:date="2018-10-03T12:12:00Z">
              <w:del w:id="5148" w:author="Peter Simpson" w:date="2018-10-03T20:30:00Z">
                <w:r w:rsidDel="00E90022">
                  <w:delText>500</w:delText>
                </w:r>
                <w:bookmarkStart w:id="5149" w:name="_Toc526332293"/>
                <w:bookmarkStart w:id="5150" w:name="_Toc526332458"/>
                <w:bookmarkStart w:id="5151" w:name="_Toc526332622"/>
                <w:bookmarkStart w:id="5152" w:name="_Toc526332786"/>
                <w:bookmarkStart w:id="5153" w:name="_Toc526332956"/>
                <w:bookmarkStart w:id="5154" w:name="_Toc526333126"/>
                <w:bookmarkStart w:id="5155" w:name="_Toc526333290"/>
                <w:bookmarkStart w:id="5156" w:name="_Toc526333460"/>
                <w:bookmarkStart w:id="5157" w:name="_Toc526333625"/>
                <w:bookmarkStart w:id="5158" w:name="_Toc526333788"/>
                <w:bookmarkStart w:id="5159" w:name="_Toc526333951"/>
                <w:bookmarkStart w:id="5160" w:name="_Toc526334114"/>
                <w:bookmarkStart w:id="5161" w:name="_Toc526334278"/>
                <w:bookmarkStart w:id="5162" w:name="_Toc526334441"/>
                <w:bookmarkStart w:id="5163" w:name="_Toc526334604"/>
                <w:bookmarkStart w:id="5164" w:name="_Toc526334768"/>
                <w:bookmarkStart w:id="5165" w:name="_Toc526334932"/>
                <w:bookmarkStart w:id="5166" w:name="_Toc526335098"/>
                <w:bookmarkStart w:id="5167" w:name="_Toc526335263"/>
                <w:bookmarkStart w:id="5168" w:name="_Toc526335426"/>
                <w:bookmarkStart w:id="5169" w:name="_Toc526335588"/>
                <w:bookmarkStart w:id="5170" w:name="_Toc526335751"/>
                <w:bookmarkStart w:id="5171" w:name="_Toc526335921"/>
                <w:bookmarkStart w:id="5172" w:name="_Toc526336064"/>
                <w:bookmarkStart w:id="5173" w:name="_Toc526336208"/>
                <w:bookmarkStart w:id="5174" w:name="_Toc526336352"/>
                <w:bookmarkStart w:id="5175" w:name="_Toc526336495"/>
                <w:bookmarkStart w:id="5176" w:name="_Toc526336664"/>
                <w:bookmarkStart w:id="5177" w:name="_Toc526336834"/>
                <w:bookmarkStart w:id="5178" w:name="_Toc526337004"/>
                <w:bookmarkStart w:id="5179" w:name="_Toc526337170"/>
                <w:bookmarkStart w:id="5180" w:name="_Toc526360962"/>
                <w:bookmarkStart w:id="5181" w:name="_Toc526410488"/>
                <w:bookmarkStart w:id="5182" w:name="_Toc526413570"/>
                <w:bookmarkStart w:id="5183" w:name="_Toc526413821"/>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del>
            </w:moveFrom>
          </w:p>
        </w:tc>
        <w:tc>
          <w:tcPr>
            <w:tcW w:w="4054" w:type="dxa"/>
          </w:tcPr>
          <w:p w14:paraId="656076EF" w14:textId="77777777" w:rsidR="00CC7CAD" w:rsidDel="00E90022" w:rsidRDefault="00CC7CAD">
            <w:pPr>
              <w:cnfStyle w:val="000000100000" w:firstRow="0" w:lastRow="0" w:firstColumn="0" w:lastColumn="0" w:oddVBand="0" w:evenVBand="0" w:oddHBand="1" w:evenHBand="0" w:firstRowFirstColumn="0" w:firstRowLastColumn="0" w:lastRowFirstColumn="0" w:lastRowLastColumn="0"/>
              <w:rPr>
                <w:del w:id="5184" w:author="Peter Simpson" w:date="2018-10-03T20:30:00Z"/>
                <w:moveFrom w:id="5185" w:author="Peter Simpson" w:date="2018-10-03T12:12:00Z"/>
              </w:rPr>
              <w:pPrChange w:id="5186"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5187" w:author="Peter Simpson" w:date="2018-10-03T12:12:00Z">
              <w:del w:id="5188" w:author="Peter Simpson" w:date="2018-10-03T20:30:00Z">
                <w:r w:rsidDel="00E90022">
                  <w:delText xml:space="preserve">Internal Server Error </w:delText>
                </w:r>
                <w:bookmarkStart w:id="5189" w:name="_Toc526332294"/>
                <w:bookmarkStart w:id="5190" w:name="_Toc526332459"/>
                <w:bookmarkStart w:id="5191" w:name="_Toc526332623"/>
                <w:bookmarkStart w:id="5192" w:name="_Toc526332787"/>
                <w:bookmarkStart w:id="5193" w:name="_Toc526332957"/>
                <w:bookmarkStart w:id="5194" w:name="_Toc526333127"/>
                <w:bookmarkStart w:id="5195" w:name="_Toc526333291"/>
                <w:bookmarkStart w:id="5196" w:name="_Toc526333461"/>
                <w:bookmarkStart w:id="5197" w:name="_Toc526333626"/>
                <w:bookmarkStart w:id="5198" w:name="_Toc526333789"/>
                <w:bookmarkStart w:id="5199" w:name="_Toc526333952"/>
                <w:bookmarkStart w:id="5200" w:name="_Toc526334115"/>
                <w:bookmarkStart w:id="5201" w:name="_Toc526334279"/>
                <w:bookmarkStart w:id="5202" w:name="_Toc526334442"/>
                <w:bookmarkStart w:id="5203" w:name="_Toc526334605"/>
                <w:bookmarkStart w:id="5204" w:name="_Toc526334769"/>
                <w:bookmarkStart w:id="5205" w:name="_Toc526334933"/>
                <w:bookmarkStart w:id="5206" w:name="_Toc526335099"/>
                <w:bookmarkStart w:id="5207" w:name="_Toc526335264"/>
                <w:bookmarkStart w:id="5208" w:name="_Toc526335427"/>
                <w:bookmarkStart w:id="5209" w:name="_Toc526335589"/>
                <w:bookmarkStart w:id="5210" w:name="_Toc526335752"/>
                <w:bookmarkStart w:id="5211" w:name="_Toc526335922"/>
                <w:bookmarkStart w:id="5212" w:name="_Toc526336065"/>
                <w:bookmarkStart w:id="5213" w:name="_Toc526336209"/>
                <w:bookmarkStart w:id="5214" w:name="_Toc526336353"/>
                <w:bookmarkStart w:id="5215" w:name="_Toc526336496"/>
                <w:bookmarkStart w:id="5216" w:name="_Toc526336665"/>
                <w:bookmarkStart w:id="5217" w:name="_Toc526336835"/>
                <w:bookmarkStart w:id="5218" w:name="_Toc526337005"/>
                <w:bookmarkStart w:id="5219" w:name="_Toc526337171"/>
                <w:bookmarkStart w:id="5220" w:name="_Toc526360963"/>
                <w:bookmarkStart w:id="5221" w:name="_Toc526410489"/>
                <w:bookmarkStart w:id="5222" w:name="_Toc526413571"/>
                <w:bookmarkStart w:id="5223" w:name="_Toc526413822"/>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del>
            </w:moveFrom>
          </w:p>
        </w:tc>
        <w:tc>
          <w:tcPr>
            <w:tcW w:w="2997" w:type="dxa"/>
          </w:tcPr>
          <w:p w14:paraId="40BFA729" w14:textId="77777777" w:rsidR="00CC7CAD" w:rsidRPr="0081516B" w:rsidDel="00E90022" w:rsidRDefault="00CC7CAD">
            <w:pPr>
              <w:cnfStyle w:val="000000100000" w:firstRow="0" w:lastRow="0" w:firstColumn="0" w:lastColumn="0" w:oddVBand="0" w:evenVBand="0" w:oddHBand="1" w:evenHBand="0" w:firstRowFirstColumn="0" w:firstRowLastColumn="0" w:lastRowFirstColumn="0" w:lastRowLastColumn="0"/>
              <w:rPr>
                <w:del w:id="5224" w:author="Peter Simpson" w:date="2018-10-03T20:30:00Z"/>
                <w:moveFrom w:id="5225" w:author="Peter Simpson" w:date="2018-10-03T12:12:00Z"/>
              </w:rPr>
              <w:pPrChange w:id="5226"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5227" w:author="Peter Simpson" w:date="2018-10-03T12:12:00Z">
              <w:del w:id="5228" w:author="Peter Simpson" w:date="2018-10-03T20:30:00Z">
                <w:r w:rsidDel="00E90022">
                  <w:delText>An error occurred in the Remote Driver Server itself, which prevented successful processing of the request.</w:delText>
                </w:r>
                <w:bookmarkStart w:id="5229" w:name="_Toc526332295"/>
                <w:bookmarkStart w:id="5230" w:name="_Toc526332460"/>
                <w:bookmarkStart w:id="5231" w:name="_Toc526332624"/>
                <w:bookmarkStart w:id="5232" w:name="_Toc526332788"/>
                <w:bookmarkStart w:id="5233" w:name="_Toc526332958"/>
                <w:bookmarkStart w:id="5234" w:name="_Toc526333128"/>
                <w:bookmarkStart w:id="5235" w:name="_Toc526333292"/>
                <w:bookmarkStart w:id="5236" w:name="_Toc526333462"/>
                <w:bookmarkStart w:id="5237" w:name="_Toc526333627"/>
                <w:bookmarkStart w:id="5238" w:name="_Toc526333790"/>
                <w:bookmarkStart w:id="5239" w:name="_Toc526333953"/>
                <w:bookmarkStart w:id="5240" w:name="_Toc526334116"/>
                <w:bookmarkStart w:id="5241" w:name="_Toc526334280"/>
                <w:bookmarkStart w:id="5242" w:name="_Toc526334443"/>
                <w:bookmarkStart w:id="5243" w:name="_Toc526334606"/>
                <w:bookmarkStart w:id="5244" w:name="_Toc526334770"/>
                <w:bookmarkStart w:id="5245" w:name="_Toc526334934"/>
                <w:bookmarkStart w:id="5246" w:name="_Toc526335100"/>
                <w:bookmarkStart w:id="5247" w:name="_Toc526335265"/>
                <w:bookmarkStart w:id="5248" w:name="_Toc526335428"/>
                <w:bookmarkStart w:id="5249" w:name="_Toc526335590"/>
                <w:bookmarkStart w:id="5250" w:name="_Toc526335753"/>
                <w:bookmarkStart w:id="5251" w:name="_Toc526335923"/>
                <w:bookmarkStart w:id="5252" w:name="_Toc526336066"/>
                <w:bookmarkStart w:id="5253" w:name="_Toc526336210"/>
                <w:bookmarkStart w:id="5254" w:name="_Toc526336354"/>
                <w:bookmarkStart w:id="5255" w:name="_Toc526336497"/>
                <w:bookmarkStart w:id="5256" w:name="_Toc526336666"/>
                <w:bookmarkStart w:id="5257" w:name="_Toc526336836"/>
                <w:bookmarkStart w:id="5258" w:name="_Toc526337006"/>
                <w:bookmarkStart w:id="5259" w:name="_Toc526337172"/>
                <w:bookmarkStart w:id="5260" w:name="_Toc526360964"/>
                <w:bookmarkStart w:id="5261" w:name="_Toc526410490"/>
                <w:bookmarkStart w:id="5262" w:name="_Toc526413572"/>
                <w:bookmarkStart w:id="5263" w:name="_Toc526413823"/>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del>
            </w:moveFrom>
          </w:p>
        </w:tc>
        <w:bookmarkStart w:id="5264" w:name="_Toc526332296"/>
        <w:bookmarkStart w:id="5265" w:name="_Toc526332461"/>
        <w:bookmarkStart w:id="5266" w:name="_Toc526332625"/>
        <w:bookmarkStart w:id="5267" w:name="_Toc526332789"/>
        <w:bookmarkStart w:id="5268" w:name="_Toc526332959"/>
        <w:bookmarkStart w:id="5269" w:name="_Toc526333129"/>
        <w:bookmarkStart w:id="5270" w:name="_Toc526333293"/>
        <w:bookmarkStart w:id="5271" w:name="_Toc526333463"/>
        <w:bookmarkStart w:id="5272" w:name="_Toc526333628"/>
        <w:bookmarkStart w:id="5273" w:name="_Toc526333791"/>
        <w:bookmarkStart w:id="5274" w:name="_Toc526333954"/>
        <w:bookmarkStart w:id="5275" w:name="_Toc526334117"/>
        <w:bookmarkStart w:id="5276" w:name="_Toc526334281"/>
        <w:bookmarkStart w:id="5277" w:name="_Toc526334444"/>
        <w:bookmarkStart w:id="5278" w:name="_Toc526334607"/>
        <w:bookmarkStart w:id="5279" w:name="_Toc526334771"/>
        <w:bookmarkStart w:id="5280" w:name="_Toc526334935"/>
        <w:bookmarkStart w:id="5281" w:name="_Toc526335101"/>
        <w:bookmarkStart w:id="5282" w:name="_Toc526335266"/>
        <w:bookmarkStart w:id="5283" w:name="_Toc526335429"/>
        <w:bookmarkStart w:id="5284" w:name="_Toc526335591"/>
        <w:bookmarkStart w:id="5285" w:name="_Toc526335754"/>
        <w:bookmarkStart w:id="5286" w:name="_Toc526335924"/>
        <w:bookmarkStart w:id="5287" w:name="_Toc526336067"/>
        <w:bookmarkStart w:id="5288" w:name="_Toc526336211"/>
        <w:bookmarkStart w:id="5289" w:name="_Toc526336355"/>
        <w:bookmarkStart w:id="5290" w:name="_Toc526336498"/>
        <w:bookmarkStart w:id="5291" w:name="_Toc526336667"/>
        <w:bookmarkStart w:id="5292" w:name="_Toc526336837"/>
        <w:bookmarkStart w:id="5293" w:name="_Toc526337007"/>
        <w:bookmarkStart w:id="5294" w:name="_Toc526337173"/>
        <w:bookmarkStart w:id="5295" w:name="_Toc526360965"/>
        <w:bookmarkStart w:id="5296" w:name="_Toc526410491"/>
        <w:bookmarkStart w:id="5297" w:name="_Toc526413573"/>
        <w:bookmarkStart w:id="5298" w:name="_Toc526413824"/>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tr>
    </w:tbl>
    <w:moveFromRangeEnd w:id="2140"/>
    <w:p w14:paraId="2EE4B5DA" w14:textId="77777777" w:rsidR="00781FEA" w:rsidDel="00F32B98" w:rsidRDefault="00781FEA">
      <w:pPr>
        <w:pStyle w:val="Heading1"/>
        <w:rPr>
          <w:del w:id="5299" w:author="Peter Simpson" w:date="2018-10-04T09:37:00Z"/>
        </w:rPr>
        <w:pPrChange w:id="5300" w:author="Peter Simpson" w:date="2018-10-03T20:31:00Z">
          <w:pPr>
            <w:pStyle w:val="Heading2"/>
          </w:pPr>
        </w:pPrChange>
      </w:pPr>
      <w:del w:id="5301" w:author="Peter Simpson" w:date="2018-10-04T09:37:00Z">
        <w:r w:rsidDel="00F32B98">
          <w:delText xml:space="preserve">Installation and </w:delText>
        </w:r>
      </w:del>
      <w:del w:id="5302" w:author="Peter Simpson" w:date="2018-10-03T11:42:00Z">
        <w:r w:rsidDel="00405E28">
          <w:delText>Use</w:delText>
        </w:r>
      </w:del>
      <w:bookmarkStart w:id="5303" w:name="_Toc526409267"/>
      <w:bookmarkStart w:id="5304" w:name="_Toc526410492"/>
      <w:bookmarkStart w:id="5305" w:name="_Toc526413574"/>
      <w:bookmarkStart w:id="5306" w:name="_Toc526413825"/>
      <w:bookmarkEnd w:id="5303"/>
      <w:bookmarkEnd w:id="5304"/>
      <w:bookmarkEnd w:id="5305"/>
      <w:bookmarkEnd w:id="5306"/>
    </w:p>
    <w:p w14:paraId="17213973" w14:textId="77777777" w:rsidR="00340380" w:rsidDel="00F32B98" w:rsidRDefault="00340380">
      <w:pPr>
        <w:pStyle w:val="Heading2"/>
        <w:rPr>
          <w:del w:id="5307" w:author="Peter Simpson" w:date="2018-10-04T09:37:00Z"/>
        </w:rPr>
        <w:pPrChange w:id="5308" w:author="Peter Simpson" w:date="2018-10-03T20:18:00Z">
          <w:pPr>
            <w:pStyle w:val="Heading3"/>
          </w:pPr>
        </w:pPrChange>
      </w:pPr>
      <w:del w:id="5309" w:author="Peter Simpson" w:date="2018-10-04T09:37:00Z">
        <w:r w:rsidDel="00F32B98">
          <w:delText>Pre-Requisites</w:delText>
        </w:r>
        <w:bookmarkStart w:id="5310" w:name="_Toc526409268"/>
        <w:bookmarkStart w:id="5311" w:name="_Toc526410493"/>
        <w:bookmarkStart w:id="5312" w:name="_Toc526413575"/>
        <w:bookmarkStart w:id="5313" w:name="_Toc526413826"/>
        <w:bookmarkEnd w:id="5310"/>
        <w:bookmarkEnd w:id="5311"/>
        <w:bookmarkEnd w:id="5312"/>
        <w:bookmarkEnd w:id="5313"/>
      </w:del>
    </w:p>
    <w:p w14:paraId="70A5AEAA" w14:textId="77777777" w:rsidR="00A00290" w:rsidDel="00F32B98" w:rsidRDefault="00A00290" w:rsidP="00A00290">
      <w:pPr>
        <w:rPr>
          <w:del w:id="5314" w:author="Peter Simpson" w:date="2018-10-04T09:37:00Z"/>
        </w:rPr>
      </w:pPr>
      <w:del w:id="5315" w:author="Peter Simpson" w:date="2018-10-04T09:37:00Z">
        <w:r w:rsidRPr="00A00290" w:rsidDel="00F32B98">
          <w:delText xml:space="preserve">Please note that </w:delText>
        </w:r>
        <w:r w:rsidR="00340380" w:rsidDel="00F32B98">
          <w:delText>ASCOM Remote requires .NET Framework 4.</w:delText>
        </w:r>
        <w:r w:rsidR="00332817" w:rsidDel="00F32B98">
          <w:delText>6</w:delText>
        </w:r>
        <w:r w:rsidR="00340380" w:rsidDel="00F32B98">
          <w:delText>.</w:delText>
        </w:r>
        <w:r w:rsidR="00332817" w:rsidDel="00F32B98">
          <w:delText>2</w:delText>
        </w:r>
        <w:r w:rsidR="00340380" w:rsidDel="00F32B98">
          <w:delText xml:space="preserve">, which means that </w:delText>
        </w:r>
        <w:r w:rsidRPr="00A00290" w:rsidDel="00F32B98">
          <w:delText>the operating system must be Window</w:delText>
        </w:r>
        <w:r w:rsidR="00332817" w:rsidDel="00F32B98">
          <w:delText xml:space="preserve">s 7 SP1 </w:delText>
        </w:r>
      </w:del>
      <w:del w:id="5316" w:author="Peter Simpson" w:date="2018-10-03T13:14:00Z">
        <w:r w:rsidR="00332817" w:rsidDel="00912308">
          <w:delText xml:space="preserve"> </w:delText>
        </w:r>
      </w:del>
      <w:del w:id="5317" w:author="Peter Simpson" w:date="2018-10-04T09:37:00Z">
        <w:r w:rsidR="00340380" w:rsidDel="00F32B98">
          <w:delText>or later because .NET 4.</w:delText>
        </w:r>
        <w:r w:rsidR="00332817" w:rsidDel="00F32B98">
          <w:delText>6</w:delText>
        </w:r>
        <w:r w:rsidR="00340380" w:rsidDel="00F32B98">
          <w:delText>.</w:delText>
        </w:r>
        <w:r w:rsidR="00332817" w:rsidDel="00F32B98">
          <w:delText>2</w:delText>
        </w:r>
        <w:r w:rsidR="00340380" w:rsidDel="00F32B98">
          <w:delText xml:space="preserve"> is not available on earlier </w:delText>
        </w:r>
        <w:r w:rsidDel="00F32B98">
          <w:delText>operating systems.</w:delText>
        </w:r>
        <w:bookmarkStart w:id="5318" w:name="_Toc526409269"/>
        <w:bookmarkStart w:id="5319" w:name="_Toc526410494"/>
        <w:bookmarkStart w:id="5320" w:name="_Toc526413576"/>
        <w:bookmarkStart w:id="5321" w:name="_Toc526413827"/>
        <w:bookmarkEnd w:id="5318"/>
        <w:bookmarkEnd w:id="5319"/>
        <w:bookmarkEnd w:id="5320"/>
        <w:bookmarkEnd w:id="5321"/>
      </w:del>
    </w:p>
    <w:p w14:paraId="1F2AB150" w14:textId="77777777" w:rsidR="00340380" w:rsidDel="00912308" w:rsidRDefault="00340380">
      <w:pPr>
        <w:pStyle w:val="Heading2"/>
        <w:rPr>
          <w:del w:id="5322" w:author="Peter Simpson" w:date="2018-10-03T13:14:00Z"/>
        </w:rPr>
        <w:pPrChange w:id="5323" w:author="Peter Simpson" w:date="2018-10-03T11:43:00Z">
          <w:pPr>
            <w:pStyle w:val="Heading3"/>
          </w:pPr>
        </w:pPrChange>
      </w:pPr>
      <w:del w:id="5324" w:author="Peter Simpson" w:date="2018-10-03T13:14:00Z">
        <w:r w:rsidDel="00912308">
          <w:delText>Installation</w:delText>
        </w:r>
        <w:bookmarkStart w:id="5325" w:name="_Toc526409270"/>
        <w:bookmarkStart w:id="5326" w:name="_Toc526410495"/>
        <w:bookmarkStart w:id="5327" w:name="_Toc526413577"/>
        <w:bookmarkStart w:id="5328" w:name="_Toc526413828"/>
        <w:bookmarkEnd w:id="5325"/>
        <w:bookmarkEnd w:id="5326"/>
        <w:bookmarkEnd w:id="5327"/>
        <w:bookmarkEnd w:id="5328"/>
      </w:del>
    </w:p>
    <w:p w14:paraId="43E0FFC9" w14:textId="77777777" w:rsidR="00781FEA" w:rsidDel="00F32B98" w:rsidRDefault="00BC23CF" w:rsidP="00781FEA">
      <w:pPr>
        <w:rPr>
          <w:del w:id="5329" w:author="Peter Simpson" w:date="2018-10-04T09:37:00Z"/>
        </w:rPr>
      </w:pPr>
      <w:del w:id="5330" w:author="Peter Simpson" w:date="2018-10-04T09:37:00Z">
        <w:r w:rsidDel="00F32B98">
          <w:delText>T</w:delText>
        </w:r>
        <w:r w:rsidR="00781FEA" w:rsidDel="00F32B98">
          <w:delText xml:space="preserve">he installer </w:delText>
        </w:r>
        <w:r w:rsidR="00340380" w:rsidDel="00F32B98">
          <w:delText xml:space="preserve">provides options </w:delText>
        </w:r>
        <w:r w:rsidR="00B26B4F" w:rsidDel="00F32B98">
          <w:delText xml:space="preserve">to install </w:delText>
        </w:r>
        <w:r w:rsidR="00340380" w:rsidDel="00F32B98">
          <w:delText xml:space="preserve">either </w:delText>
        </w:r>
        <w:r w:rsidR="00B26B4F" w:rsidDel="00F32B98">
          <w:delText xml:space="preserve">the </w:delText>
        </w:r>
        <w:r w:rsidR="00301300" w:rsidDel="00F32B98">
          <w:delText xml:space="preserve">Remote </w:delText>
        </w:r>
        <w:r w:rsidR="00F75F1F" w:rsidDel="00F32B98">
          <w:delText>Clients,</w:delText>
        </w:r>
        <w:r w:rsidR="00301300" w:rsidDel="00F32B98">
          <w:delText xml:space="preserve"> the </w:delText>
        </w:r>
        <w:r w:rsidR="00A00290" w:rsidDel="00F32B98">
          <w:delText>REST S</w:delText>
        </w:r>
        <w:r w:rsidR="00B26B4F" w:rsidDel="00F32B98">
          <w:delText xml:space="preserve">erver </w:delText>
        </w:r>
        <w:r w:rsidR="00340380" w:rsidDel="00F32B98">
          <w:delText xml:space="preserve">or </w:delText>
        </w:r>
        <w:r w:rsidR="00A00290" w:rsidDel="00F32B98">
          <w:delText xml:space="preserve">both. </w:delText>
        </w:r>
        <w:r w:rsidDel="00F32B98">
          <w:delText>The installer will</w:delText>
        </w:r>
        <w:r w:rsidR="00781FEA" w:rsidDel="00F32B98">
          <w:delText>:</w:delText>
        </w:r>
        <w:bookmarkStart w:id="5331" w:name="_Toc526409271"/>
        <w:bookmarkStart w:id="5332" w:name="_Toc526410496"/>
        <w:bookmarkStart w:id="5333" w:name="_Toc526413578"/>
        <w:bookmarkStart w:id="5334" w:name="_Toc526413829"/>
        <w:bookmarkEnd w:id="5331"/>
        <w:bookmarkEnd w:id="5332"/>
        <w:bookmarkEnd w:id="5333"/>
        <w:bookmarkEnd w:id="5334"/>
      </w:del>
    </w:p>
    <w:p w14:paraId="29C1A4ED" w14:textId="77777777" w:rsidR="00781FEA" w:rsidDel="00F32B98" w:rsidRDefault="00332817" w:rsidP="00781FEA">
      <w:pPr>
        <w:pStyle w:val="ListParagraph"/>
        <w:numPr>
          <w:ilvl w:val="0"/>
          <w:numId w:val="17"/>
        </w:numPr>
        <w:rPr>
          <w:del w:id="5335" w:author="Peter Simpson" w:date="2018-10-04T09:37:00Z"/>
        </w:rPr>
      </w:pPr>
      <w:del w:id="5336" w:author="Peter Simpson" w:date="2018-10-04T09:37:00Z">
        <w:r w:rsidRPr="00332817" w:rsidDel="00F32B98">
          <w:rPr>
            <w:b/>
          </w:rPr>
          <w:delText>Remote Clients</w:delText>
        </w:r>
        <w:r w:rsidDel="00F32B98">
          <w:delText xml:space="preserve">: </w:delText>
        </w:r>
        <w:r w:rsidR="00781FEA" w:rsidDel="00F32B98">
          <w:delText xml:space="preserve">Install new </w:delText>
        </w:r>
        <w:r w:rsidDel="00F32B98">
          <w:delText xml:space="preserve">1 client device </w:delText>
        </w:r>
        <w:r w:rsidR="00781FEA" w:rsidDel="00F32B98">
          <w:delText xml:space="preserve">driver </w:delText>
        </w:r>
        <w:r w:rsidDel="00F32B98">
          <w:delText xml:space="preserve">for each device type </w:delText>
        </w:r>
        <w:r w:rsidR="00BC23CF" w:rsidDel="00F32B98">
          <w:delText xml:space="preserve">e.g. </w:delText>
        </w:r>
        <w:r w:rsidR="00781FEA" w:rsidDel="00F32B98">
          <w:delText>ASCOM.</w:delText>
        </w:r>
        <w:r w:rsidDel="00F32B98">
          <w:delText>Remote</w:delText>
        </w:r>
        <w:r w:rsidR="00781FEA" w:rsidDel="00F32B98">
          <w:delText xml:space="preserve">1.Telescope, which </w:delText>
        </w:r>
        <w:r w:rsidDel="00F32B98">
          <w:delText xml:space="preserve">will </w:delText>
        </w:r>
        <w:r w:rsidR="00781FEA" w:rsidDel="00F32B98">
          <w:delText xml:space="preserve">appear as  ASCOM </w:delText>
        </w:r>
        <w:r w:rsidDel="00F32B98">
          <w:delText>Remote</w:delText>
        </w:r>
        <w:r w:rsidR="00781FEA" w:rsidDel="00F32B98">
          <w:delText xml:space="preserve"> Client 1 in Chooser.</w:delText>
        </w:r>
        <w:r w:rsidR="00BC23CF" w:rsidDel="00F32B98">
          <w:delText xml:space="preserve"> </w:delText>
        </w:r>
        <w:bookmarkStart w:id="5337" w:name="_Toc526409272"/>
        <w:bookmarkStart w:id="5338" w:name="_Toc526410497"/>
        <w:bookmarkStart w:id="5339" w:name="_Toc526413579"/>
        <w:bookmarkStart w:id="5340" w:name="_Toc526413830"/>
        <w:bookmarkEnd w:id="5337"/>
        <w:bookmarkEnd w:id="5338"/>
        <w:bookmarkEnd w:id="5339"/>
        <w:bookmarkEnd w:id="5340"/>
      </w:del>
    </w:p>
    <w:p w14:paraId="04E0E8F3" w14:textId="77777777" w:rsidR="00781FEA" w:rsidDel="00F32B98" w:rsidRDefault="00332817" w:rsidP="00781FEA">
      <w:pPr>
        <w:pStyle w:val="ListParagraph"/>
        <w:numPr>
          <w:ilvl w:val="0"/>
          <w:numId w:val="17"/>
        </w:numPr>
        <w:rPr>
          <w:del w:id="5341" w:author="Peter Simpson" w:date="2018-10-04T09:37:00Z"/>
        </w:rPr>
      </w:pPr>
      <w:del w:id="5342" w:author="Peter Simpson" w:date="2018-10-04T09:37:00Z">
        <w:r w:rsidRPr="00332817" w:rsidDel="00F32B98">
          <w:rPr>
            <w:b/>
          </w:rPr>
          <w:delText>Remote Server:</w:delText>
        </w:r>
        <w:r w:rsidDel="00F32B98">
          <w:delText xml:space="preserve"> </w:delText>
        </w:r>
        <w:r w:rsidR="00781FEA" w:rsidDel="00F32B98">
          <w:delText xml:space="preserve">Install the remote driver server in </w:delText>
        </w:r>
        <w:r w:rsidR="00496B8F" w:rsidDel="00F32B98">
          <w:delText xml:space="preserve">your </w:delText>
        </w:r>
        <w:r w:rsidR="00781FEA" w:rsidDel="00F32B98">
          <w:delText>Start/</w:delText>
        </w:r>
        <w:r w:rsidR="00496B8F" w:rsidDel="00F32B98">
          <w:delText xml:space="preserve"> </w:delText>
        </w:r>
        <w:r w:rsidR="00781FEA" w:rsidDel="00F32B98">
          <w:delText>ASCOM Remote</w:delText>
        </w:r>
        <w:r w:rsidR="00496B8F" w:rsidDel="00F32B98">
          <w:delText xml:space="preserve"> folder</w:delText>
        </w:r>
        <w:r w:rsidR="00781FEA" w:rsidDel="00F32B98">
          <w:delText>.</w:delText>
        </w:r>
        <w:bookmarkStart w:id="5343" w:name="_Toc526409273"/>
        <w:bookmarkStart w:id="5344" w:name="_Toc526410498"/>
        <w:bookmarkStart w:id="5345" w:name="_Toc526413580"/>
        <w:bookmarkStart w:id="5346" w:name="_Toc526413831"/>
        <w:bookmarkEnd w:id="5343"/>
        <w:bookmarkEnd w:id="5344"/>
        <w:bookmarkEnd w:id="5345"/>
        <w:bookmarkEnd w:id="5346"/>
      </w:del>
    </w:p>
    <w:p w14:paraId="43556561" w14:textId="77777777" w:rsidR="002C5BE4" w:rsidDel="00F32B98" w:rsidRDefault="00332817" w:rsidP="00781FEA">
      <w:pPr>
        <w:pStyle w:val="ListParagraph"/>
        <w:numPr>
          <w:ilvl w:val="0"/>
          <w:numId w:val="17"/>
        </w:numPr>
        <w:rPr>
          <w:del w:id="5347" w:author="Peter Simpson" w:date="2018-10-04T09:37:00Z"/>
        </w:rPr>
      </w:pPr>
      <w:del w:id="5348" w:author="Peter Simpson" w:date="2018-10-04T09:37:00Z">
        <w:r w:rsidDel="00F32B98">
          <w:delText>Configure f</w:delText>
        </w:r>
        <w:r w:rsidR="002C5BE4" w:rsidDel="00F32B98">
          <w:delText>irewall permissions</w:delText>
        </w:r>
        <w:r w:rsidDel="00F32B98">
          <w:delText xml:space="preserve"> for the clients and or server.</w:delText>
        </w:r>
        <w:bookmarkStart w:id="5349" w:name="_Toc526409274"/>
        <w:bookmarkStart w:id="5350" w:name="_Toc526410499"/>
        <w:bookmarkStart w:id="5351" w:name="_Toc526413581"/>
        <w:bookmarkStart w:id="5352" w:name="_Toc526413832"/>
        <w:bookmarkEnd w:id="5349"/>
        <w:bookmarkEnd w:id="5350"/>
        <w:bookmarkEnd w:id="5351"/>
        <w:bookmarkEnd w:id="5352"/>
      </w:del>
    </w:p>
    <w:p w14:paraId="3E1F0F6F" w14:textId="77777777" w:rsidR="00781FEA" w:rsidDel="00311B10" w:rsidRDefault="00781FEA">
      <w:pPr>
        <w:pStyle w:val="Heading2"/>
        <w:rPr>
          <w:del w:id="5353" w:author="Peter Simpson" w:date="2018-10-03T13:15:00Z"/>
        </w:rPr>
        <w:pPrChange w:id="5354" w:author="Peter Simpson" w:date="2018-10-03T20:18:00Z">
          <w:pPr>
            <w:pStyle w:val="Heading3"/>
          </w:pPr>
        </w:pPrChange>
      </w:pPr>
      <w:del w:id="5355" w:author="Peter Simpson" w:date="2018-10-03T13:15:00Z">
        <w:r w:rsidDel="00311B10">
          <w:delText>Configur</w:delText>
        </w:r>
      </w:del>
      <w:del w:id="5356" w:author="Peter Simpson" w:date="2018-10-03T13:13:00Z">
        <w:r w:rsidDel="00912308">
          <w:delText>e</w:delText>
        </w:r>
      </w:del>
      <w:del w:id="5357" w:author="Peter Simpson" w:date="2018-10-03T13:15:00Z">
        <w:r w:rsidDel="00311B10">
          <w:delText xml:space="preserve"> the </w:delText>
        </w:r>
        <w:r w:rsidR="00077E3D" w:rsidDel="00311B10">
          <w:delText>Remote S</w:delText>
        </w:r>
        <w:r w:rsidDel="00311B10">
          <w:delText>erver</w:delText>
        </w:r>
        <w:bookmarkStart w:id="5358" w:name="_Toc526336501"/>
        <w:bookmarkStart w:id="5359" w:name="_Toc526336670"/>
        <w:bookmarkStart w:id="5360" w:name="_Toc526336840"/>
        <w:bookmarkStart w:id="5361" w:name="_Toc526337010"/>
        <w:bookmarkStart w:id="5362" w:name="_Toc526337176"/>
        <w:bookmarkStart w:id="5363" w:name="_Toc526360968"/>
        <w:bookmarkStart w:id="5364" w:name="_Toc526362074"/>
        <w:bookmarkStart w:id="5365" w:name="_Toc526362161"/>
        <w:bookmarkStart w:id="5366" w:name="_Toc526367919"/>
        <w:bookmarkStart w:id="5367" w:name="_Toc526408293"/>
        <w:bookmarkStart w:id="5368" w:name="_Toc526408446"/>
        <w:bookmarkStart w:id="5369" w:name="_Toc526408533"/>
        <w:bookmarkStart w:id="5370" w:name="_Toc526408620"/>
        <w:bookmarkStart w:id="5371" w:name="_Toc526409275"/>
        <w:bookmarkStart w:id="5372" w:name="_Toc526410500"/>
        <w:bookmarkStart w:id="5373" w:name="_Toc526413582"/>
        <w:bookmarkStart w:id="5374" w:name="_Toc526413833"/>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del>
    </w:p>
    <w:p w14:paraId="489FDCF5" w14:textId="77777777" w:rsidR="00781FEA" w:rsidDel="00311B10" w:rsidRDefault="00077E3D">
      <w:pPr>
        <w:pStyle w:val="Heading2"/>
        <w:rPr>
          <w:del w:id="5375" w:author="Peter Simpson" w:date="2018-10-03T13:15:00Z"/>
        </w:rPr>
        <w:pPrChange w:id="5376" w:author="Peter Simpson" w:date="2018-10-03T20:18:00Z">
          <w:pPr/>
        </w:pPrChange>
      </w:pPr>
      <w:del w:id="5377" w:author="Peter Simpson" w:date="2018-10-03T13:15:00Z">
        <w:r w:rsidDel="00311B10">
          <w:delText>Run the server, which is located in Start/</w:delText>
        </w:r>
        <w:r w:rsidR="00496B8F" w:rsidDel="00311B10">
          <w:delText xml:space="preserve"> </w:delText>
        </w:r>
        <w:r w:rsidDel="00311B10">
          <w:delText>ASCOM Remote</w:delText>
        </w:r>
        <w:r w:rsidR="00496B8F" w:rsidDel="00311B10">
          <w:delText>,</w:delText>
        </w:r>
        <w:r w:rsidDel="00311B10">
          <w:delText xml:space="preserve"> and u</w:delText>
        </w:r>
        <w:r w:rsidR="00332817" w:rsidDel="00311B10">
          <w:delText xml:space="preserve">se the </w:delText>
        </w:r>
        <w:r w:rsidR="00781FEA" w:rsidDel="00311B10">
          <w:delText xml:space="preserve">“Setup” button </w:delText>
        </w:r>
        <w:r w:rsidR="00332817" w:rsidDel="00311B10">
          <w:delText xml:space="preserve">to </w:delText>
        </w:r>
        <w:r w:rsidDel="00311B10">
          <w:delText xml:space="preserve">start the </w:delText>
        </w:r>
        <w:r w:rsidR="00781FEA" w:rsidDel="00311B10">
          <w:delText xml:space="preserve">setup dialogue </w:delText>
        </w:r>
        <w:r w:rsidDel="00311B10">
          <w:delText xml:space="preserve">enabling </w:delText>
        </w:r>
        <w:r w:rsidR="00332817" w:rsidDel="00311B10">
          <w:delText xml:space="preserve">served </w:delText>
        </w:r>
        <w:r w:rsidR="00781FEA" w:rsidDel="00311B10">
          <w:delText xml:space="preserve">device types and devices to be selected. </w:delText>
        </w:r>
        <w:bookmarkStart w:id="5378" w:name="_Toc526336502"/>
        <w:bookmarkStart w:id="5379" w:name="_Toc526336671"/>
        <w:bookmarkStart w:id="5380" w:name="_Toc526336841"/>
        <w:bookmarkStart w:id="5381" w:name="_Toc526337011"/>
        <w:bookmarkStart w:id="5382" w:name="_Toc526337177"/>
        <w:bookmarkStart w:id="5383" w:name="_Toc526360969"/>
        <w:bookmarkStart w:id="5384" w:name="_Toc526362075"/>
        <w:bookmarkStart w:id="5385" w:name="_Toc526362162"/>
        <w:bookmarkStart w:id="5386" w:name="_Toc526367920"/>
        <w:bookmarkStart w:id="5387" w:name="_Toc526408294"/>
        <w:bookmarkStart w:id="5388" w:name="_Toc526408447"/>
        <w:bookmarkStart w:id="5389" w:name="_Toc526408534"/>
        <w:bookmarkStart w:id="5390" w:name="_Toc526408621"/>
        <w:bookmarkStart w:id="5391" w:name="_Toc526409276"/>
        <w:bookmarkStart w:id="5392" w:name="_Toc526410501"/>
        <w:bookmarkStart w:id="5393" w:name="_Toc526413583"/>
        <w:bookmarkStart w:id="5394" w:name="_Toc526413834"/>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del>
    </w:p>
    <w:p w14:paraId="37EC6F5B" w14:textId="77777777" w:rsidR="00B53B6E" w:rsidDel="00311B10" w:rsidRDefault="00332817">
      <w:pPr>
        <w:pStyle w:val="Heading2"/>
        <w:rPr>
          <w:del w:id="5395" w:author="Peter Simpson" w:date="2018-10-03T13:15:00Z"/>
        </w:rPr>
        <w:pPrChange w:id="5396" w:author="Peter Simpson" w:date="2018-10-03T20:18:00Z">
          <w:pPr>
            <w:keepNext/>
          </w:pPr>
        </w:pPrChange>
      </w:pPr>
      <w:del w:id="5397" w:author="Peter Simpson" w:date="2018-10-03T13:15:00Z">
        <w:r w:rsidDel="00311B10">
          <w:rPr>
            <w:b w:val="0"/>
            <w:bCs w:val="0"/>
            <w:noProof/>
            <w:lang w:val="en-US" w:eastAsia="en-US"/>
          </w:rPr>
          <w:drawing>
            <wp:inline distT="0" distB="0" distL="0" distR="0" wp14:anchorId="3A43AE5C" wp14:editId="5184DC8F">
              <wp:extent cx="5943600" cy="417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4177030"/>
                      </a:xfrm>
                      <a:prstGeom prst="rect">
                        <a:avLst/>
                      </a:prstGeom>
                    </pic:spPr>
                  </pic:pic>
                </a:graphicData>
              </a:graphic>
            </wp:inline>
          </w:drawing>
        </w:r>
        <w:bookmarkStart w:id="5398" w:name="_Toc526336503"/>
        <w:bookmarkStart w:id="5399" w:name="_Toc526336672"/>
        <w:bookmarkStart w:id="5400" w:name="_Toc526336842"/>
        <w:bookmarkStart w:id="5401" w:name="_Toc526337012"/>
        <w:bookmarkStart w:id="5402" w:name="_Toc526337178"/>
        <w:bookmarkStart w:id="5403" w:name="_Toc526360970"/>
        <w:bookmarkStart w:id="5404" w:name="_Toc526362076"/>
        <w:bookmarkStart w:id="5405" w:name="_Toc526362163"/>
        <w:bookmarkStart w:id="5406" w:name="_Toc526367921"/>
        <w:bookmarkStart w:id="5407" w:name="_Toc526408295"/>
        <w:bookmarkStart w:id="5408" w:name="_Toc526408448"/>
        <w:bookmarkStart w:id="5409" w:name="_Toc526408535"/>
        <w:bookmarkStart w:id="5410" w:name="_Toc526408622"/>
        <w:bookmarkStart w:id="5411" w:name="_Toc526409277"/>
        <w:bookmarkStart w:id="5412" w:name="_Toc526410502"/>
        <w:bookmarkStart w:id="5413" w:name="_Toc526413584"/>
        <w:bookmarkStart w:id="5414" w:name="_Toc526413835"/>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del>
    </w:p>
    <w:p w14:paraId="0478D36C" w14:textId="77777777" w:rsidR="00077E3D" w:rsidDel="00311B10" w:rsidRDefault="00B53B6E">
      <w:pPr>
        <w:pStyle w:val="Heading2"/>
        <w:rPr>
          <w:del w:id="5415" w:author="Peter Simpson" w:date="2018-10-03T13:15:00Z"/>
        </w:rPr>
        <w:pPrChange w:id="5416" w:author="Peter Simpson" w:date="2018-10-03T20:18:00Z">
          <w:pPr>
            <w:pStyle w:val="Caption"/>
          </w:pPr>
        </w:pPrChange>
      </w:pPr>
      <w:del w:id="5417" w:author="Peter Simpson" w:date="2018-10-03T13:15:00Z">
        <w:r w:rsidDel="00311B10">
          <w:delText xml:space="preserve">Figure </w:delText>
        </w:r>
        <w:r w:rsidR="00D150C3" w:rsidDel="00311B10">
          <w:rPr>
            <w:b w:val="0"/>
            <w:bCs w:val="0"/>
          </w:rPr>
          <w:fldChar w:fldCharType="begin"/>
        </w:r>
        <w:r w:rsidDel="00311B10">
          <w:delInstrText xml:space="preserve"> SEQ Figure \* ARABIC </w:delInstrText>
        </w:r>
        <w:r w:rsidR="00D150C3" w:rsidDel="00311B10">
          <w:rPr>
            <w:b w:val="0"/>
            <w:bCs w:val="0"/>
          </w:rPr>
          <w:fldChar w:fldCharType="separate"/>
        </w:r>
      </w:del>
      <w:del w:id="5418" w:author="Peter Simpson" w:date="2018-10-03T11:45:00Z">
        <w:r w:rsidR="00E075C1" w:rsidDel="002152E8">
          <w:rPr>
            <w:noProof/>
          </w:rPr>
          <w:delText>1</w:delText>
        </w:r>
      </w:del>
      <w:del w:id="5419" w:author="Peter Simpson" w:date="2018-10-03T13:15:00Z">
        <w:r w:rsidR="00D150C3" w:rsidDel="00311B10">
          <w:rPr>
            <w:b w:val="0"/>
            <w:bCs w:val="0"/>
          </w:rPr>
          <w:fldChar w:fldCharType="end"/>
        </w:r>
        <w:r w:rsidDel="00311B10">
          <w:delText xml:space="preserve"> - Remote server console</w:delText>
        </w:r>
        <w:bookmarkStart w:id="5420" w:name="_Toc526336504"/>
        <w:bookmarkStart w:id="5421" w:name="_Toc526336673"/>
        <w:bookmarkStart w:id="5422" w:name="_Toc526336843"/>
        <w:bookmarkStart w:id="5423" w:name="_Toc526337013"/>
        <w:bookmarkStart w:id="5424" w:name="_Toc526337179"/>
        <w:bookmarkStart w:id="5425" w:name="_Toc526360971"/>
        <w:bookmarkStart w:id="5426" w:name="_Toc526362077"/>
        <w:bookmarkStart w:id="5427" w:name="_Toc526362164"/>
        <w:bookmarkStart w:id="5428" w:name="_Toc526367922"/>
        <w:bookmarkStart w:id="5429" w:name="_Toc526408296"/>
        <w:bookmarkStart w:id="5430" w:name="_Toc526408449"/>
        <w:bookmarkStart w:id="5431" w:name="_Toc526408536"/>
        <w:bookmarkStart w:id="5432" w:name="_Toc526408623"/>
        <w:bookmarkStart w:id="5433" w:name="_Toc526409278"/>
        <w:bookmarkStart w:id="5434" w:name="_Toc526410503"/>
        <w:bookmarkStart w:id="5435" w:name="_Toc526413585"/>
        <w:bookmarkStart w:id="5436" w:name="_Toc526413836"/>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del>
    </w:p>
    <w:p w14:paraId="2A539626" w14:textId="77777777" w:rsidR="00077E3D" w:rsidDel="00311B10" w:rsidRDefault="00077E3D">
      <w:pPr>
        <w:pStyle w:val="Heading2"/>
        <w:rPr>
          <w:del w:id="5437" w:author="Peter Simpson" w:date="2018-10-03T13:15:00Z"/>
        </w:rPr>
        <w:pPrChange w:id="5438" w:author="Peter Simpson" w:date="2018-10-03T20:18:00Z">
          <w:pPr>
            <w:keepNext/>
          </w:pPr>
        </w:pPrChange>
      </w:pPr>
      <w:del w:id="5439" w:author="Peter Simpson" w:date="2018-10-03T13:15:00Z">
        <w:r w:rsidDel="00311B10">
          <w:rPr>
            <w:b w:val="0"/>
            <w:bCs w:val="0"/>
            <w:noProof/>
            <w:lang w:val="en-US" w:eastAsia="en-US"/>
          </w:rPr>
          <w:drawing>
            <wp:inline distT="0" distB="0" distL="0" distR="0" wp14:anchorId="710E2B52" wp14:editId="47A0CCAB">
              <wp:extent cx="5943600" cy="381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3816350"/>
                      </a:xfrm>
                      <a:prstGeom prst="rect">
                        <a:avLst/>
                      </a:prstGeom>
                    </pic:spPr>
                  </pic:pic>
                </a:graphicData>
              </a:graphic>
            </wp:inline>
          </w:drawing>
        </w:r>
        <w:bookmarkStart w:id="5440" w:name="_Toc526336505"/>
        <w:bookmarkStart w:id="5441" w:name="_Toc526336674"/>
        <w:bookmarkStart w:id="5442" w:name="_Toc526336844"/>
        <w:bookmarkStart w:id="5443" w:name="_Toc526337014"/>
        <w:bookmarkStart w:id="5444" w:name="_Toc526337180"/>
        <w:bookmarkStart w:id="5445" w:name="_Toc526360972"/>
        <w:bookmarkStart w:id="5446" w:name="_Toc526362078"/>
        <w:bookmarkStart w:id="5447" w:name="_Toc526362165"/>
        <w:bookmarkStart w:id="5448" w:name="_Toc526367923"/>
        <w:bookmarkStart w:id="5449" w:name="_Toc526408297"/>
        <w:bookmarkStart w:id="5450" w:name="_Toc526408450"/>
        <w:bookmarkStart w:id="5451" w:name="_Toc526408537"/>
        <w:bookmarkStart w:id="5452" w:name="_Toc526408624"/>
        <w:bookmarkStart w:id="5453" w:name="_Toc526409279"/>
        <w:bookmarkStart w:id="5454" w:name="_Toc526410504"/>
        <w:bookmarkStart w:id="5455" w:name="_Toc526413586"/>
        <w:bookmarkStart w:id="5456" w:name="_Toc526413837"/>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del>
    </w:p>
    <w:p w14:paraId="63B40752" w14:textId="77777777" w:rsidR="00332817" w:rsidDel="00311B10" w:rsidRDefault="00077E3D">
      <w:pPr>
        <w:pStyle w:val="Heading2"/>
        <w:rPr>
          <w:del w:id="5457" w:author="Peter Simpson" w:date="2018-10-03T13:15:00Z"/>
        </w:rPr>
        <w:pPrChange w:id="5458" w:author="Peter Simpson" w:date="2018-10-03T20:18:00Z">
          <w:pPr>
            <w:pStyle w:val="Caption"/>
          </w:pPr>
        </w:pPrChange>
      </w:pPr>
      <w:del w:id="5459" w:author="Peter Simpson" w:date="2018-10-03T13:15:00Z">
        <w:r w:rsidDel="00311B10">
          <w:delText xml:space="preserve">Figure </w:delText>
        </w:r>
        <w:r w:rsidR="00D150C3" w:rsidDel="00311B10">
          <w:rPr>
            <w:b w:val="0"/>
            <w:bCs w:val="0"/>
          </w:rPr>
          <w:fldChar w:fldCharType="begin"/>
        </w:r>
        <w:r w:rsidDel="00311B10">
          <w:delInstrText xml:space="preserve"> SEQ Figure \* ARABIC </w:delInstrText>
        </w:r>
        <w:r w:rsidR="00D150C3" w:rsidDel="00311B10">
          <w:rPr>
            <w:b w:val="0"/>
            <w:bCs w:val="0"/>
          </w:rPr>
          <w:fldChar w:fldCharType="separate"/>
        </w:r>
      </w:del>
      <w:del w:id="5460" w:author="Peter Simpson" w:date="2018-10-03T11:45:00Z">
        <w:r w:rsidR="00E075C1" w:rsidDel="002152E8">
          <w:rPr>
            <w:noProof/>
          </w:rPr>
          <w:delText>2</w:delText>
        </w:r>
      </w:del>
      <w:del w:id="5461" w:author="Peter Simpson" w:date="2018-10-03T13:15:00Z">
        <w:r w:rsidR="00D150C3" w:rsidDel="00311B10">
          <w:rPr>
            <w:b w:val="0"/>
            <w:bCs w:val="0"/>
          </w:rPr>
          <w:fldChar w:fldCharType="end"/>
        </w:r>
        <w:r w:rsidDel="00311B10">
          <w:delText xml:space="preserve"> - Remote server configuration form</w:delText>
        </w:r>
        <w:bookmarkStart w:id="5462" w:name="_Toc526336506"/>
        <w:bookmarkStart w:id="5463" w:name="_Toc526336675"/>
        <w:bookmarkStart w:id="5464" w:name="_Toc526336845"/>
        <w:bookmarkStart w:id="5465" w:name="_Toc526337015"/>
        <w:bookmarkStart w:id="5466" w:name="_Toc526337181"/>
        <w:bookmarkStart w:id="5467" w:name="_Toc526360973"/>
        <w:bookmarkStart w:id="5468" w:name="_Toc526362079"/>
        <w:bookmarkStart w:id="5469" w:name="_Toc526362166"/>
        <w:bookmarkStart w:id="5470" w:name="_Toc526367924"/>
        <w:bookmarkStart w:id="5471" w:name="_Toc526408298"/>
        <w:bookmarkStart w:id="5472" w:name="_Toc526408451"/>
        <w:bookmarkStart w:id="5473" w:name="_Toc526408538"/>
        <w:bookmarkStart w:id="5474" w:name="_Toc526408625"/>
        <w:bookmarkStart w:id="5475" w:name="_Toc526409280"/>
        <w:bookmarkStart w:id="5476" w:name="_Toc526410505"/>
        <w:bookmarkStart w:id="5477" w:name="_Toc526413587"/>
        <w:bookmarkStart w:id="5478" w:name="_Toc526413838"/>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del>
    </w:p>
    <w:p w14:paraId="0C89B4A0" w14:textId="77777777" w:rsidR="00F75F1F" w:rsidDel="00311B10" w:rsidRDefault="00F75F1F">
      <w:pPr>
        <w:pStyle w:val="Heading2"/>
        <w:rPr>
          <w:del w:id="5479" w:author="Peter Simpson" w:date="2018-10-03T13:15:00Z"/>
        </w:rPr>
        <w:pPrChange w:id="5480" w:author="Peter Simpson" w:date="2018-10-03T20:18:00Z">
          <w:pPr>
            <w:pStyle w:val="Heading4"/>
          </w:pPr>
        </w:pPrChange>
      </w:pPr>
      <w:del w:id="5481" w:author="Peter Simpson" w:date="2018-10-03T13:15:00Z">
        <w:r w:rsidDel="00311B10">
          <w:delText>IP Address</w:delText>
        </w:r>
        <w:bookmarkStart w:id="5482" w:name="_Toc526336507"/>
        <w:bookmarkStart w:id="5483" w:name="_Toc526336676"/>
        <w:bookmarkStart w:id="5484" w:name="_Toc526336846"/>
        <w:bookmarkStart w:id="5485" w:name="_Toc526337016"/>
        <w:bookmarkStart w:id="5486" w:name="_Toc526337182"/>
        <w:bookmarkStart w:id="5487" w:name="_Toc526360974"/>
        <w:bookmarkStart w:id="5488" w:name="_Toc526362080"/>
        <w:bookmarkStart w:id="5489" w:name="_Toc526362167"/>
        <w:bookmarkStart w:id="5490" w:name="_Toc526367925"/>
        <w:bookmarkStart w:id="5491" w:name="_Toc526408299"/>
        <w:bookmarkStart w:id="5492" w:name="_Toc526408452"/>
        <w:bookmarkStart w:id="5493" w:name="_Toc526408539"/>
        <w:bookmarkStart w:id="5494" w:name="_Toc526408626"/>
        <w:bookmarkStart w:id="5495" w:name="_Toc526409281"/>
        <w:bookmarkStart w:id="5496" w:name="_Toc526410506"/>
        <w:bookmarkStart w:id="5497" w:name="_Toc526413588"/>
        <w:bookmarkStart w:id="5498" w:name="_Toc526413839"/>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del>
    </w:p>
    <w:p w14:paraId="19E31DD1" w14:textId="77777777" w:rsidR="00781FEA" w:rsidDel="00311B10" w:rsidRDefault="00781FEA">
      <w:pPr>
        <w:pStyle w:val="Heading2"/>
        <w:rPr>
          <w:del w:id="5499" w:author="Peter Simpson" w:date="2018-10-03T13:15:00Z"/>
        </w:rPr>
        <w:pPrChange w:id="5500" w:author="Peter Simpson" w:date="2018-10-03T20:18:00Z">
          <w:pPr/>
        </w:pPrChange>
      </w:pPr>
      <w:del w:id="5501" w:author="Peter Simpson" w:date="2018-10-03T13:15:00Z">
        <w:r w:rsidDel="00311B10">
          <w:delText>There is a dropdown to enable you to select the IP address and port number on which the server will listen. This should be pre-populated with all the available network addresses on the host PC plus “localhost”.</w:delText>
        </w:r>
        <w:bookmarkStart w:id="5502" w:name="_Toc526336508"/>
        <w:bookmarkStart w:id="5503" w:name="_Toc526336677"/>
        <w:bookmarkStart w:id="5504" w:name="_Toc526336847"/>
        <w:bookmarkStart w:id="5505" w:name="_Toc526337017"/>
        <w:bookmarkStart w:id="5506" w:name="_Toc526337183"/>
        <w:bookmarkStart w:id="5507" w:name="_Toc526360975"/>
        <w:bookmarkStart w:id="5508" w:name="_Toc526362081"/>
        <w:bookmarkStart w:id="5509" w:name="_Toc526362168"/>
        <w:bookmarkStart w:id="5510" w:name="_Toc526367926"/>
        <w:bookmarkStart w:id="5511" w:name="_Toc526408300"/>
        <w:bookmarkStart w:id="5512" w:name="_Toc526408453"/>
        <w:bookmarkStart w:id="5513" w:name="_Toc526408540"/>
        <w:bookmarkStart w:id="5514" w:name="_Toc526408627"/>
        <w:bookmarkStart w:id="5515" w:name="_Toc526409282"/>
        <w:bookmarkStart w:id="5516" w:name="_Toc526410507"/>
        <w:bookmarkStart w:id="5517" w:name="_Toc526413589"/>
        <w:bookmarkStart w:id="5518" w:name="_Toc526413840"/>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del>
    </w:p>
    <w:p w14:paraId="38FB9D8A" w14:textId="77777777" w:rsidR="00F75F1F" w:rsidDel="00311B10" w:rsidRDefault="00F75F1F">
      <w:pPr>
        <w:pStyle w:val="Heading2"/>
        <w:rPr>
          <w:del w:id="5519" w:author="Peter Simpson" w:date="2018-10-03T13:15:00Z"/>
        </w:rPr>
        <w:pPrChange w:id="5520" w:author="Peter Simpson" w:date="2018-10-03T20:18:00Z">
          <w:pPr>
            <w:pStyle w:val="Heading4"/>
          </w:pPr>
        </w:pPrChange>
      </w:pPr>
      <w:del w:id="5521" w:author="Peter Simpson" w:date="2018-10-03T13:15:00Z">
        <w:r w:rsidDel="00311B10">
          <w:delText>Device Selection</w:delText>
        </w:r>
        <w:bookmarkStart w:id="5522" w:name="_Toc526336509"/>
        <w:bookmarkStart w:id="5523" w:name="_Toc526336678"/>
        <w:bookmarkStart w:id="5524" w:name="_Toc526336848"/>
        <w:bookmarkStart w:id="5525" w:name="_Toc526337018"/>
        <w:bookmarkStart w:id="5526" w:name="_Toc526337184"/>
        <w:bookmarkStart w:id="5527" w:name="_Toc526360976"/>
        <w:bookmarkStart w:id="5528" w:name="_Toc526362082"/>
        <w:bookmarkStart w:id="5529" w:name="_Toc526362169"/>
        <w:bookmarkStart w:id="5530" w:name="_Toc526367927"/>
        <w:bookmarkStart w:id="5531" w:name="_Toc526408301"/>
        <w:bookmarkStart w:id="5532" w:name="_Toc526408454"/>
        <w:bookmarkStart w:id="5533" w:name="_Toc526408541"/>
        <w:bookmarkStart w:id="5534" w:name="_Toc526408628"/>
        <w:bookmarkStart w:id="5535" w:name="_Toc526409283"/>
        <w:bookmarkStart w:id="5536" w:name="_Toc526410508"/>
        <w:bookmarkStart w:id="5537" w:name="_Toc526413590"/>
        <w:bookmarkStart w:id="5538" w:name="_Toc52641384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del>
    </w:p>
    <w:p w14:paraId="27D77CF8" w14:textId="77777777" w:rsidR="00F75F1F" w:rsidDel="00311B10" w:rsidRDefault="00F75F1F">
      <w:pPr>
        <w:pStyle w:val="Heading2"/>
        <w:rPr>
          <w:del w:id="5539" w:author="Peter Simpson" w:date="2018-10-03T13:15:00Z"/>
        </w:rPr>
        <w:pPrChange w:id="5540" w:author="Peter Simpson" w:date="2018-10-03T20:18:00Z">
          <w:pPr/>
        </w:pPrChange>
      </w:pPr>
      <w:del w:id="5541" w:author="Peter Simpson" w:date="2018-10-03T13:15:00Z">
        <w:r w:rsidDel="00311B10">
          <w:delText xml:space="preserve">To configure a device to be remotely served, first select the type of device in one of the </w:delText>
        </w:r>
        <w:r w:rsidR="00E56A74" w:rsidDel="00311B10">
          <w:delText>“</w:delText>
        </w:r>
        <w:r w:rsidDel="00311B10">
          <w:delText>Device Type</w:delText>
        </w:r>
        <w:r w:rsidR="00E56A74" w:rsidDel="00311B10">
          <w:delText>”</w:delText>
        </w:r>
        <w:r w:rsidDel="00311B10">
          <w:delText xml:space="preserve"> drop-down boxes, then select its driver from the corresponding “Device” drop-down box. Make sure that all unused “Device Type” drop-downs are set to “None”</w:delText>
        </w:r>
        <w:r w:rsidR="00E56A74" w:rsidDel="00311B10">
          <w:delText>.</w:delText>
        </w:r>
        <w:bookmarkStart w:id="5542" w:name="_Toc526336510"/>
        <w:bookmarkStart w:id="5543" w:name="_Toc526336679"/>
        <w:bookmarkStart w:id="5544" w:name="_Toc526336849"/>
        <w:bookmarkStart w:id="5545" w:name="_Toc526337019"/>
        <w:bookmarkStart w:id="5546" w:name="_Toc526337185"/>
        <w:bookmarkStart w:id="5547" w:name="_Toc526360977"/>
        <w:bookmarkStart w:id="5548" w:name="_Toc526362083"/>
        <w:bookmarkStart w:id="5549" w:name="_Toc526362170"/>
        <w:bookmarkStart w:id="5550" w:name="_Toc526367928"/>
        <w:bookmarkStart w:id="5551" w:name="_Toc526408302"/>
        <w:bookmarkStart w:id="5552" w:name="_Toc526408455"/>
        <w:bookmarkStart w:id="5553" w:name="_Toc526408542"/>
        <w:bookmarkStart w:id="5554" w:name="_Toc526408629"/>
        <w:bookmarkStart w:id="5555" w:name="_Toc526409284"/>
        <w:bookmarkStart w:id="5556" w:name="_Toc526410509"/>
        <w:bookmarkStart w:id="5557" w:name="_Toc526413591"/>
        <w:bookmarkStart w:id="5558" w:name="_Toc526413842"/>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del>
    </w:p>
    <w:p w14:paraId="10E1F4A9" w14:textId="77777777" w:rsidR="00E56A74" w:rsidDel="00311B10" w:rsidRDefault="00E56A74">
      <w:pPr>
        <w:pStyle w:val="Heading2"/>
        <w:rPr>
          <w:del w:id="5559" w:author="Peter Simpson" w:date="2018-10-03T13:15:00Z"/>
        </w:rPr>
        <w:pPrChange w:id="5560" w:author="Peter Simpson" w:date="2018-10-03T20:18:00Z">
          <w:pPr/>
        </w:pPrChange>
      </w:pPr>
      <w:del w:id="5561" w:author="Peter Simpson" w:date="2018-10-03T13:15:00Z">
        <w:r w:rsidDel="00311B10">
          <w:delText>“</w:delText>
        </w:r>
        <w:r w:rsidR="00781FEA" w:rsidDel="00311B10">
          <w:delText>Device Numbe</w:delText>
        </w:r>
        <w:r w:rsidDel="00311B10">
          <w:delText>rs”</w:delText>
        </w:r>
        <w:r w:rsidR="00781FEA" w:rsidDel="00311B10">
          <w:delText xml:space="preserve"> </w:delText>
        </w:r>
        <w:r w:rsidDel="00311B10">
          <w:delText>are</w:delText>
        </w:r>
        <w:r w:rsidR="00781FEA" w:rsidDel="00311B10">
          <w:delText xml:space="preserve"> automatically assigned as device types are selected</w:delText>
        </w:r>
        <w:r w:rsidDel="00311B10">
          <w:delText xml:space="preserve"> and relate to the number of </w:delText>
        </w:r>
        <w:r w:rsidR="00B53B6E" w:rsidDel="00311B10">
          <w:delText xml:space="preserve">devices of that specific device </w:delText>
        </w:r>
        <w:r w:rsidDel="00311B10">
          <w:delText xml:space="preserve">type that </w:delText>
        </w:r>
        <w:r w:rsidR="00B53B6E" w:rsidDel="00311B10">
          <w:delText xml:space="preserve">are </w:delText>
        </w:r>
        <w:r w:rsidDel="00311B10">
          <w:delText xml:space="preserve">configured. E.g. the first focuser driver that is configured will be focuser device “0” while </w:delText>
        </w:r>
        <w:r w:rsidR="00B53B6E" w:rsidDel="00311B10">
          <w:delText>the</w:delText>
        </w:r>
        <w:r w:rsidDel="00311B10">
          <w:delText xml:space="preserve"> second focuser device will be focuser device “1” etc.</w:delText>
        </w:r>
        <w:bookmarkStart w:id="5562" w:name="_Toc526336511"/>
        <w:bookmarkStart w:id="5563" w:name="_Toc526336680"/>
        <w:bookmarkStart w:id="5564" w:name="_Toc526336850"/>
        <w:bookmarkStart w:id="5565" w:name="_Toc526337020"/>
        <w:bookmarkStart w:id="5566" w:name="_Toc526337186"/>
        <w:bookmarkStart w:id="5567" w:name="_Toc526360978"/>
        <w:bookmarkStart w:id="5568" w:name="_Toc526362084"/>
        <w:bookmarkStart w:id="5569" w:name="_Toc526362171"/>
        <w:bookmarkStart w:id="5570" w:name="_Toc526367929"/>
        <w:bookmarkStart w:id="5571" w:name="_Toc526408303"/>
        <w:bookmarkStart w:id="5572" w:name="_Toc526408456"/>
        <w:bookmarkStart w:id="5573" w:name="_Toc526408543"/>
        <w:bookmarkStart w:id="5574" w:name="_Toc526408630"/>
        <w:bookmarkStart w:id="5575" w:name="_Toc526409285"/>
        <w:bookmarkStart w:id="5576" w:name="_Toc526410510"/>
        <w:bookmarkStart w:id="5577" w:name="_Toc526413592"/>
        <w:bookmarkStart w:id="5578" w:name="_Toc526413843"/>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del>
    </w:p>
    <w:p w14:paraId="4773C492" w14:textId="77777777" w:rsidR="00077E3D" w:rsidDel="00311B10" w:rsidRDefault="00B53B6E">
      <w:pPr>
        <w:pStyle w:val="Heading2"/>
        <w:rPr>
          <w:del w:id="5579" w:author="Peter Simpson" w:date="2018-10-03T13:15:00Z"/>
        </w:rPr>
        <w:pPrChange w:id="5580" w:author="Peter Simpson" w:date="2018-10-03T20:18:00Z">
          <w:pPr/>
        </w:pPrChange>
      </w:pPr>
      <w:del w:id="5581" w:author="Peter Simpson" w:date="2018-10-03T13:15:00Z">
        <w:r w:rsidDel="00311B10">
          <w:delText>T</w:delText>
        </w:r>
        <w:r w:rsidR="00E56A74" w:rsidRPr="00B53B6E" w:rsidDel="00311B10">
          <w:delText xml:space="preserve">he configured “Device Number” </w:delText>
        </w:r>
        <w:r w:rsidR="00781FEA" w:rsidRPr="00B53B6E" w:rsidDel="00311B10">
          <w:delText xml:space="preserve">and </w:delText>
        </w:r>
        <w:r w:rsidR="00077E3D" w:rsidRPr="00B53B6E" w:rsidDel="00311B10">
          <w:delText>“</w:delText>
        </w:r>
        <w:r w:rsidR="001C3B77" w:rsidRPr="00B53B6E" w:rsidDel="00311B10">
          <w:delText>Device Type</w:delText>
        </w:r>
        <w:r w:rsidR="00077E3D" w:rsidRPr="00B53B6E" w:rsidDel="00311B10">
          <w:delText>”</w:delText>
        </w:r>
        <w:r w:rsidR="00781FEA" w:rsidRPr="00B53B6E" w:rsidDel="00311B10">
          <w:delText xml:space="preserve"> </w:delText>
        </w:r>
        <w:r w:rsidR="00E56A74" w:rsidRPr="00B53B6E" w:rsidDel="00311B10">
          <w:delText xml:space="preserve">uniquely identifies a remote device </w:delText>
        </w:r>
        <w:r w:rsidR="00E56A74" w:rsidRPr="00077E3D" w:rsidDel="00311B10">
          <w:delText xml:space="preserve">and </w:delText>
        </w:r>
        <w:r w:rsidR="00077E3D" w:rsidRPr="00B53B6E" w:rsidDel="00311B10">
          <w:delText xml:space="preserve">it is these that must </w:delText>
        </w:r>
        <w:r w:rsidR="00781FEA" w:rsidRPr="00B53B6E" w:rsidDel="00311B10">
          <w:delText xml:space="preserve">be configured in the </w:delText>
        </w:r>
        <w:r w:rsidR="00077E3D" w:rsidRPr="00B53B6E" w:rsidDel="00311B10">
          <w:delText xml:space="preserve">remote </w:delText>
        </w:r>
        <w:r w:rsidR="00781FEA" w:rsidRPr="00B53B6E" w:rsidDel="00311B10">
          <w:delText>client</w:delText>
        </w:r>
        <w:r w:rsidR="00781FEA" w:rsidDel="00311B10">
          <w:delText xml:space="preserve"> to </w:delText>
        </w:r>
        <w:r w:rsidR="00077E3D" w:rsidDel="00311B10">
          <w:delText>specify</w:delText>
        </w:r>
        <w:r w:rsidR="00E56A74" w:rsidDel="00311B10">
          <w:delText xml:space="preserve"> </w:delText>
        </w:r>
        <w:r w:rsidR="00781FEA" w:rsidDel="00311B10">
          <w:delText xml:space="preserve">the </w:delText>
        </w:r>
        <w:r w:rsidR="00077E3D" w:rsidDel="00311B10">
          <w:delText xml:space="preserve">required remote </w:delText>
        </w:r>
        <w:r w:rsidR="00781FEA" w:rsidDel="00311B10">
          <w:delText>device.</w:delText>
        </w:r>
        <w:bookmarkStart w:id="5582" w:name="_Toc526336512"/>
        <w:bookmarkStart w:id="5583" w:name="_Toc526336681"/>
        <w:bookmarkStart w:id="5584" w:name="_Toc526336851"/>
        <w:bookmarkStart w:id="5585" w:name="_Toc526337021"/>
        <w:bookmarkStart w:id="5586" w:name="_Toc526337187"/>
        <w:bookmarkStart w:id="5587" w:name="_Toc526360979"/>
        <w:bookmarkStart w:id="5588" w:name="_Toc526362085"/>
        <w:bookmarkStart w:id="5589" w:name="_Toc526362172"/>
        <w:bookmarkStart w:id="5590" w:name="_Toc526367930"/>
        <w:bookmarkStart w:id="5591" w:name="_Toc526408304"/>
        <w:bookmarkStart w:id="5592" w:name="_Toc526408457"/>
        <w:bookmarkStart w:id="5593" w:name="_Toc526408544"/>
        <w:bookmarkStart w:id="5594" w:name="_Toc526408631"/>
        <w:bookmarkStart w:id="5595" w:name="_Toc526409286"/>
        <w:bookmarkStart w:id="5596" w:name="_Toc526410511"/>
        <w:bookmarkStart w:id="5597" w:name="_Toc526413593"/>
        <w:bookmarkStart w:id="5598" w:name="_Toc526413844"/>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del>
    </w:p>
    <w:p w14:paraId="3F48F253" w14:textId="77777777" w:rsidR="00077E3D" w:rsidDel="00311B10" w:rsidRDefault="00077E3D">
      <w:pPr>
        <w:pStyle w:val="Heading2"/>
        <w:rPr>
          <w:del w:id="5599" w:author="Peter Simpson" w:date="2018-10-03T13:15:00Z"/>
        </w:rPr>
        <w:pPrChange w:id="5600" w:author="Peter Simpson" w:date="2018-10-03T20:18:00Z">
          <w:pPr>
            <w:pStyle w:val="Heading4"/>
          </w:pPr>
        </w:pPrChange>
      </w:pPr>
      <w:del w:id="5601" w:author="Peter Simpson" w:date="2018-10-03T13:15:00Z">
        <w:r w:rsidDel="00311B10">
          <w:delText>Connected Settings</w:delText>
        </w:r>
        <w:bookmarkStart w:id="5602" w:name="_Toc526336513"/>
        <w:bookmarkStart w:id="5603" w:name="_Toc526336682"/>
        <w:bookmarkStart w:id="5604" w:name="_Toc526336852"/>
        <w:bookmarkStart w:id="5605" w:name="_Toc526337022"/>
        <w:bookmarkStart w:id="5606" w:name="_Toc526337188"/>
        <w:bookmarkStart w:id="5607" w:name="_Toc526360980"/>
        <w:bookmarkStart w:id="5608" w:name="_Toc526362086"/>
        <w:bookmarkStart w:id="5609" w:name="_Toc526362173"/>
        <w:bookmarkStart w:id="5610" w:name="_Toc526367931"/>
        <w:bookmarkStart w:id="5611" w:name="_Toc526408305"/>
        <w:bookmarkStart w:id="5612" w:name="_Toc526408458"/>
        <w:bookmarkStart w:id="5613" w:name="_Toc526408545"/>
        <w:bookmarkStart w:id="5614" w:name="_Toc526408632"/>
        <w:bookmarkStart w:id="5615" w:name="_Toc526409287"/>
        <w:bookmarkStart w:id="5616" w:name="_Toc526410512"/>
        <w:bookmarkStart w:id="5617" w:name="_Toc526413594"/>
        <w:bookmarkStart w:id="5618" w:name="_Toc526413845"/>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del>
    </w:p>
    <w:p w14:paraId="6C853975" w14:textId="77777777" w:rsidR="00B53B6E" w:rsidDel="00311B10" w:rsidRDefault="00A00290">
      <w:pPr>
        <w:pStyle w:val="Heading2"/>
        <w:rPr>
          <w:del w:id="5619" w:author="Peter Simpson" w:date="2018-10-03T13:15:00Z"/>
        </w:rPr>
        <w:pPrChange w:id="5620" w:author="Peter Simpson" w:date="2018-10-03T20:18:00Z">
          <w:pPr/>
        </w:pPrChange>
      </w:pPr>
      <w:del w:id="5621" w:author="Peter Simpson" w:date="2018-10-03T13:15:00Z">
        <w:r w:rsidDel="00311B10">
          <w:delText xml:space="preserve">The remote device server can be configured to honour or disregard connection instructions from clients. This enables a device to be maintained in a connected state even if the client disconnects, </w:delText>
        </w:r>
        <w:r w:rsidR="00077E3D" w:rsidDel="00311B10">
          <w:delText xml:space="preserve">which can be </w:delText>
        </w:r>
        <w:r w:rsidDel="00311B10">
          <w:delText xml:space="preserve">useful when there are multiple concurrent clients or when the device is intended as an “always available” service. </w:delText>
        </w:r>
        <w:bookmarkStart w:id="5622" w:name="_Toc526336514"/>
        <w:bookmarkStart w:id="5623" w:name="_Toc526336683"/>
        <w:bookmarkStart w:id="5624" w:name="_Toc526336853"/>
        <w:bookmarkStart w:id="5625" w:name="_Toc526337023"/>
        <w:bookmarkStart w:id="5626" w:name="_Toc526337189"/>
        <w:bookmarkStart w:id="5627" w:name="_Toc526360981"/>
        <w:bookmarkStart w:id="5628" w:name="_Toc526362087"/>
        <w:bookmarkStart w:id="5629" w:name="_Toc526362174"/>
        <w:bookmarkStart w:id="5630" w:name="_Toc526367932"/>
        <w:bookmarkStart w:id="5631" w:name="_Toc526408306"/>
        <w:bookmarkStart w:id="5632" w:name="_Toc526408459"/>
        <w:bookmarkStart w:id="5633" w:name="_Toc526408546"/>
        <w:bookmarkStart w:id="5634" w:name="_Toc526408633"/>
        <w:bookmarkStart w:id="5635" w:name="_Toc526409288"/>
        <w:bookmarkStart w:id="5636" w:name="_Toc526410513"/>
        <w:bookmarkStart w:id="5637" w:name="_Toc526413595"/>
        <w:bookmarkStart w:id="5638" w:name="_Toc526413846"/>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del>
    </w:p>
    <w:p w14:paraId="4DFA3F81" w14:textId="77777777" w:rsidR="00A00290" w:rsidDel="00311B10" w:rsidRDefault="00077E3D">
      <w:pPr>
        <w:pStyle w:val="Heading2"/>
        <w:rPr>
          <w:del w:id="5639" w:author="Peter Simpson" w:date="2018-10-03T13:15:00Z"/>
        </w:rPr>
        <w:pPrChange w:id="5640" w:author="Peter Simpson" w:date="2018-10-03T20:18:00Z">
          <w:pPr/>
        </w:pPrChange>
      </w:pPr>
      <w:del w:id="5641" w:author="Peter Simpson" w:date="2018-10-03T13:15:00Z">
        <w:r w:rsidDel="00311B10">
          <w:delText>When the “Connected” check boxes are unset, c</w:delText>
        </w:r>
        <w:r w:rsidR="00A00290" w:rsidDel="00311B10">
          <w:delText>lient</w:delText>
        </w:r>
        <w:r w:rsidDel="00311B10">
          <w:delText xml:space="preserve"> drivers</w:delText>
        </w:r>
        <w:r w:rsidR="00A00290" w:rsidDel="00311B10">
          <w:delText xml:space="preserve"> will see Telescope.Connected changing state as they expect, but the state </w:delText>
        </w:r>
        <w:r w:rsidR="00B53B6E" w:rsidDel="00311B10">
          <w:delText xml:space="preserve">of the remote device </w:delText>
        </w:r>
        <w:r w:rsidR="00A00290" w:rsidDel="00311B10">
          <w:delText>will not change.</w:delText>
        </w:r>
        <w:bookmarkStart w:id="5642" w:name="_Toc526336515"/>
        <w:bookmarkStart w:id="5643" w:name="_Toc526336684"/>
        <w:bookmarkStart w:id="5644" w:name="_Toc526336854"/>
        <w:bookmarkStart w:id="5645" w:name="_Toc526337024"/>
        <w:bookmarkStart w:id="5646" w:name="_Toc526337190"/>
        <w:bookmarkStart w:id="5647" w:name="_Toc526360982"/>
        <w:bookmarkStart w:id="5648" w:name="_Toc526362088"/>
        <w:bookmarkStart w:id="5649" w:name="_Toc526362175"/>
        <w:bookmarkStart w:id="5650" w:name="_Toc526367933"/>
        <w:bookmarkStart w:id="5651" w:name="_Toc526408307"/>
        <w:bookmarkStart w:id="5652" w:name="_Toc526408460"/>
        <w:bookmarkStart w:id="5653" w:name="_Toc526408547"/>
        <w:bookmarkStart w:id="5654" w:name="_Toc526408634"/>
        <w:bookmarkStart w:id="5655" w:name="_Toc526409289"/>
        <w:bookmarkStart w:id="5656" w:name="_Toc526410514"/>
        <w:bookmarkStart w:id="5657" w:name="_Toc526413596"/>
        <w:bookmarkStart w:id="5658" w:name="_Toc526413847"/>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del>
    </w:p>
    <w:p w14:paraId="14631766" w14:textId="77777777" w:rsidR="00FF3C7E" w:rsidDel="00311B10" w:rsidRDefault="00FF3C7E">
      <w:pPr>
        <w:pStyle w:val="Heading2"/>
        <w:rPr>
          <w:del w:id="5659" w:author="Peter Simpson" w:date="2018-10-03T13:15:00Z"/>
        </w:rPr>
        <w:pPrChange w:id="5660" w:author="Peter Simpson" w:date="2018-10-03T20:18:00Z">
          <w:pPr>
            <w:pStyle w:val="Heading4"/>
          </w:pPr>
        </w:pPrChange>
      </w:pPr>
      <w:del w:id="5661" w:author="Peter Simpson" w:date="2018-10-03T13:15:00Z">
        <w:r w:rsidDel="00311B10">
          <w:delText>Management Interface</w:delText>
        </w:r>
        <w:bookmarkStart w:id="5662" w:name="_Toc526336516"/>
        <w:bookmarkStart w:id="5663" w:name="_Toc526336685"/>
        <w:bookmarkStart w:id="5664" w:name="_Toc526336855"/>
        <w:bookmarkStart w:id="5665" w:name="_Toc526337025"/>
        <w:bookmarkStart w:id="5666" w:name="_Toc526337191"/>
        <w:bookmarkStart w:id="5667" w:name="_Toc526360983"/>
        <w:bookmarkStart w:id="5668" w:name="_Toc526362089"/>
        <w:bookmarkStart w:id="5669" w:name="_Toc526362176"/>
        <w:bookmarkStart w:id="5670" w:name="_Toc526367934"/>
        <w:bookmarkStart w:id="5671" w:name="_Toc526408308"/>
        <w:bookmarkStart w:id="5672" w:name="_Toc526408461"/>
        <w:bookmarkStart w:id="5673" w:name="_Toc526408548"/>
        <w:bookmarkStart w:id="5674" w:name="_Toc526408635"/>
        <w:bookmarkStart w:id="5675" w:name="_Toc526409290"/>
        <w:bookmarkStart w:id="5676" w:name="_Toc526410515"/>
        <w:bookmarkStart w:id="5677" w:name="_Toc526413597"/>
        <w:bookmarkStart w:id="5678" w:name="_Toc526413848"/>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del>
    </w:p>
    <w:p w14:paraId="38856E3C" w14:textId="77777777" w:rsidR="00CC15A8" w:rsidDel="00311B10" w:rsidRDefault="00CC15A8">
      <w:pPr>
        <w:pStyle w:val="Heading2"/>
        <w:rPr>
          <w:del w:id="5679" w:author="Peter Simpson" w:date="2018-10-03T13:15:00Z"/>
        </w:rPr>
        <w:pPrChange w:id="5680" w:author="Peter Simpson" w:date="2018-10-03T20:18:00Z">
          <w:pPr/>
        </w:pPrChange>
      </w:pPr>
      <w:del w:id="5681" w:author="Peter Simpson" w:date="2018-10-03T13:15:00Z">
        <w:r w:rsidDel="00311B10">
          <w:delText xml:space="preserve">The management interface provides </w:delText>
        </w:r>
        <w:r w:rsidR="00C75523" w:rsidDel="00311B10">
          <w:delText>some capabilities to manage the server remotely:</w:delText>
        </w:r>
        <w:bookmarkStart w:id="5682" w:name="_Toc526336517"/>
        <w:bookmarkStart w:id="5683" w:name="_Toc526336686"/>
        <w:bookmarkStart w:id="5684" w:name="_Toc526336856"/>
        <w:bookmarkStart w:id="5685" w:name="_Toc526337026"/>
        <w:bookmarkStart w:id="5686" w:name="_Toc526337192"/>
        <w:bookmarkStart w:id="5687" w:name="_Toc526360984"/>
        <w:bookmarkStart w:id="5688" w:name="_Toc526362090"/>
        <w:bookmarkStart w:id="5689" w:name="_Toc526362177"/>
        <w:bookmarkStart w:id="5690" w:name="_Toc526367935"/>
        <w:bookmarkStart w:id="5691" w:name="_Toc526408309"/>
        <w:bookmarkStart w:id="5692" w:name="_Toc526408462"/>
        <w:bookmarkStart w:id="5693" w:name="_Toc526408549"/>
        <w:bookmarkStart w:id="5694" w:name="_Toc526408636"/>
        <w:bookmarkStart w:id="5695" w:name="_Toc526409291"/>
        <w:bookmarkStart w:id="5696" w:name="_Toc526410516"/>
        <w:bookmarkStart w:id="5697" w:name="_Toc526413598"/>
        <w:bookmarkStart w:id="5698" w:name="_Toc526413849"/>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del>
    </w:p>
    <w:p w14:paraId="71E2C6E4" w14:textId="77777777" w:rsidR="00C75523" w:rsidDel="00311B10" w:rsidRDefault="00C75523">
      <w:pPr>
        <w:pStyle w:val="Heading2"/>
        <w:rPr>
          <w:del w:id="5699" w:author="Peter Simpson" w:date="2018-10-03T13:15:00Z"/>
        </w:rPr>
        <w:pPrChange w:id="5700" w:author="Peter Simpson" w:date="2018-10-03T20:18:00Z">
          <w:pPr>
            <w:pStyle w:val="ListParagraph"/>
            <w:numPr>
              <w:numId w:val="19"/>
            </w:numPr>
            <w:ind w:hanging="360"/>
          </w:pPr>
        </w:pPrChange>
      </w:pPr>
      <w:del w:id="5701" w:author="Peter Simpson" w:date="2018-10-03T13:15:00Z">
        <w:r w:rsidDel="00311B10">
          <w:delText>Return the ASCOM Profile on the remote PC</w:delText>
        </w:r>
        <w:bookmarkStart w:id="5702" w:name="_Toc526336518"/>
        <w:bookmarkStart w:id="5703" w:name="_Toc526336687"/>
        <w:bookmarkStart w:id="5704" w:name="_Toc526336857"/>
        <w:bookmarkStart w:id="5705" w:name="_Toc526337027"/>
        <w:bookmarkStart w:id="5706" w:name="_Toc526337193"/>
        <w:bookmarkStart w:id="5707" w:name="_Toc526360985"/>
        <w:bookmarkStart w:id="5708" w:name="_Toc526362091"/>
        <w:bookmarkStart w:id="5709" w:name="_Toc526362178"/>
        <w:bookmarkStart w:id="5710" w:name="_Toc526367936"/>
        <w:bookmarkStart w:id="5711" w:name="_Toc526408310"/>
        <w:bookmarkStart w:id="5712" w:name="_Toc526408463"/>
        <w:bookmarkStart w:id="5713" w:name="_Toc526408550"/>
        <w:bookmarkStart w:id="5714" w:name="_Toc526408637"/>
        <w:bookmarkStart w:id="5715" w:name="_Toc526409292"/>
        <w:bookmarkStart w:id="5716" w:name="_Toc526410517"/>
        <w:bookmarkStart w:id="5717" w:name="_Toc526413599"/>
        <w:bookmarkStart w:id="5718" w:name="_Toc526413850"/>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del>
    </w:p>
    <w:p w14:paraId="23F50387" w14:textId="77777777" w:rsidR="00C75523" w:rsidDel="00311B10" w:rsidRDefault="00C75523">
      <w:pPr>
        <w:pStyle w:val="Heading2"/>
        <w:rPr>
          <w:del w:id="5719" w:author="Peter Simpson" w:date="2018-10-03T13:15:00Z"/>
        </w:rPr>
        <w:pPrChange w:id="5720" w:author="Peter Simpson" w:date="2018-10-03T20:18:00Z">
          <w:pPr>
            <w:pStyle w:val="ListParagraph"/>
            <w:numPr>
              <w:numId w:val="19"/>
            </w:numPr>
            <w:ind w:hanging="360"/>
          </w:pPr>
        </w:pPrChange>
      </w:pPr>
      <w:del w:id="5721" w:author="Peter Simpson" w:date="2018-10-03T13:15:00Z">
        <w:r w:rsidDel="00311B10">
          <w:delText>Return the Remote Server device configuration</w:delText>
        </w:r>
        <w:bookmarkStart w:id="5722" w:name="_Toc526336519"/>
        <w:bookmarkStart w:id="5723" w:name="_Toc526336688"/>
        <w:bookmarkStart w:id="5724" w:name="_Toc526336858"/>
        <w:bookmarkStart w:id="5725" w:name="_Toc526337028"/>
        <w:bookmarkStart w:id="5726" w:name="_Toc526337194"/>
        <w:bookmarkStart w:id="5727" w:name="_Toc526360986"/>
        <w:bookmarkStart w:id="5728" w:name="_Toc526362092"/>
        <w:bookmarkStart w:id="5729" w:name="_Toc526362179"/>
        <w:bookmarkStart w:id="5730" w:name="_Toc526367937"/>
        <w:bookmarkStart w:id="5731" w:name="_Toc526408311"/>
        <w:bookmarkStart w:id="5732" w:name="_Toc526408464"/>
        <w:bookmarkStart w:id="5733" w:name="_Toc526408551"/>
        <w:bookmarkStart w:id="5734" w:name="_Toc526408638"/>
        <w:bookmarkStart w:id="5735" w:name="_Toc526409293"/>
        <w:bookmarkStart w:id="5736" w:name="_Toc526410518"/>
        <w:bookmarkStart w:id="5737" w:name="_Toc526413600"/>
        <w:bookmarkStart w:id="5738" w:name="_Toc52641385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del>
    </w:p>
    <w:p w14:paraId="09951EB3" w14:textId="77777777" w:rsidR="00C75523" w:rsidDel="00311B10" w:rsidRDefault="00C75523">
      <w:pPr>
        <w:pStyle w:val="Heading2"/>
        <w:rPr>
          <w:del w:id="5739" w:author="Peter Simpson" w:date="2018-10-03T13:15:00Z"/>
        </w:rPr>
        <w:pPrChange w:id="5740" w:author="Peter Simpson" w:date="2018-10-03T20:18:00Z">
          <w:pPr>
            <w:pStyle w:val="ListParagraph"/>
            <w:numPr>
              <w:numId w:val="19"/>
            </w:numPr>
            <w:ind w:hanging="360"/>
          </w:pPr>
        </w:pPrChange>
      </w:pPr>
      <w:del w:id="5741" w:author="Peter Simpson" w:date="2018-10-03T13:15:00Z">
        <w:r w:rsidDel="00311B10">
          <w:delText>Return the instantaneous number of concurrent transactions that the server is handling</w:delText>
        </w:r>
        <w:bookmarkStart w:id="5742" w:name="_Toc526336520"/>
        <w:bookmarkStart w:id="5743" w:name="_Toc526336689"/>
        <w:bookmarkStart w:id="5744" w:name="_Toc526336859"/>
        <w:bookmarkStart w:id="5745" w:name="_Toc526337029"/>
        <w:bookmarkStart w:id="5746" w:name="_Toc526337195"/>
        <w:bookmarkStart w:id="5747" w:name="_Toc526360987"/>
        <w:bookmarkStart w:id="5748" w:name="_Toc526362093"/>
        <w:bookmarkStart w:id="5749" w:name="_Toc526362180"/>
        <w:bookmarkStart w:id="5750" w:name="_Toc526367938"/>
        <w:bookmarkStart w:id="5751" w:name="_Toc526408312"/>
        <w:bookmarkStart w:id="5752" w:name="_Toc526408465"/>
        <w:bookmarkStart w:id="5753" w:name="_Toc526408552"/>
        <w:bookmarkStart w:id="5754" w:name="_Toc526408639"/>
        <w:bookmarkStart w:id="5755" w:name="_Toc526409294"/>
        <w:bookmarkStart w:id="5756" w:name="_Toc526410519"/>
        <w:bookmarkStart w:id="5757" w:name="_Toc526413601"/>
        <w:bookmarkStart w:id="5758" w:name="_Toc526413852"/>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del>
    </w:p>
    <w:p w14:paraId="38C76589" w14:textId="77777777" w:rsidR="00C75523" w:rsidRPr="00CC15A8" w:rsidDel="00311B10" w:rsidRDefault="00C75523">
      <w:pPr>
        <w:pStyle w:val="Heading2"/>
        <w:rPr>
          <w:del w:id="5759" w:author="Peter Simpson" w:date="2018-10-03T13:15:00Z"/>
        </w:rPr>
        <w:pPrChange w:id="5760" w:author="Peter Simpson" w:date="2018-10-03T20:18:00Z">
          <w:pPr>
            <w:pStyle w:val="ListParagraph"/>
            <w:numPr>
              <w:numId w:val="19"/>
            </w:numPr>
            <w:ind w:hanging="360"/>
          </w:pPr>
        </w:pPrChange>
      </w:pPr>
      <w:del w:id="5761" w:author="Peter Simpson" w:date="2018-10-03T13:15:00Z">
        <w:r w:rsidDel="00311B10">
          <w:delText>Unload and reload the served drivers</w:delText>
        </w:r>
        <w:bookmarkStart w:id="5762" w:name="_Toc526336521"/>
        <w:bookmarkStart w:id="5763" w:name="_Toc526336690"/>
        <w:bookmarkStart w:id="5764" w:name="_Toc526336860"/>
        <w:bookmarkStart w:id="5765" w:name="_Toc526337030"/>
        <w:bookmarkStart w:id="5766" w:name="_Toc526337196"/>
        <w:bookmarkStart w:id="5767" w:name="_Toc526360988"/>
        <w:bookmarkStart w:id="5768" w:name="_Toc526362094"/>
        <w:bookmarkStart w:id="5769" w:name="_Toc526362181"/>
        <w:bookmarkStart w:id="5770" w:name="_Toc526367939"/>
        <w:bookmarkStart w:id="5771" w:name="_Toc526408313"/>
        <w:bookmarkStart w:id="5772" w:name="_Toc526408466"/>
        <w:bookmarkStart w:id="5773" w:name="_Toc526408553"/>
        <w:bookmarkStart w:id="5774" w:name="_Toc526408640"/>
        <w:bookmarkStart w:id="5775" w:name="_Toc526409295"/>
        <w:bookmarkStart w:id="5776" w:name="_Toc526410520"/>
        <w:bookmarkStart w:id="5777" w:name="_Toc526413602"/>
        <w:bookmarkStart w:id="5778" w:name="_Toc526413853"/>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del>
    </w:p>
    <w:p w14:paraId="548F0E90" w14:textId="77777777" w:rsidR="00FF3C7E" w:rsidDel="00311B10" w:rsidRDefault="00C75523">
      <w:pPr>
        <w:pStyle w:val="Heading2"/>
        <w:rPr>
          <w:del w:id="5779" w:author="Peter Simpson" w:date="2018-10-03T13:15:00Z"/>
        </w:rPr>
        <w:pPrChange w:id="5780" w:author="Peter Simpson" w:date="2018-10-03T20:18:00Z">
          <w:pPr/>
        </w:pPrChange>
      </w:pPr>
      <w:del w:id="5781" w:author="Peter Simpson" w:date="2018-10-03T13:15:00Z">
        <w:r w:rsidDel="00311B10">
          <w:delText>The management interface is enabled or disabled through the “Enable management interface” check box.</w:delText>
        </w:r>
        <w:bookmarkStart w:id="5782" w:name="_Toc526336522"/>
        <w:bookmarkStart w:id="5783" w:name="_Toc526336691"/>
        <w:bookmarkStart w:id="5784" w:name="_Toc526336861"/>
        <w:bookmarkStart w:id="5785" w:name="_Toc526337031"/>
        <w:bookmarkStart w:id="5786" w:name="_Toc526337197"/>
        <w:bookmarkStart w:id="5787" w:name="_Toc526360989"/>
        <w:bookmarkStart w:id="5788" w:name="_Toc526362095"/>
        <w:bookmarkStart w:id="5789" w:name="_Toc526362182"/>
        <w:bookmarkStart w:id="5790" w:name="_Toc526367940"/>
        <w:bookmarkStart w:id="5791" w:name="_Toc526408314"/>
        <w:bookmarkStart w:id="5792" w:name="_Toc526408467"/>
        <w:bookmarkStart w:id="5793" w:name="_Toc526408554"/>
        <w:bookmarkStart w:id="5794" w:name="_Toc526408641"/>
        <w:bookmarkStart w:id="5795" w:name="_Toc526409296"/>
        <w:bookmarkStart w:id="5796" w:name="_Toc526410521"/>
        <w:bookmarkStart w:id="5797" w:name="_Toc526413603"/>
        <w:bookmarkStart w:id="5798" w:name="_Toc526413854"/>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del>
    </w:p>
    <w:p w14:paraId="0F2E8355" w14:textId="77777777" w:rsidR="00C75523" w:rsidDel="00311B10" w:rsidRDefault="00C75523">
      <w:pPr>
        <w:pStyle w:val="Heading2"/>
        <w:rPr>
          <w:del w:id="5799" w:author="Peter Simpson" w:date="2018-10-03T13:15:00Z"/>
        </w:rPr>
        <w:pPrChange w:id="5800" w:author="Peter Simpson" w:date="2018-10-03T20:18:00Z">
          <w:pPr>
            <w:pStyle w:val="Heading4"/>
          </w:pPr>
        </w:pPrChange>
      </w:pPr>
      <w:del w:id="5801" w:author="Peter Simpson" w:date="2018-10-03T13:15:00Z">
        <w:r w:rsidDel="00311B10">
          <w:delText>Drivers in Separate Threads</w:delText>
        </w:r>
        <w:bookmarkStart w:id="5802" w:name="_Toc526336523"/>
        <w:bookmarkStart w:id="5803" w:name="_Toc526336692"/>
        <w:bookmarkStart w:id="5804" w:name="_Toc526336862"/>
        <w:bookmarkStart w:id="5805" w:name="_Toc526337032"/>
        <w:bookmarkStart w:id="5806" w:name="_Toc526337198"/>
        <w:bookmarkStart w:id="5807" w:name="_Toc526360990"/>
        <w:bookmarkStart w:id="5808" w:name="_Toc526362096"/>
        <w:bookmarkStart w:id="5809" w:name="_Toc526362183"/>
        <w:bookmarkStart w:id="5810" w:name="_Toc526367941"/>
        <w:bookmarkStart w:id="5811" w:name="_Toc526408315"/>
        <w:bookmarkStart w:id="5812" w:name="_Toc526408468"/>
        <w:bookmarkStart w:id="5813" w:name="_Toc526408555"/>
        <w:bookmarkStart w:id="5814" w:name="_Toc526408642"/>
        <w:bookmarkStart w:id="5815" w:name="_Toc526409297"/>
        <w:bookmarkStart w:id="5816" w:name="_Toc526410522"/>
        <w:bookmarkStart w:id="5817" w:name="_Toc526413604"/>
        <w:bookmarkStart w:id="5818" w:name="_Toc526413855"/>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del>
    </w:p>
    <w:p w14:paraId="0670FF44" w14:textId="77777777" w:rsidR="00C75523" w:rsidDel="00311B10" w:rsidRDefault="00C75523">
      <w:pPr>
        <w:pStyle w:val="Heading2"/>
        <w:rPr>
          <w:del w:id="5819" w:author="Peter Simpson" w:date="2018-10-03T13:15:00Z"/>
        </w:rPr>
        <w:pPrChange w:id="5820" w:author="Peter Simpson" w:date="2018-10-03T20:18:00Z">
          <w:pPr/>
        </w:pPrChange>
      </w:pPr>
      <w:del w:id="5821" w:author="Peter Simpson" w:date="2018-10-03T13:15:00Z">
        <w:r w:rsidDel="00311B10">
          <w:delText>The “Run Drivers in Separate Threads” checkbox chooses between:</w:delText>
        </w:r>
        <w:bookmarkStart w:id="5822" w:name="_Toc526336524"/>
        <w:bookmarkStart w:id="5823" w:name="_Toc526336693"/>
        <w:bookmarkStart w:id="5824" w:name="_Toc526336863"/>
        <w:bookmarkStart w:id="5825" w:name="_Toc526337033"/>
        <w:bookmarkStart w:id="5826" w:name="_Toc526337199"/>
        <w:bookmarkStart w:id="5827" w:name="_Toc526360991"/>
        <w:bookmarkStart w:id="5828" w:name="_Toc526362097"/>
        <w:bookmarkStart w:id="5829" w:name="_Toc526362184"/>
        <w:bookmarkStart w:id="5830" w:name="_Toc526367942"/>
        <w:bookmarkStart w:id="5831" w:name="_Toc526408316"/>
        <w:bookmarkStart w:id="5832" w:name="_Toc526408469"/>
        <w:bookmarkStart w:id="5833" w:name="_Toc526408556"/>
        <w:bookmarkStart w:id="5834" w:name="_Toc526408643"/>
        <w:bookmarkStart w:id="5835" w:name="_Toc526409298"/>
        <w:bookmarkStart w:id="5836" w:name="_Toc526410523"/>
        <w:bookmarkStart w:id="5837" w:name="_Toc526413605"/>
        <w:bookmarkStart w:id="5838" w:name="_Toc526413856"/>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del>
    </w:p>
    <w:p w14:paraId="37FD8DB3" w14:textId="77777777" w:rsidR="003A50A3" w:rsidDel="00311B10" w:rsidRDefault="003A50A3">
      <w:pPr>
        <w:pStyle w:val="Heading2"/>
        <w:rPr>
          <w:del w:id="5839" w:author="Peter Simpson" w:date="2018-10-03T13:15:00Z"/>
        </w:rPr>
        <w:pPrChange w:id="5840" w:author="Peter Simpson" w:date="2018-10-03T20:18:00Z">
          <w:pPr>
            <w:pStyle w:val="ListParagraph"/>
            <w:numPr>
              <w:numId w:val="20"/>
            </w:numPr>
            <w:ind w:left="765" w:hanging="360"/>
          </w:pPr>
        </w:pPrChange>
      </w:pPr>
      <w:del w:id="5841" w:author="Peter Simpson" w:date="2018-10-03T13:15:00Z">
        <w:r w:rsidDel="00311B10">
          <w:delText>Running each driver in its own separate thread with its own independent Windows event loop. (Default)</w:delText>
        </w:r>
        <w:bookmarkStart w:id="5842" w:name="_Toc526336525"/>
        <w:bookmarkStart w:id="5843" w:name="_Toc526336694"/>
        <w:bookmarkStart w:id="5844" w:name="_Toc526336864"/>
        <w:bookmarkStart w:id="5845" w:name="_Toc526337034"/>
        <w:bookmarkStart w:id="5846" w:name="_Toc526337200"/>
        <w:bookmarkStart w:id="5847" w:name="_Toc526360992"/>
        <w:bookmarkStart w:id="5848" w:name="_Toc526362098"/>
        <w:bookmarkStart w:id="5849" w:name="_Toc526362185"/>
        <w:bookmarkStart w:id="5850" w:name="_Toc526367943"/>
        <w:bookmarkStart w:id="5851" w:name="_Toc526408317"/>
        <w:bookmarkStart w:id="5852" w:name="_Toc526408470"/>
        <w:bookmarkStart w:id="5853" w:name="_Toc526408557"/>
        <w:bookmarkStart w:id="5854" w:name="_Toc526408644"/>
        <w:bookmarkStart w:id="5855" w:name="_Toc526409299"/>
        <w:bookmarkStart w:id="5856" w:name="_Toc526410524"/>
        <w:bookmarkStart w:id="5857" w:name="_Toc526413606"/>
        <w:bookmarkStart w:id="5858" w:name="_Toc526413857"/>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del>
    </w:p>
    <w:p w14:paraId="1531D622" w14:textId="77777777" w:rsidR="00C75523" w:rsidDel="00311B10" w:rsidRDefault="003A50A3">
      <w:pPr>
        <w:pStyle w:val="Heading2"/>
        <w:rPr>
          <w:del w:id="5859" w:author="Peter Simpson" w:date="2018-10-03T13:15:00Z"/>
        </w:rPr>
        <w:pPrChange w:id="5860" w:author="Peter Simpson" w:date="2018-10-03T20:18:00Z">
          <w:pPr>
            <w:pStyle w:val="ListParagraph"/>
            <w:numPr>
              <w:numId w:val="20"/>
            </w:numPr>
            <w:ind w:left="765" w:hanging="360"/>
          </w:pPr>
        </w:pPrChange>
      </w:pPr>
      <w:del w:id="5861" w:author="Peter Simpson" w:date="2018-10-03T13:15:00Z">
        <w:r w:rsidDel="00311B10">
          <w:delText>R</w:delText>
        </w:r>
        <w:r w:rsidR="00C75523" w:rsidDel="00311B10">
          <w:delText>unning all drivers on the Remote Server</w:delText>
        </w:r>
        <w:r w:rsidDel="00311B10">
          <w:delText>’s main</w:delText>
        </w:r>
        <w:r w:rsidR="00C75523" w:rsidDel="00311B10">
          <w:delText xml:space="preserve"> thread </w:delText>
        </w:r>
        <w:r w:rsidDel="00311B10">
          <w:delText xml:space="preserve">sharing </w:delText>
        </w:r>
        <w:r w:rsidR="00C75523" w:rsidDel="00311B10">
          <w:delText>a common Windows event loop</w:delText>
        </w:r>
        <w:r w:rsidDel="00311B10">
          <w:delText>.</w:delText>
        </w:r>
        <w:bookmarkStart w:id="5862" w:name="_Toc526336526"/>
        <w:bookmarkStart w:id="5863" w:name="_Toc526336695"/>
        <w:bookmarkStart w:id="5864" w:name="_Toc526336865"/>
        <w:bookmarkStart w:id="5865" w:name="_Toc526337035"/>
        <w:bookmarkStart w:id="5866" w:name="_Toc526337201"/>
        <w:bookmarkStart w:id="5867" w:name="_Toc526360993"/>
        <w:bookmarkStart w:id="5868" w:name="_Toc526362099"/>
        <w:bookmarkStart w:id="5869" w:name="_Toc526362186"/>
        <w:bookmarkStart w:id="5870" w:name="_Toc526367944"/>
        <w:bookmarkStart w:id="5871" w:name="_Toc526408318"/>
        <w:bookmarkStart w:id="5872" w:name="_Toc526408471"/>
        <w:bookmarkStart w:id="5873" w:name="_Toc526408558"/>
        <w:bookmarkStart w:id="5874" w:name="_Toc526408645"/>
        <w:bookmarkStart w:id="5875" w:name="_Toc526409300"/>
        <w:bookmarkStart w:id="5876" w:name="_Toc526410525"/>
        <w:bookmarkStart w:id="5877" w:name="_Toc526413607"/>
        <w:bookmarkStart w:id="5878" w:name="_Toc526413858"/>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del>
    </w:p>
    <w:p w14:paraId="33F0A27B" w14:textId="77777777" w:rsidR="00C75523" w:rsidRPr="00C75523" w:rsidDel="00311B10" w:rsidRDefault="003A50A3">
      <w:pPr>
        <w:pStyle w:val="Heading2"/>
        <w:rPr>
          <w:del w:id="5879" w:author="Peter Simpson" w:date="2018-10-03T13:15:00Z"/>
        </w:rPr>
        <w:pPrChange w:id="5880" w:author="Peter Simpson" w:date="2018-10-03T20:18:00Z">
          <w:pPr>
            <w:ind w:left="45"/>
          </w:pPr>
        </w:pPrChange>
      </w:pPr>
      <w:del w:id="5881" w:author="Peter Simpson" w:date="2018-10-03T13:15:00Z">
        <w:r w:rsidDel="00311B10">
          <w:delText xml:space="preserve">Running drivers in their own threads </w:delText>
        </w:r>
        <w:r w:rsidR="00C75523" w:rsidDel="00311B10">
          <w:delText>is the preferred mode of operation because it provides greater isolation of driver issues from other drivers and from the Remote Server itse</w:delText>
        </w:r>
        <w:r w:rsidDel="00311B10">
          <w:delText>l</w:delText>
        </w:r>
        <w:r w:rsidR="00C75523" w:rsidDel="00311B10">
          <w:delText>f</w:delText>
        </w:r>
        <w:r w:rsidDel="00311B10">
          <w:delText>. There are currently no known downsides to this approach; the run all on the main thread option, however, is provided as a fall back in case of issues arising when using separate threads.</w:delText>
        </w:r>
        <w:bookmarkStart w:id="5882" w:name="_Toc526336527"/>
        <w:bookmarkStart w:id="5883" w:name="_Toc526336696"/>
        <w:bookmarkStart w:id="5884" w:name="_Toc526336866"/>
        <w:bookmarkStart w:id="5885" w:name="_Toc526337036"/>
        <w:bookmarkStart w:id="5886" w:name="_Toc526337202"/>
        <w:bookmarkStart w:id="5887" w:name="_Toc526360994"/>
        <w:bookmarkStart w:id="5888" w:name="_Toc526362100"/>
        <w:bookmarkStart w:id="5889" w:name="_Toc526362187"/>
        <w:bookmarkStart w:id="5890" w:name="_Toc526367945"/>
        <w:bookmarkStart w:id="5891" w:name="_Toc526408319"/>
        <w:bookmarkStart w:id="5892" w:name="_Toc526408472"/>
        <w:bookmarkStart w:id="5893" w:name="_Toc526408559"/>
        <w:bookmarkStart w:id="5894" w:name="_Toc526408646"/>
        <w:bookmarkStart w:id="5895" w:name="_Toc526409301"/>
        <w:bookmarkStart w:id="5896" w:name="_Toc526410526"/>
        <w:bookmarkStart w:id="5897" w:name="_Toc526413608"/>
        <w:bookmarkStart w:id="5898" w:name="_Toc526413859"/>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del>
    </w:p>
    <w:p w14:paraId="31961124" w14:textId="77777777" w:rsidR="001F606D" w:rsidDel="00F32B98" w:rsidRDefault="00F00FE3">
      <w:pPr>
        <w:pStyle w:val="Heading2"/>
        <w:rPr>
          <w:del w:id="5899" w:author="Peter Simpson" w:date="2018-10-04T09:37:00Z"/>
        </w:rPr>
        <w:pPrChange w:id="5900" w:author="Peter Simpson" w:date="2018-10-03T20:18:00Z">
          <w:pPr>
            <w:pStyle w:val="Heading3"/>
          </w:pPr>
        </w:pPrChange>
      </w:pPr>
      <w:del w:id="5901" w:author="Peter Simpson" w:date="2018-10-04T09:37:00Z">
        <w:r w:rsidDel="00F32B98">
          <w:delText>Remote</w:delText>
        </w:r>
        <w:r w:rsidR="001F606D" w:rsidDel="00F32B98">
          <w:delText xml:space="preserve"> Client</w:delText>
        </w:r>
        <w:r w:rsidR="001C3B77" w:rsidDel="00F32B98">
          <w:delText>s</w:delText>
        </w:r>
        <w:bookmarkStart w:id="5902" w:name="_Toc526409302"/>
        <w:bookmarkStart w:id="5903" w:name="_Toc526410527"/>
        <w:bookmarkStart w:id="5904" w:name="_Toc526413609"/>
        <w:bookmarkStart w:id="5905" w:name="_Toc526413860"/>
        <w:bookmarkEnd w:id="5902"/>
        <w:bookmarkEnd w:id="5903"/>
        <w:bookmarkEnd w:id="5904"/>
        <w:bookmarkEnd w:id="5905"/>
      </w:del>
    </w:p>
    <w:p w14:paraId="651C5E5A" w14:textId="77777777" w:rsidR="00E21544" w:rsidDel="00F32B98" w:rsidRDefault="00FE27CD" w:rsidP="001F606D">
      <w:pPr>
        <w:rPr>
          <w:del w:id="5906" w:author="Peter Simpson" w:date="2018-10-04T09:37:00Z"/>
        </w:rPr>
      </w:pPr>
      <w:del w:id="5907" w:author="Peter Simpson" w:date="2018-10-04T09:37:00Z">
        <w:r w:rsidDel="00F32B98">
          <w:delText>These</w:delText>
        </w:r>
        <w:r w:rsidR="00496B8F" w:rsidDel="00F32B98">
          <w:delText xml:space="preserve"> appear as </w:delText>
        </w:r>
        <w:r w:rsidR="00E21544" w:rsidDel="00F32B98">
          <w:delText>normal</w:delText>
        </w:r>
        <w:r w:rsidR="00496B8F" w:rsidDel="00F32B98">
          <w:delText xml:space="preserve"> </w:delText>
        </w:r>
        <w:r w:rsidR="001F606D" w:rsidDel="00F32B98">
          <w:delText>ASCOM driver</w:delText>
        </w:r>
        <w:r w:rsidDel="00F32B98">
          <w:delText>s</w:delText>
        </w:r>
        <w:r w:rsidR="00496B8F" w:rsidDel="00F32B98">
          <w:delText xml:space="preserve"> named </w:delText>
        </w:r>
        <w:r w:rsidR="001C3B77" w:rsidDel="00F32B98">
          <w:delText xml:space="preserve">ASCOM </w:delText>
        </w:r>
        <w:r w:rsidR="00F00FE3" w:rsidDel="00F32B98">
          <w:delText xml:space="preserve">Remote </w:delText>
        </w:r>
        <w:r w:rsidR="001C3B77" w:rsidDel="00F32B98">
          <w:delText xml:space="preserve">Client </w:delText>
        </w:r>
        <w:r w:rsidR="00496B8F" w:rsidDel="00F32B98">
          <w:delText>1,</w:delText>
        </w:r>
        <w:r w:rsidR="00496B8F" w:rsidRPr="00496B8F" w:rsidDel="00F32B98">
          <w:delText xml:space="preserve"> </w:delText>
        </w:r>
        <w:r w:rsidR="00496B8F" w:rsidDel="00F32B98">
          <w:delText xml:space="preserve">ASCOM Remote Client 2 etc. </w:delText>
        </w:r>
        <w:r w:rsidR="001C3B77" w:rsidDel="00F32B98">
          <w:delText xml:space="preserve">that </w:delText>
        </w:r>
        <w:r w:rsidR="001F606D" w:rsidDel="00F32B98">
          <w:delText xml:space="preserve">can be </w:delText>
        </w:r>
        <w:r w:rsidR="00496B8F" w:rsidDel="00F32B98">
          <w:delText xml:space="preserve">selected and configured </w:delText>
        </w:r>
        <w:r w:rsidR="00E21544" w:rsidDel="00F32B98">
          <w:delText xml:space="preserve">for each application </w:delText>
        </w:r>
        <w:r w:rsidR="001F606D" w:rsidDel="00F32B98">
          <w:delText>through Chooser</w:delText>
        </w:r>
        <w:r w:rsidR="001C3B77" w:rsidDel="00F32B98">
          <w:delText xml:space="preserve"> </w:delText>
        </w:r>
        <w:r w:rsidR="00496B8F" w:rsidDel="00F32B98">
          <w:delText xml:space="preserve">in the </w:delText>
        </w:r>
        <w:r w:rsidR="001C3B77" w:rsidDel="00F32B98">
          <w:delText>normal</w:delText>
        </w:r>
        <w:r w:rsidR="00496B8F" w:rsidDel="00F32B98">
          <w:delText xml:space="preserve"> way</w:delText>
        </w:r>
        <w:r w:rsidR="001F606D" w:rsidDel="00F32B98">
          <w:delText>.</w:delText>
        </w:r>
        <w:r w:rsidR="00496B8F" w:rsidDel="00F32B98">
          <w:delText xml:space="preserve"> </w:delText>
        </w:r>
        <w:r w:rsidR="00E21544" w:rsidDel="00F32B98">
          <w:delText>The remote clients are all hubs in their own right and can support connections from multiple clients.</w:delText>
        </w:r>
        <w:bookmarkStart w:id="5908" w:name="_Toc526409303"/>
        <w:bookmarkStart w:id="5909" w:name="_Toc526410528"/>
        <w:bookmarkStart w:id="5910" w:name="_Toc526413610"/>
        <w:bookmarkStart w:id="5911" w:name="_Toc526413861"/>
        <w:bookmarkEnd w:id="5908"/>
        <w:bookmarkEnd w:id="5909"/>
        <w:bookmarkEnd w:id="5910"/>
        <w:bookmarkEnd w:id="5911"/>
      </w:del>
    </w:p>
    <w:p w14:paraId="0C5C9F74" w14:textId="77777777" w:rsidR="00E21544" w:rsidDel="00F32B98" w:rsidRDefault="00E21544" w:rsidP="00E21544">
      <w:pPr>
        <w:keepNext/>
        <w:jc w:val="center"/>
        <w:rPr>
          <w:del w:id="5912" w:author="Peter Simpson" w:date="2018-10-04T09:37:00Z"/>
        </w:rPr>
      </w:pPr>
      <w:del w:id="5913" w:author="Peter Simpson" w:date="2018-10-04T09:37:00Z">
        <w:r w:rsidDel="00F32B98">
          <w:rPr>
            <w:noProof/>
            <w:lang w:val="en-US" w:eastAsia="en-US"/>
          </w:rPr>
          <w:drawing>
            <wp:inline distT="0" distB="0" distL="0" distR="0" wp14:anchorId="7ED89AE7" wp14:editId="56BB8781">
              <wp:extent cx="3190875" cy="1981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190875" cy="1981200"/>
                      </a:xfrm>
                      <a:prstGeom prst="rect">
                        <a:avLst/>
                      </a:prstGeom>
                    </pic:spPr>
                  </pic:pic>
                </a:graphicData>
              </a:graphic>
            </wp:inline>
          </w:drawing>
        </w:r>
        <w:bookmarkStart w:id="5914" w:name="_Toc526409304"/>
        <w:bookmarkStart w:id="5915" w:name="_Toc526410529"/>
        <w:bookmarkStart w:id="5916" w:name="_Toc526413611"/>
        <w:bookmarkStart w:id="5917" w:name="_Toc526413862"/>
        <w:bookmarkEnd w:id="5914"/>
        <w:bookmarkEnd w:id="5915"/>
        <w:bookmarkEnd w:id="5916"/>
        <w:bookmarkEnd w:id="5917"/>
      </w:del>
    </w:p>
    <w:p w14:paraId="585DE92D" w14:textId="77777777" w:rsidR="00E21544" w:rsidDel="00F32B98" w:rsidRDefault="00E21544" w:rsidP="00E21544">
      <w:pPr>
        <w:pStyle w:val="Caption"/>
        <w:jc w:val="center"/>
        <w:rPr>
          <w:del w:id="5918" w:author="Peter Simpson" w:date="2018-10-04T09:37:00Z"/>
        </w:rPr>
      </w:pPr>
      <w:del w:id="5919" w:author="Peter Simpson" w:date="2018-10-04T09:37:00Z">
        <w:r w:rsidDel="00F32B98">
          <w:delText xml:space="preserve">Figure </w:delText>
        </w:r>
        <w:r w:rsidR="00D150C3" w:rsidDel="00F32B98">
          <w:rPr>
            <w:i w:val="0"/>
            <w:iCs w:val="0"/>
          </w:rPr>
          <w:fldChar w:fldCharType="begin"/>
        </w:r>
        <w:r w:rsidDel="00F32B98">
          <w:delInstrText xml:space="preserve"> SEQ Figure \* ARABIC </w:delInstrText>
        </w:r>
        <w:r w:rsidR="00D150C3" w:rsidDel="00F32B98">
          <w:rPr>
            <w:i w:val="0"/>
            <w:iCs w:val="0"/>
          </w:rPr>
          <w:fldChar w:fldCharType="separate"/>
        </w:r>
      </w:del>
      <w:del w:id="5920" w:author="Peter Simpson" w:date="2018-10-03T11:45:00Z">
        <w:r w:rsidR="00E075C1" w:rsidDel="002152E8">
          <w:rPr>
            <w:noProof/>
          </w:rPr>
          <w:delText>3</w:delText>
        </w:r>
      </w:del>
      <w:del w:id="5921" w:author="Peter Simpson" w:date="2018-10-04T09:37:00Z">
        <w:r w:rsidR="00D150C3" w:rsidDel="00F32B98">
          <w:rPr>
            <w:i w:val="0"/>
            <w:iCs w:val="0"/>
          </w:rPr>
          <w:fldChar w:fldCharType="end"/>
        </w:r>
        <w:r w:rsidDel="00F32B98">
          <w:delText xml:space="preserve"> - Telescope Chooser showing a remote client</w:delText>
        </w:r>
        <w:bookmarkStart w:id="5922" w:name="_Toc526409305"/>
        <w:bookmarkStart w:id="5923" w:name="_Toc526410530"/>
        <w:bookmarkStart w:id="5924" w:name="_Toc526413612"/>
        <w:bookmarkStart w:id="5925" w:name="_Toc526413863"/>
        <w:bookmarkEnd w:id="5922"/>
        <w:bookmarkEnd w:id="5923"/>
        <w:bookmarkEnd w:id="5924"/>
        <w:bookmarkEnd w:id="5925"/>
      </w:del>
    </w:p>
    <w:p w14:paraId="25C73A7E" w14:textId="77777777" w:rsidR="00E21544" w:rsidDel="00F32B98" w:rsidRDefault="00E21544">
      <w:pPr>
        <w:pStyle w:val="Heading3"/>
        <w:rPr>
          <w:del w:id="5926" w:author="Peter Simpson" w:date="2018-10-04T09:37:00Z"/>
        </w:rPr>
        <w:pPrChange w:id="5927" w:author="Peter Simpson" w:date="2018-10-03T12:30:00Z">
          <w:pPr>
            <w:pStyle w:val="Heading4"/>
          </w:pPr>
        </w:pPrChange>
      </w:pPr>
      <w:del w:id="5928" w:author="Peter Simpson" w:date="2018-10-04T09:37:00Z">
        <w:r w:rsidDel="00F32B98">
          <w:delText>Configuring the number of remote clients</w:delText>
        </w:r>
        <w:bookmarkStart w:id="5929" w:name="_Toc526409306"/>
        <w:bookmarkStart w:id="5930" w:name="_Toc526410531"/>
        <w:bookmarkStart w:id="5931" w:name="_Toc526413613"/>
        <w:bookmarkStart w:id="5932" w:name="_Toc526413864"/>
        <w:bookmarkEnd w:id="5929"/>
        <w:bookmarkEnd w:id="5930"/>
        <w:bookmarkEnd w:id="5931"/>
        <w:bookmarkEnd w:id="5932"/>
      </w:del>
    </w:p>
    <w:p w14:paraId="671BB0C3" w14:textId="77777777" w:rsidR="001F606D" w:rsidDel="00F32B98" w:rsidRDefault="00496B8F" w:rsidP="001F606D">
      <w:pPr>
        <w:rPr>
          <w:del w:id="5933" w:author="Peter Simpson" w:date="2018-10-04T09:37:00Z"/>
        </w:rPr>
      </w:pPr>
      <w:del w:id="5934" w:author="Peter Simpson" w:date="2018-10-04T09:37:00Z">
        <w:r w:rsidDel="00F32B98">
          <w:delText>Initially there will be one remote client in each device type</w:delText>
        </w:r>
        <w:r w:rsidR="00936468" w:rsidDel="00F32B98">
          <w:delText>,</w:delText>
        </w:r>
        <w:r w:rsidDel="00F32B98">
          <w:delText xml:space="preserve"> but you can configure the number of clients </w:delText>
        </w:r>
        <w:r w:rsidR="00E21544" w:rsidDel="00F32B98">
          <w:delText xml:space="preserve">in each device type through </w:delText>
        </w:r>
        <w:r w:rsidDel="00F32B98">
          <w:delText xml:space="preserve">the “Remote Client Configuration” utility </w:delText>
        </w:r>
        <w:r w:rsidR="00E21544" w:rsidDel="00F32B98">
          <w:delText xml:space="preserve">that will be found </w:delText>
        </w:r>
        <w:r w:rsidDel="00F32B98">
          <w:delText>in your Start / ASCOM Remote folder</w:delText>
        </w:r>
        <w:r w:rsidR="00936468" w:rsidDel="00F32B98">
          <w:delText>.</w:delText>
        </w:r>
        <w:r w:rsidR="00F93555" w:rsidDel="00F32B98">
          <w:delText xml:space="preserve"> This is to support complex configurations where there may be multiple devices of same type, such as cameras, focusers and filter wheels.</w:delText>
        </w:r>
        <w:bookmarkStart w:id="5935" w:name="_Toc526409307"/>
        <w:bookmarkStart w:id="5936" w:name="_Toc526410532"/>
        <w:bookmarkStart w:id="5937" w:name="_Toc526413614"/>
        <w:bookmarkStart w:id="5938" w:name="_Toc526413865"/>
        <w:bookmarkEnd w:id="5935"/>
        <w:bookmarkEnd w:id="5936"/>
        <w:bookmarkEnd w:id="5937"/>
        <w:bookmarkEnd w:id="5938"/>
      </w:del>
    </w:p>
    <w:p w14:paraId="2C592380" w14:textId="77777777" w:rsidR="00936468" w:rsidDel="00F32B98" w:rsidRDefault="00936468" w:rsidP="00E21544">
      <w:pPr>
        <w:keepNext/>
        <w:jc w:val="center"/>
        <w:rPr>
          <w:del w:id="5939" w:author="Peter Simpson" w:date="2018-10-04T09:37:00Z"/>
        </w:rPr>
      </w:pPr>
      <w:del w:id="5940" w:author="Peter Simpson" w:date="2018-10-04T09:37:00Z">
        <w:r w:rsidDel="00F32B98">
          <w:rPr>
            <w:noProof/>
            <w:lang w:val="en-US" w:eastAsia="en-US"/>
          </w:rPr>
          <w:drawing>
            <wp:inline distT="0" distB="0" distL="0" distR="0" wp14:anchorId="734A35CE" wp14:editId="00FF06CB">
              <wp:extent cx="3895725" cy="3781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895725" cy="3781425"/>
                      </a:xfrm>
                      <a:prstGeom prst="rect">
                        <a:avLst/>
                      </a:prstGeom>
                    </pic:spPr>
                  </pic:pic>
                </a:graphicData>
              </a:graphic>
            </wp:inline>
          </w:drawing>
        </w:r>
        <w:bookmarkStart w:id="5941" w:name="_Toc526409308"/>
        <w:bookmarkStart w:id="5942" w:name="_Toc526410533"/>
        <w:bookmarkStart w:id="5943" w:name="_Toc526413615"/>
        <w:bookmarkStart w:id="5944" w:name="_Toc526413866"/>
        <w:bookmarkEnd w:id="5941"/>
        <w:bookmarkEnd w:id="5942"/>
        <w:bookmarkEnd w:id="5943"/>
        <w:bookmarkEnd w:id="5944"/>
      </w:del>
    </w:p>
    <w:p w14:paraId="72B3A63C" w14:textId="77777777" w:rsidR="00936468" w:rsidDel="00F32B98" w:rsidRDefault="00936468" w:rsidP="00936468">
      <w:pPr>
        <w:pStyle w:val="Caption"/>
        <w:rPr>
          <w:del w:id="5945" w:author="Peter Simpson" w:date="2018-10-04T09:37:00Z"/>
          <w:noProof/>
        </w:rPr>
      </w:pPr>
      <w:del w:id="5946" w:author="Peter Simpson" w:date="2018-10-04T09:37:00Z">
        <w:r w:rsidDel="00F32B98">
          <w:delText xml:space="preserve">Figure </w:delText>
        </w:r>
        <w:r w:rsidR="00D150C3" w:rsidDel="00F32B98">
          <w:rPr>
            <w:i w:val="0"/>
            <w:iCs w:val="0"/>
          </w:rPr>
          <w:fldChar w:fldCharType="begin"/>
        </w:r>
        <w:r w:rsidDel="00F32B98">
          <w:delInstrText xml:space="preserve"> SEQ Figure \* ARABIC </w:delInstrText>
        </w:r>
        <w:r w:rsidR="00D150C3" w:rsidDel="00F32B98">
          <w:rPr>
            <w:i w:val="0"/>
            <w:iCs w:val="0"/>
          </w:rPr>
          <w:fldChar w:fldCharType="separate"/>
        </w:r>
      </w:del>
      <w:del w:id="5947" w:author="Peter Simpson" w:date="2018-10-03T11:45:00Z">
        <w:r w:rsidR="00E075C1" w:rsidDel="002152E8">
          <w:rPr>
            <w:noProof/>
          </w:rPr>
          <w:delText>4</w:delText>
        </w:r>
      </w:del>
      <w:del w:id="5948" w:author="Peter Simpson" w:date="2018-10-04T09:37:00Z">
        <w:r w:rsidR="00D150C3" w:rsidDel="00F32B98">
          <w:rPr>
            <w:i w:val="0"/>
            <w:iCs w:val="0"/>
          </w:rPr>
          <w:fldChar w:fldCharType="end"/>
        </w:r>
        <w:r w:rsidDel="00F32B98">
          <w:rPr>
            <w:noProof/>
          </w:rPr>
          <w:delText xml:space="preserve"> - Utility to configure the number of drivers of each device type</w:delText>
        </w:r>
        <w:bookmarkStart w:id="5949" w:name="_Toc526409309"/>
        <w:bookmarkStart w:id="5950" w:name="_Toc526410534"/>
        <w:bookmarkStart w:id="5951" w:name="_Toc526413616"/>
        <w:bookmarkStart w:id="5952" w:name="_Toc526413867"/>
        <w:bookmarkEnd w:id="5949"/>
        <w:bookmarkEnd w:id="5950"/>
        <w:bookmarkEnd w:id="5951"/>
        <w:bookmarkEnd w:id="5952"/>
      </w:del>
    </w:p>
    <w:p w14:paraId="70FD4999" w14:textId="77777777" w:rsidR="00C37132" w:rsidDel="00F32B98" w:rsidRDefault="00C37132" w:rsidP="00C37132">
      <w:pPr>
        <w:keepNext/>
        <w:rPr>
          <w:del w:id="5953" w:author="Peter Simpson" w:date="2018-10-04T09:37:00Z"/>
        </w:rPr>
      </w:pPr>
      <w:del w:id="5954" w:author="Peter Simpson" w:date="2018-10-04T09:37:00Z">
        <w:r w:rsidDel="00F32B98">
          <w:rPr>
            <w:noProof/>
            <w:lang w:val="en-US" w:eastAsia="en-US"/>
          </w:rPr>
          <w:drawing>
            <wp:inline distT="0" distB="0" distL="0" distR="0" wp14:anchorId="52B43D09" wp14:editId="67967150">
              <wp:extent cx="5943600" cy="371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3716655"/>
                      </a:xfrm>
                      <a:prstGeom prst="rect">
                        <a:avLst/>
                      </a:prstGeom>
                    </pic:spPr>
                  </pic:pic>
                </a:graphicData>
              </a:graphic>
            </wp:inline>
          </w:drawing>
        </w:r>
        <w:bookmarkStart w:id="5955" w:name="_Toc526409310"/>
        <w:bookmarkStart w:id="5956" w:name="_Toc526410535"/>
        <w:bookmarkStart w:id="5957" w:name="_Toc526413617"/>
        <w:bookmarkStart w:id="5958" w:name="_Toc526413868"/>
        <w:bookmarkEnd w:id="5955"/>
        <w:bookmarkEnd w:id="5956"/>
        <w:bookmarkEnd w:id="5957"/>
        <w:bookmarkEnd w:id="5958"/>
      </w:del>
    </w:p>
    <w:p w14:paraId="3FFD71E3" w14:textId="77777777" w:rsidR="00C37132" w:rsidRPr="00C37132" w:rsidDel="00F32B98" w:rsidRDefault="00C37132" w:rsidP="00C37132">
      <w:pPr>
        <w:pStyle w:val="Caption"/>
        <w:rPr>
          <w:del w:id="5959" w:author="Peter Simpson" w:date="2018-10-04T09:37:00Z"/>
        </w:rPr>
      </w:pPr>
      <w:del w:id="5960" w:author="Peter Simpson" w:date="2018-10-04T09:37:00Z">
        <w:r w:rsidDel="00F32B98">
          <w:delText xml:space="preserve">Figure </w:delText>
        </w:r>
        <w:r w:rsidR="00D150C3" w:rsidDel="00F32B98">
          <w:rPr>
            <w:i w:val="0"/>
            <w:iCs w:val="0"/>
          </w:rPr>
          <w:fldChar w:fldCharType="begin"/>
        </w:r>
        <w:r w:rsidDel="00F32B98">
          <w:delInstrText xml:space="preserve"> SEQ Figure \* ARABIC </w:delInstrText>
        </w:r>
        <w:r w:rsidR="00D150C3" w:rsidDel="00F32B98">
          <w:rPr>
            <w:i w:val="0"/>
            <w:iCs w:val="0"/>
          </w:rPr>
          <w:fldChar w:fldCharType="separate"/>
        </w:r>
      </w:del>
      <w:del w:id="5961" w:author="Peter Simpson" w:date="2018-10-03T11:45:00Z">
        <w:r w:rsidR="00E075C1" w:rsidDel="002152E8">
          <w:rPr>
            <w:noProof/>
          </w:rPr>
          <w:delText>5</w:delText>
        </w:r>
      </w:del>
      <w:del w:id="5962" w:author="Peter Simpson" w:date="2018-10-04T09:37:00Z">
        <w:r w:rsidR="00D150C3" w:rsidDel="00F32B98">
          <w:rPr>
            <w:i w:val="0"/>
            <w:iCs w:val="0"/>
          </w:rPr>
          <w:fldChar w:fldCharType="end"/>
        </w:r>
        <w:r w:rsidDel="00F32B98">
          <w:rPr>
            <w:noProof/>
          </w:rPr>
          <w:delText xml:space="preserve"> - Remote client configuration form</w:delText>
        </w:r>
        <w:bookmarkStart w:id="5963" w:name="_Toc526409311"/>
        <w:bookmarkStart w:id="5964" w:name="_Toc526410536"/>
        <w:bookmarkStart w:id="5965" w:name="_Toc526413618"/>
        <w:bookmarkStart w:id="5966" w:name="_Toc526413869"/>
        <w:bookmarkEnd w:id="5963"/>
        <w:bookmarkEnd w:id="5964"/>
        <w:bookmarkEnd w:id="5965"/>
        <w:bookmarkEnd w:id="5966"/>
      </w:del>
    </w:p>
    <w:p w14:paraId="7906DC51" w14:textId="77777777" w:rsidR="00F00FE3" w:rsidDel="00F32B98" w:rsidRDefault="00496B8F">
      <w:pPr>
        <w:pStyle w:val="Heading3"/>
        <w:rPr>
          <w:del w:id="5967" w:author="Peter Simpson" w:date="2018-10-04T09:37:00Z"/>
        </w:rPr>
        <w:pPrChange w:id="5968" w:author="Peter Simpson" w:date="2018-10-03T12:30:00Z">
          <w:pPr>
            <w:pStyle w:val="Heading4"/>
          </w:pPr>
        </w:pPrChange>
      </w:pPr>
      <w:del w:id="5969" w:author="Peter Simpson" w:date="2018-10-04T09:37:00Z">
        <w:r w:rsidDel="00F32B98">
          <w:delText>Communication with the Remote Server</w:delText>
        </w:r>
        <w:bookmarkStart w:id="5970" w:name="_Toc526409312"/>
        <w:bookmarkStart w:id="5971" w:name="_Toc526410537"/>
        <w:bookmarkStart w:id="5972" w:name="_Toc526413619"/>
        <w:bookmarkStart w:id="5973" w:name="_Toc526413870"/>
        <w:bookmarkEnd w:id="5970"/>
        <w:bookmarkEnd w:id="5971"/>
        <w:bookmarkEnd w:id="5972"/>
        <w:bookmarkEnd w:id="5973"/>
      </w:del>
    </w:p>
    <w:p w14:paraId="173EFAE0" w14:textId="77777777" w:rsidR="00B831A7" w:rsidDel="00F32B98" w:rsidRDefault="00E44BC4" w:rsidP="00B831A7">
      <w:pPr>
        <w:rPr>
          <w:del w:id="5974" w:author="Peter Simpson" w:date="2018-10-04T09:37:00Z"/>
        </w:rPr>
      </w:pPr>
      <w:del w:id="5975" w:author="Peter Simpson" w:date="2018-10-04T09:37:00Z">
        <w:r w:rsidDel="00F32B98">
          <w:delText>The service type</w:delText>
        </w:r>
        <w:r w:rsidR="00B831A7" w:rsidDel="00F32B98">
          <w:delText xml:space="preserve"> (HTTP/HTTPS)</w:delText>
        </w:r>
        <w:r w:rsidDel="00F32B98">
          <w:delText xml:space="preserve">, IP address and port </w:delText>
        </w:r>
        <w:r w:rsidR="00C37132" w:rsidDel="00F32B98">
          <w:delText xml:space="preserve">set on the configuration form must </w:delText>
        </w:r>
        <w:r w:rsidDel="00F32B98">
          <w:delText>match the values used when configuring the Remote Server.</w:delText>
        </w:r>
        <w:r w:rsidR="001F606D" w:rsidDel="00F32B98">
          <w:delText xml:space="preserve"> </w:delText>
        </w:r>
        <w:bookmarkStart w:id="5976" w:name="_Toc526409313"/>
        <w:bookmarkStart w:id="5977" w:name="_Toc526410538"/>
        <w:bookmarkStart w:id="5978" w:name="_Toc526413620"/>
        <w:bookmarkStart w:id="5979" w:name="_Toc526413871"/>
        <w:bookmarkEnd w:id="5976"/>
        <w:bookmarkEnd w:id="5977"/>
        <w:bookmarkEnd w:id="5978"/>
        <w:bookmarkEnd w:id="5979"/>
      </w:del>
    </w:p>
    <w:p w14:paraId="662B2922" w14:textId="77777777" w:rsidR="00B831A7" w:rsidDel="00F32B98" w:rsidRDefault="00B831A7" w:rsidP="00B831A7">
      <w:pPr>
        <w:rPr>
          <w:del w:id="5980" w:author="Peter Simpson" w:date="2018-10-04T09:37:00Z"/>
        </w:rPr>
      </w:pPr>
      <w:del w:id="5981" w:author="Peter Simpson" w:date="2018-10-04T09:37:00Z">
        <w:r w:rsidDel="00F32B98">
          <w:delText>Notes</w:delText>
        </w:r>
        <w:bookmarkStart w:id="5982" w:name="_Toc526409314"/>
        <w:bookmarkStart w:id="5983" w:name="_Toc526410539"/>
        <w:bookmarkStart w:id="5984" w:name="_Toc526413621"/>
        <w:bookmarkStart w:id="5985" w:name="_Toc526413872"/>
        <w:bookmarkEnd w:id="5982"/>
        <w:bookmarkEnd w:id="5983"/>
        <w:bookmarkEnd w:id="5984"/>
        <w:bookmarkEnd w:id="5985"/>
      </w:del>
    </w:p>
    <w:p w14:paraId="20D5DB50" w14:textId="77777777" w:rsidR="00B831A7" w:rsidDel="00F32B98" w:rsidRDefault="00B831A7" w:rsidP="00E44BC4">
      <w:pPr>
        <w:pStyle w:val="ListParagraph"/>
        <w:numPr>
          <w:ilvl w:val="0"/>
          <w:numId w:val="21"/>
        </w:numPr>
        <w:rPr>
          <w:del w:id="5986" w:author="Peter Simpson" w:date="2018-10-04T09:37:00Z"/>
        </w:rPr>
      </w:pPr>
      <w:del w:id="5987" w:author="Peter Simpson" w:date="2018-10-04T09:37:00Z">
        <w:r w:rsidDel="00F32B98">
          <w:delText>T</w:delText>
        </w:r>
        <w:r w:rsidR="001F606D" w:rsidRPr="00E44BC4" w:rsidDel="00F32B98">
          <w:delText xml:space="preserve">he remote server itself only supports </w:delText>
        </w:r>
        <w:r w:rsidDel="00F32B98">
          <w:delText>HTTP</w:delText>
        </w:r>
        <w:r w:rsidR="00F00FE3" w:rsidRPr="00E44BC4" w:rsidDel="00F32B98">
          <w:delText xml:space="preserve">, see </w:delText>
        </w:r>
        <w:r w:rsidDel="00F32B98">
          <w:delText>S</w:delText>
        </w:r>
        <w:r w:rsidR="00F00FE3" w:rsidRPr="00E44BC4" w:rsidDel="00F32B98">
          <w:delText xml:space="preserve">ection </w:delText>
        </w:r>
        <w:r w:rsidR="00D150C3" w:rsidRPr="00E44BC4" w:rsidDel="00F32B98">
          <w:fldChar w:fldCharType="begin"/>
        </w:r>
        <w:r w:rsidR="00F00FE3" w:rsidRPr="00E44BC4" w:rsidDel="00F32B98">
          <w:delInstrText xml:space="preserve"> REF _Ref525215886 \r \h </w:delInstrText>
        </w:r>
        <w:r w:rsidR="00D150C3" w:rsidRPr="00E44BC4" w:rsidDel="00F32B98">
          <w:fldChar w:fldCharType="separate"/>
        </w:r>
      </w:del>
      <w:del w:id="5988" w:author="Peter Simpson" w:date="2018-10-03T22:09:00Z">
        <w:r w:rsidR="00E075C1" w:rsidDel="00412CC2">
          <w:delText>2.3</w:delText>
        </w:r>
      </w:del>
      <w:del w:id="5989" w:author="Peter Simpson" w:date="2018-10-04T09:37:00Z">
        <w:r w:rsidR="00D150C3" w:rsidRPr="00E44BC4" w:rsidDel="00F32B98">
          <w:fldChar w:fldCharType="end"/>
        </w:r>
        <w:r w:rsidDel="00F32B98">
          <w:delText xml:space="preserve"> </w:delText>
        </w:r>
        <w:r w:rsidR="00D150C3" w:rsidDel="00F32B98">
          <w:fldChar w:fldCharType="begin"/>
        </w:r>
        <w:r w:rsidDel="00F32B98">
          <w:delInstrText xml:space="preserve"> REF _Ref525225108 \h </w:delInstrText>
        </w:r>
      </w:del>
      <w:del w:id="5990" w:author="Peter Simpson" w:date="2018-10-03T22:09:00Z">
        <w:r w:rsidR="00D150C3" w:rsidDel="00F32B98">
          <w:fldChar w:fldCharType="separate"/>
        </w:r>
        <w:r w:rsidR="00E075C1" w:rsidDel="00412CC2">
          <w:delText>Security and the Real World</w:delText>
        </w:r>
      </w:del>
      <w:del w:id="5991" w:author="Peter Simpson" w:date="2018-10-04T09:37:00Z">
        <w:r w:rsidR="00D150C3" w:rsidDel="00F32B98">
          <w:fldChar w:fldCharType="end"/>
        </w:r>
        <w:bookmarkStart w:id="5992" w:name="_Toc526409315"/>
        <w:bookmarkStart w:id="5993" w:name="_Toc526410540"/>
        <w:bookmarkStart w:id="5994" w:name="_Toc526413622"/>
        <w:bookmarkStart w:id="5995" w:name="_Toc526413873"/>
        <w:bookmarkEnd w:id="5992"/>
        <w:bookmarkEnd w:id="5993"/>
        <w:bookmarkEnd w:id="5994"/>
        <w:bookmarkEnd w:id="5995"/>
      </w:del>
    </w:p>
    <w:p w14:paraId="474B5D5C" w14:textId="77777777" w:rsidR="001F606D" w:rsidRPr="001F606D" w:rsidDel="00F32B98" w:rsidRDefault="001F606D" w:rsidP="00E44BC4">
      <w:pPr>
        <w:pStyle w:val="ListParagraph"/>
        <w:numPr>
          <w:ilvl w:val="0"/>
          <w:numId w:val="21"/>
        </w:numPr>
        <w:rPr>
          <w:del w:id="5996" w:author="Peter Simpson" w:date="2018-10-04T09:37:00Z"/>
        </w:rPr>
      </w:pPr>
      <w:del w:id="5997" w:author="Peter Simpson" w:date="2018-10-04T09:37:00Z">
        <w:r w:rsidRPr="001F606D" w:rsidDel="00F32B98">
          <w:delText xml:space="preserve">For testing its fine to run the driver and the remote server on the same PC and </w:delText>
        </w:r>
        <w:r w:rsidR="00E44BC4" w:rsidDel="00F32B98">
          <w:delText xml:space="preserve">to use </w:delText>
        </w:r>
        <w:r w:rsidRPr="001F606D" w:rsidDel="00F32B98">
          <w:delText xml:space="preserve">localhost </w:delText>
        </w:r>
        <w:r w:rsidR="00E44BC4" w:rsidDel="00F32B98">
          <w:delText xml:space="preserve">as the IP </w:delText>
        </w:r>
        <w:r w:rsidRPr="001F606D" w:rsidDel="00F32B98">
          <w:delText xml:space="preserve">address </w:delText>
        </w:r>
        <w:r w:rsidR="00E44BC4" w:rsidDel="00F32B98">
          <w:delText>for both clients and server</w:delText>
        </w:r>
        <w:bookmarkStart w:id="5998" w:name="_Toc526409316"/>
        <w:bookmarkStart w:id="5999" w:name="_Toc526410541"/>
        <w:bookmarkStart w:id="6000" w:name="_Toc526413623"/>
        <w:bookmarkStart w:id="6001" w:name="_Toc526413874"/>
        <w:bookmarkEnd w:id="5998"/>
        <w:bookmarkEnd w:id="5999"/>
        <w:bookmarkEnd w:id="6000"/>
        <w:bookmarkEnd w:id="6001"/>
      </w:del>
    </w:p>
    <w:p w14:paraId="31496F56" w14:textId="77777777" w:rsidR="001F606D" w:rsidDel="00F32B98" w:rsidRDefault="00B831A7" w:rsidP="00E44BC4">
      <w:pPr>
        <w:rPr>
          <w:del w:id="6002" w:author="Peter Simpson" w:date="2018-10-04T09:37:00Z"/>
        </w:rPr>
      </w:pPr>
      <w:del w:id="6003" w:author="Peter Simpson" w:date="2018-10-04T09:37:00Z">
        <w:r w:rsidDel="00F32B98">
          <w:delText xml:space="preserve">There are two communication timeouts, one for standard </w:delText>
        </w:r>
        <w:r w:rsidR="001F606D" w:rsidDel="00F32B98">
          <w:delText xml:space="preserve">response commands such as CanXXX properties and </w:delText>
        </w:r>
        <w:r w:rsidDel="00F32B98">
          <w:delText xml:space="preserve">one for </w:delText>
        </w:r>
        <w:r w:rsidR="001F606D" w:rsidDel="00F32B98">
          <w:delText xml:space="preserve">slow response commands such as </w:delText>
        </w:r>
        <w:r w:rsidDel="00F32B98">
          <w:delText>Telescope.</w:delText>
        </w:r>
        <w:r w:rsidR="001F606D" w:rsidDel="00F32B98">
          <w:delText>SlewToCoordinates.</w:delText>
        </w:r>
        <w:r w:rsidDel="00F32B98">
          <w:delText xml:space="preserve"> The standard response timeout default should suit most </w:delText>
        </w:r>
        <w:r w:rsidR="00CC39D1" w:rsidDel="00F32B98">
          <w:delText>requirements,</w:delText>
        </w:r>
        <w:r w:rsidDel="00F32B98">
          <w:delText xml:space="preserve"> but you may need to increase the slow response timeout depending on the longest command completion time expected under normal circumstances for your remote device.</w:delText>
        </w:r>
        <w:bookmarkStart w:id="6004" w:name="_Toc526409317"/>
        <w:bookmarkStart w:id="6005" w:name="_Toc526410542"/>
        <w:bookmarkStart w:id="6006" w:name="_Toc526413624"/>
        <w:bookmarkStart w:id="6007" w:name="_Toc526413875"/>
        <w:bookmarkEnd w:id="6004"/>
        <w:bookmarkEnd w:id="6005"/>
        <w:bookmarkEnd w:id="6006"/>
        <w:bookmarkEnd w:id="6007"/>
      </w:del>
    </w:p>
    <w:p w14:paraId="6940F2B5" w14:textId="77777777" w:rsidR="00C37132" w:rsidDel="00F32B98" w:rsidRDefault="00C37132">
      <w:pPr>
        <w:pStyle w:val="Heading3"/>
        <w:rPr>
          <w:del w:id="6008" w:author="Peter Simpson" w:date="2018-10-04T09:37:00Z"/>
        </w:rPr>
        <w:pPrChange w:id="6009" w:author="Peter Simpson" w:date="2018-10-03T12:30:00Z">
          <w:pPr>
            <w:pStyle w:val="Heading4"/>
          </w:pPr>
        </w:pPrChange>
      </w:pPr>
      <w:del w:id="6010" w:author="Peter Simpson" w:date="2018-10-04T09:37:00Z">
        <w:r w:rsidDel="00F32B98">
          <w:delText>Authentication</w:delText>
        </w:r>
        <w:bookmarkStart w:id="6011" w:name="_Toc526409318"/>
        <w:bookmarkStart w:id="6012" w:name="_Toc526410543"/>
        <w:bookmarkStart w:id="6013" w:name="_Toc526413625"/>
        <w:bookmarkStart w:id="6014" w:name="_Toc526413876"/>
        <w:bookmarkEnd w:id="6011"/>
        <w:bookmarkEnd w:id="6012"/>
        <w:bookmarkEnd w:id="6013"/>
        <w:bookmarkEnd w:id="6014"/>
      </w:del>
    </w:p>
    <w:p w14:paraId="7BABF9FE" w14:textId="77777777" w:rsidR="00311B10" w:rsidDel="00311B10" w:rsidRDefault="00C37132" w:rsidP="00C26D9E">
      <w:pPr>
        <w:rPr>
          <w:del w:id="6015" w:author="Peter Simpson" w:date="2018-10-03T13:17:00Z"/>
        </w:rPr>
      </w:pPr>
      <w:del w:id="6016" w:author="Peter Simpson" w:date="2018-10-04T09:37:00Z">
        <w:r w:rsidDel="00F32B98">
          <w:delText xml:space="preserve">The </w:delText>
        </w:r>
        <w:r w:rsidR="00FE27CD" w:rsidDel="00F32B98">
          <w:delText xml:space="preserve">username and password </w:delText>
        </w:r>
        <w:r w:rsidDel="00F32B98">
          <w:delText xml:space="preserve">fields allow </w:delText>
        </w:r>
        <w:r w:rsidR="00FE27CD" w:rsidDel="00F32B98">
          <w:delText xml:space="preserve">authentication </w:delText>
        </w:r>
        <w:r w:rsidDel="00F32B98">
          <w:delText>credentials for the remote server to be configured. Any values entered are encrypted before being persisted in the Profile. These fields are o</w:delText>
        </w:r>
        <w:r w:rsidR="00FE27CD" w:rsidRPr="00FE27CD" w:rsidDel="00F32B98">
          <w:delText xml:space="preserve">nly required if Apache or some other web server is used to proxy incoming </w:delText>
        </w:r>
        <w:r w:rsidR="00FE27CD" w:rsidDel="00F32B98">
          <w:delText xml:space="preserve">remote device server </w:delText>
        </w:r>
        <w:r w:rsidR="00FE27CD" w:rsidRPr="00FE27CD" w:rsidDel="00F32B98">
          <w:delText>connections</w:delText>
        </w:r>
        <w:r w:rsidR="001C3B77" w:rsidDel="00F32B98">
          <w:delText xml:space="preserve"> and </w:delText>
        </w:r>
        <w:r w:rsidDel="00F32B98">
          <w:delText xml:space="preserve">it </w:delText>
        </w:r>
        <w:r w:rsidR="001C3B77" w:rsidDel="00F32B98">
          <w:delText xml:space="preserve">has been configured to require a password to access the </w:delText>
        </w:r>
        <w:r w:rsidDel="00F32B98">
          <w:delText xml:space="preserve">remote server </w:delText>
        </w:r>
        <w:r w:rsidR="001C3B77" w:rsidDel="00F32B98">
          <w:delText>URIs.</w:delText>
        </w:r>
      </w:del>
      <w:bookmarkStart w:id="6017" w:name="_Toc526336530"/>
      <w:bookmarkStart w:id="6018" w:name="_Toc526336699"/>
      <w:bookmarkStart w:id="6019" w:name="_Toc526336869"/>
      <w:bookmarkStart w:id="6020" w:name="_Toc526337039"/>
      <w:bookmarkStart w:id="6021" w:name="_Toc526337205"/>
      <w:bookmarkStart w:id="6022" w:name="_Toc526360997"/>
      <w:bookmarkStart w:id="6023" w:name="_Toc526362103"/>
      <w:bookmarkStart w:id="6024" w:name="_Toc526362190"/>
      <w:bookmarkStart w:id="6025" w:name="_Toc526367948"/>
      <w:bookmarkStart w:id="6026" w:name="_Toc526408330"/>
      <w:bookmarkStart w:id="6027" w:name="_Toc526408475"/>
      <w:bookmarkStart w:id="6028" w:name="_Toc526408562"/>
      <w:bookmarkStart w:id="6029" w:name="_Toc526408649"/>
      <w:bookmarkStart w:id="6030" w:name="_Toc526409319"/>
      <w:bookmarkStart w:id="6031" w:name="_Toc526410544"/>
      <w:bookmarkStart w:id="6032" w:name="_Toc526413626"/>
      <w:bookmarkStart w:id="6033" w:name="_Toc526413877"/>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p>
    <w:p w14:paraId="0FA2893A" w14:textId="77777777" w:rsidR="00CC7CAD" w:rsidDel="00ED4678" w:rsidRDefault="00CC7CAD">
      <w:pPr>
        <w:pStyle w:val="Heading1"/>
        <w:rPr>
          <w:del w:id="6034" w:author="Peter Simpson" w:date="2018-10-03T09:45:00Z"/>
        </w:rPr>
        <w:pPrChange w:id="6035" w:author="Peter Simpson" w:date="2018-10-03T13:03:00Z">
          <w:pPr>
            <w:pStyle w:val="Heading2"/>
          </w:pPr>
        </w:pPrChange>
      </w:pPr>
      <w:del w:id="6036" w:author="Peter Simpson" w:date="2018-10-03T09:45:00Z">
        <w:r w:rsidDel="00ED4678">
          <w:delText>API Documentation</w:delText>
        </w:r>
        <w:bookmarkStart w:id="6037" w:name="_Toc526332310"/>
        <w:bookmarkStart w:id="6038" w:name="_Toc526332475"/>
        <w:bookmarkStart w:id="6039" w:name="_Toc526332639"/>
        <w:bookmarkStart w:id="6040" w:name="_Toc526332803"/>
        <w:bookmarkStart w:id="6041" w:name="_Toc526332973"/>
        <w:bookmarkStart w:id="6042" w:name="_Toc526333143"/>
        <w:bookmarkStart w:id="6043" w:name="_Toc526333307"/>
        <w:bookmarkStart w:id="6044" w:name="_Toc526333477"/>
        <w:bookmarkStart w:id="6045" w:name="_Toc526333642"/>
        <w:bookmarkStart w:id="6046" w:name="_Toc526333805"/>
        <w:bookmarkStart w:id="6047" w:name="_Toc526333968"/>
        <w:bookmarkStart w:id="6048" w:name="_Toc526334131"/>
        <w:bookmarkStart w:id="6049" w:name="_Toc526334295"/>
        <w:bookmarkStart w:id="6050" w:name="_Toc526334458"/>
        <w:bookmarkStart w:id="6051" w:name="_Toc526334621"/>
        <w:bookmarkStart w:id="6052" w:name="_Toc526334785"/>
        <w:bookmarkStart w:id="6053" w:name="_Toc526334949"/>
        <w:bookmarkStart w:id="6054" w:name="_Toc526335115"/>
        <w:bookmarkStart w:id="6055" w:name="_Toc526335280"/>
        <w:bookmarkStart w:id="6056" w:name="_Toc526335443"/>
        <w:bookmarkStart w:id="6057" w:name="_Toc526335605"/>
        <w:bookmarkStart w:id="6058" w:name="_Toc526335768"/>
        <w:bookmarkStart w:id="6059" w:name="_Toc526335930"/>
        <w:bookmarkStart w:id="6060" w:name="_Toc526336073"/>
        <w:bookmarkStart w:id="6061" w:name="_Toc526336217"/>
        <w:bookmarkStart w:id="6062" w:name="_Toc526336360"/>
        <w:bookmarkStart w:id="6063" w:name="_Toc526336531"/>
        <w:bookmarkStart w:id="6064" w:name="_Toc526336700"/>
        <w:bookmarkStart w:id="6065" w:name="_Toc526336870"/>
        <w:bookmarkStart w:id="6066" w:name="_Toc526337040"/>
        <w:bookmarkStart w:id="6067" w:name="_Toc526337206"/>
        <w:bookmarkStart w:id="6068" w:name="_Toc526360998"/>
        <w:bookmarkStart w:id="6069" w:name="_Toc526362104"/>
        <w:bookmarkStart w:id="6070" w:name="_Toc526362191"/>
        <w:bookmarkStart w:id="6071" w:name="_Toc526367949"/>
        <w:bookmarkStart w:id="6072" w:name="_Toc526408331"/>
        <w:bookmarkStart w:id="6073" w:name="_Toc526408476"/>
        <w:bookmarkStart w:id="6074" w:name="_Toc526408563"/>
        <w:bookmarkStart w:id="6075" w:name="_Toc526408650"/>
        <w:bookmarkStart w:id="6076" w:name="_Toc526409320"/>
        <w:bookmarkStart w:id="6077" w:name="_Toc526410545"/>
        <w:bookmarkStart w:id="6078" w:name="_Toc526413627"/>
        <w:bookmarkStart w:id="6079" w:name="_Toc526413878"/>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del>
    </w:p>
    <w:p w14:paraId="69772499" w14:textId="77777777" w:rsidR="00CC7CAD" w:rsidDel="00ED4678" w:rsidRDefault="00CC7CAD">
      <w:pPr>
        <w:pStyle w:val="Heading1"/>
        <w:rPr>
          <w:del w:id="6080" w:author="Peter Simpson" w:date="2018-10-03T09:45:00Z"/>
        </w:rPr>
        <w:pPrChange w:id="6081" w:author="Peter Simpson" w:date="2018-10-03T13:03:00Z">
          <w:pPr/>
        </w:pPrChange>
      </w:pPr>
      <w:del w:id="6082" w:author="Peter Simpson" w:date="2018-10-03T09:45:00Z">
        <w:r w:rsidDel="00ED4678">
          <w:delText>The Remote Server APIs are documented using the Swagger toolset and are available through URLs on the ASCOM Standards web site. The device access API is documented here:</w:delText>
        </w:r>
        <w:bookmarkStart w:id="6083" w:name="_Toc526332311"/>
        <w:bookmarkStart w:id="6084" w:name="_Toc526332476"/>
        <w:bookmarkStart w:id="6085" w:name="_Toc526332640"/>
        <w:bookmarkStart w:id="6086" w:name="_Toc526332804"/>
        <w:bookmarkStart w:id="6087" w:name="_Toc526332974"/>
        <w:bookmarkStart w:id="6088" w:name="_Toc526333144"/>
        <w:bookmarkStart w:id="6089" w:name="_Toc526333308"/>
        <w:bookmarkStart w:id="6090" w:name="_Toc526333478"/>
        <w:bookmarkStart w:id="6091" w:name="_Toc526333643"/>
        <w:bookmarkStart w:id="6092" w:name="_Toc526333806"/>
        <w:bookmarkStart w:id="6093" w:name="_Toc526333969"/>
        <w:bookmarkStart w:id="6094" w:name="_Toc526334132"/>
        <w:bookmarkStart w:id="6095" w:name="_Toc526334296"/>
        <w:bookmarkStart w:id="6096" w:name="_Toc526334459"/>
        <w:bookmarkStart w:id="6097" w:name="_Toc526334622"/>
        <w:bookmarkStart w:id="6098" w:name="_Toc526334786"/>
        <w:bookmarkStart w:id="6099" w:name="_Toc526334950"/>
        <w:bookmarkStart w:id="6100" w:name="_Toc526335116"/>
        <w:bookmarkStart w:id="6101" w:name="_Toc526335281"/>
        <w:bookmarkStart w:id="6102" w:name="_Toc526335444"/>
        <w:bookmarkStart w:id="6103" w:name="_Toc526335606"/>
        <w:bookmarkStart w:id="6104" w:name="_Toc526335769"/>
        <w:bookmarkStart w:id="6105" w:name="_Toc526335931"/>
        <w:bookmarkStart w:id="6106" w:name="_Toc526336074"/>
        <w:bookmarkStart w:id="6107" w:name="_Toc526336218"/>
        <w:bookmarkStart w:id="6108" w:name="_Toc526336361"/>
        <w:bookmarkStart w:id="6109" w:name="_Toc526336532"/>
        <w:bookmarkStart w:id="6110" w:name="_Toc526336701"/>
        <w:bookmarkStart w:id="6111" w:name="_Toc526336871"/>
        <w:bookmarkStart w:id="6112" w:name="_Toc526337041"/>
        <w:bookmarkStart w:id="6113" w:name="_Toc526337207"/>
        <w:bookmarkStart w:id="6114" w:name="_Toc526360999"/>
        <w:bookmarkStart w:id="6115" w:name="_Toc526362105"/>
        <w:bookmarkStart w:id="6116" w:name="_Toc526362192"/>
        <w:bookmarkStart w:id="6117" w:name="_Toc526367950"/>
        <w:bookmarkStart w:id="6118" w:name="_Toc526408332"/>
        <w:bookmarkStart w:id="6119" w:name="_Toc526408477"/>
        <w:bookmarkStart w:id="6120" w:name="_Toc526408564"/>
        <w:bookmarkStart w:id="6121" w:name="_Toc526408651"/>
        <w:bookmarkStart w:id="6122" w:name="_Toc526409321"/>
        <w:bookmarkStart w:id="6123" w:name="_Toc526410546"/>
        <w:bookmarkStart w:id="6124" w:name="_Toc526413628"/>
        <w:bookmarkStart w:id="6125" w:name="_Toc526413879"/>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del>
    </w:p>
    <w:p w14:paraId="1AC3FA12" w14:textId="77777777" w:rsidR="00CC7CAD" w:rsidDel="00ED4678" w:rsidRDefault="00463C06">
      <w:pPr>
        <w:pStyle w:val="Heading1"/>
        <w:rPr>
          <w:del w:id="6126" w:author="Peter Simpson" w:date="2018-10-03T09:45:00Z"/>
        </w:rPr>
        <w:pPrChange w:id="6127" w:author="Peter Simpson" w:date="2018-10-03T13:03:00Z">
          <w:pPr>
            <w:jc w:val="center"/>
          </w:pPr>
        </w:pPrChange>
      </w:pPr>
      <w:del w:id="6128" w:author="Peter Simpson" w:date="2018-10-03T09:45:00Z">
        <w:r w:rsidDel="00ED4678">
          <w:rPr>
            <w:rStyle w:val="Hyperlink"/>
            <w:b w:val="0"/>
            <w:bCs w:val="0"/>
          </w:rPr>
          <w:fldChar w:fldCharType="begin"/>
        </w:r>
        <w:r w:rsidDel="00ED4678">
          <w:rPr>
            <w:rStyle w:val="Hyperlink"/>
          </w:rPr>
          <w:delInstrText xml:space="preserve"> HYPERLINK "https://www.ascom-standards.org/api" </w:delInstrText>
        </w:r>
        <w:r w:rsidDel="00ED4678">
          <w:rPr>
            <w:rStyle w:val="Hyperlink"/>
            <w:b w:val="0"/>
            <w:bCs w:val="0"/>
          </w:rPr>
          <w:fldChar w:fldCharType="separate"/>
        </w:r>
        <w:r w:rsidR="00CC7CAD" w:rsidDel="00ED4678">
          <w:rPr>
            <w:rStyle w:val="Hyperlink"/>
          </w:rPr>
          <w:delText>https://www.ascom-standards.org/api</w:delText>
        </w:r>
        <w:r w:rsidDel="00ED4678">
          <w:rPr>
            <w:rStyle w:val="Hyperlink"/>
            <w:b w:val="0"/>
            <w:bCs w:val="0"/>
          </w:rPr>
          <w:fldChar w:fldCharType="end"/>
        </w:r>
        <w:bookmarkStart w:id="6129" w:name="_Toc526332312"/>
        <w:bookmarkStart w:id="6130" w:name="_Toc526332477"/>
        <w:bookmarkStart w:id="6131" w:name="_Toc526332641"/>
        <w:bookmarkStart w:id="6132" w:name="_Toc526332805"/>
        <w:bookmarkStart w:id="6133" w:name="_Toc526332975"/>
        <w:bookmarkStart w:id="6134" w:name="_Toc526333145"/>
        <w:bookmarkStart w:id="6135" w:name="_Toc526333309"/>
        <w:bookmarkStart w:id="6136" w:name="_Toc526333479"/>
        <w:bookmarkStart w:id="6137" w:name="_Toc526333644"/>
        <w:bookmarkStart w:id="6138" w:name="_Toc526333807"/>
        <w:bookmarkStart w:id="6139" w:name="_Toc526333970"/>
        <w:bookmarkStart w:id="6140" w:name="_Toc526334133"/>
        <w:bookmarkStart w:id="6141" w:name="_Toc526334297"/>
        <w:bookmarkStart w:id="6142" w:name="_Toc526334460"/>
        <w:bookmarkStart w:id="6143" w:name="_Toc526334623"/>
        <w:bookmarkStart w:id="6144" w:name="_Toc526334787"/>
        <w:bookmarkStart w:id="6145" w:name="_Toc526334951"/>
        <w:bookmarkStart w:id="6146" w:name="_Toc526335117"/>
        <w:bookmarkStart w:id="6147" w:name="_Toc526335282"/>
        <w:bookmarkStart w:id="6148" w:name="_Toc526335445"/>
        <w:bookmarkStart w:id="6149" w:name="_Toc526335607"/>
        <w:bookmarkStart w:id="6150" w:name="_Toc526335770"/>
        <w:bookmarkStart w:id="6151" w:name="_Toc526335932"/>
        <w:bookmarkStart w:id="6152" w:name="_Toc526336075"/>
        <w:bookmarkStart w:id="6153" w:name="_Toc526336219"/>
        <w:bookmarkStart w:id="6154" w:name="_Toc526336362"/>
        <w:bookmarkStart w:id="6155" w:name="_Toc526336533"/>
        <w:bookmarkStart w:id="6156" w:name="_Toc526336702"/>
        <w:bookmarkStart w:id="6157" w:name="_Toc526336872"/>
        <w:bookmarkStart w:id="6158" w:name="_Toc526337042"/>
        <w:bookmarkStart w:id="6159" w:name="_Toc526337208"/>
        <w:bookmarkStart w:id="6160" w:name="_Toc526361000"/>
        <w:bookmarkStart w:id="6161" w:name="_Toc526362106"/>
        <w:bookmarkStart w:id="6162" w:name="_Toc526362193"/>
        <w:bookmarkStart w:id="6163" w:name="_Toc526367951"/>
        <w:bookmarkStart w:id="6164" w:name="_Toc526408333"/>
        <w:bookmarkStart w:id="6165" w:name="_Toc526408478"/>
        <w:bookmarkStart w:id="6166" w:name="_Toc526408565"/>
        <w:bookmarkStart w:id="6167" w:name="_Toc526408652"/>
        <w:bookmarkStart w:id="6168" w:name="_Toc526409322"/>
        <w:bookmarkStart w:id="6169" w:name="_Toc526410547"/>
        <w:bookmarkStart w:id="6170" w:name="_Toc526413629"/>
        <w:bookmarkStart w:id="6171" w:name="_Toc526413880"/>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del>
    </w:p>
    <w:p w14:paraId="6B5D3B02" w14:textId="77777777" w:rsidR="00CC7CAD" w:rsidDel="00ED4678" w:rsidRDefault="00CC7CAD">
      <w:pPr>
        <w:pStyle w:val="Heading1"/>
        <w:rPr>
          <w:del w:id="6172" w:author="Peter Simpson" w:date="2018-10-03T09:45:00Z"/>
        </w:rPr>
        <w:pPrChange w:id="6173" w:author="Peter Simpson" w:date="2018-10-03T13:03:00Z">
          <w:pPr/>
        </w:pPrChange>
      </w:pPr>
      <w:del w:id="6174" w:author="Peter Simpson" w:date="2018-10-03T09:45:00Z">
        <w:r w:rsidDel="00ED4678">
          <w:delText>and the server management API is documented here:</w:delText>
        </w:r>
        <w:bookmarkStart w:id="6175" w:name="_Toc526332313"/>
        <w:bookmarkStart w:id="6176" w:name="_Toc526332478"/>
        <w:bookmarkStart w:id="6177" w:name="_Toc526332642"/>
        <w:bookmarkStart w:id="6178" w:name="_Toc526332806"/>
        <w:bookmarkStart w:id="6179" w:name="_Toc526332976"/>
        <w:bookmarkStart w:id="6180" w:name="_Toc526333146"/>
        <w:bookmarkStart w:id="6181" w:name="_Toc526333310"/>
        <w:bookmarkStart w:id="6182" w:name="_Toc526333480"/>
        <w:bookmarkStart w:id="6183" w:name="_Toc526333645"/>
        <w:bookmarkStart w:id="6184" w:name="_Toc526333808"/>
        <w:bookmarkStart w:id="6185" w:name="_Toc526333971"/>
        <w:bookmarkStart w:id="6186" w:name="_Toc526334134"/>
        <w:bookmarkStart w:id="6187" w:name="_Toc526334298"/>
        <w:bookmarkStart w:id="6188" w:name="_Toc526334461"/>
        <w:bookmarkStart w:id="6189" w:name="_Toc526334624"/>
        <w:bookmarkStart w:id="6190" w:name="_Toc526334788"/>
        <w:bookmarkStart w:id="6191" w:name="_Toc526334952"/>
        <w:bookmarkStart w:id="6192" w:name="_Toc526335118"/>
        <w:bookmarkStart w:id="6193" w:name="_Toc526335283"/>
        <w:bookmarkStart w:id="6194" w:name="_Toc526335446"/>
        <w:bookmarkStart w:id="6195" w:name="_Toc526335608"/>
        <w:bookmarkStart w:id="6196" w:name="_Toc526335771"/>
        <w:bookmarkStart w:id="6197" w:name="_Toc526335933"/>
        <w:bookmarkStart w:id="6198" w:name="_Toc526336076"/>
        <w:bookmarkStart w:id="6199" w:name="_Toc526336220"/>
        <w:bookmarkStart w:id="6200" w:name="_Toc526336363"/>
        <w:bookmarkStart w:id="6201" w:name="_Toc526336534"/>
        <w:bookmarkStart w:id="6202" w:name="_Toc526336703"/>
        <w:bookmarkStart w:id="6203" w:name="_Toc526336873"/>
        <w:bookmarkStart w:id="6204" w:name="_Toc526337043"/>
        <w:bookmarkStart w:id="6205" w:name="_Toc526337209"/>
        <w:bookmarkStart w:id="6206" w:name="_Toc526361001"/>
        <w:bookmarkStart w:id="6207" w:name="_Toc526362107"/>
        <w:bookmarkStart w:id="6208" w:name="_Toc526362194"/>
        <w:bookmarkStart w:id="6209" w:name="_Toc526367952"/>
        <w:bookmarkStart w:id="6210" w:name="_Toc526408334"/>
        <w:bookmarkStart w:id="6211" w:name="_Toc526408479"/>
        <w:bookmarkStart w:id="6212" w:name="_Toc526408566"/>
        <w:bookmarkStart w:id="6213" w:name="_Toc526408653"/>
        <w:bookmarkStart w:id="6214" w:name="_Toc526409323"/>
        <w:bookmarkStart w:id="6215" w:name="_Toc526410548"/>
        <w:bookmarkStart w:id="6216" w:name="_Toc526413630"/>
        <w:bookmarkStart w:id="6217" w:name="_Toc526413881"/>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del>
    </w:p>
    <w:p w14:paraId="72ADBDF3" w14:textId="77777777" w:rsidR="00CC7CAD" w:rsidDel="00ED4678" w:rsidRDefault="00463C06">
      <w:pPr>
        <w:pStyle w:val="Heading1"/>
        <w:rPr>
          <w:del w:id="6218" w:author="Peter Simpson" w:date="2018-10-03T09:45:00Z"/>
        </w:rPr>
        <w:pPrChange w:id="6219" w:author="Peter Simpson" w:date="2018-10-03T13:03:00Z">
          <w:pPr>
            <w:jc w:val="center"/>
          </w:pPr>
        </w:pPrChange>
      </w:pPr>
      <w:del w:id="6220" w:author="Peter Simpson" w:date="2018-10-03T09:45:00Z">
        <w:r w:rsidDel="00ED4678">
          <w:rPr>
            <w:rStyle w:val="Hyperlink"/>
            <w:b w:val="0"/>
            <w:bCs w:val="0"/>
          </w:rPr>
          <w:fldChar w:fldCharType="begin"/>
        </w:r>
        <w:r w:rsidDel="00ED4678">
          <w:rPr>
            <w:rStyle w:val="Hyperlink"/>
          </w:rPr>
          <w:delInstrText xml:space="preserve"> HYPERLINK "https://www.ascom-standards.org/api/server.html" </w:delInstrText>
        </w:r>
        <w:r w:rsidDel="00ED4678">
          <w:rPr>
            <w:rStyle w:val="Hyperlink"/>
            <w:b w:val="0"/>
            <w:bCs w:val="0"/>
          </w:rPr>
          <w:fldChar w:fldCharType="separate"/>
        </w:r>
        <w:r w:rsidR="00CC7CAD" w:rsidDel="00ED4678">
          <w:rPr>
            <w:rStyle w:val="Hyperlink"/>
          </w:rPr>
          <w:delText>https://www.ascom-standards.org/api/server.html</w:delText>
        </w:r>
        <w:r w:rsidDel="00ED4678">
          <w:rPr>
            <w:rStyle w:val="Hyperlink"/>
            <w:b w:val="0"/>
            <w:bCs w:val="0"/>
          </w:rPr>
          <w:fldChar w:fldCharType="end"/>
        </w:r>
        <w:bookmarkStart w:id="6221" w:name="_Toc526332314"/>
        <w:bookmarkStart w:id="6222" w:name="_Toc526332479"/>
        <w:bookmarkStart w:id="6223" w:name="_Toc526332643"/>
        <w:bookmarkStart w:id="6224" w:name="_Toc526332807"/>
        <w:bookmarkStart w:id="6225" w:name="_Toc526332977"/>
        <w:bookmarkStart w:id="6226" w:name="_Toc526333147"/>
        <w:bookmarkStart w:id="6227" w:name="_Toc526333311"/>
        <w:bookmarkStart w:id="6228" w:name="_Toc526333481"/>
        <w:bookmarkStart w:id="6229" w:name="_Toc526333646"/>
        <w:bookmarkStart w:id="6230" w:name="_Toc526333809"/>
        <w:bookmarkStart w:id="6231" w:name="_Toc526333972"/>
        <w:bookmarkStart w:id="6232" w:name="_Toc526334135"/>
        <w:bookmarkStart w:id="6233" w:name="_Toc526334299"/>
        <w:bookmarkStart w:id="6234" w:name="_Toc526334462"/>
        <w:bookmarkStart w:id="6235" w:name="_Toc526334625"/>
        <w:bookmarkStart w:id="6236" w:name="_Toc526334789"/>
        <w:bookmarkStart w:id="6237" w:name="_Toc526334953"/>
        <w:bookmarkStart w:id="6238" w:name="_Toc526335119"/>
        <w:bookmarkStart w:id="6239" w:name="_Toc526335284"/>
        <w:bookmarkStart w:id="6240" w:name="_Toc526335447"/>
        <w:bookmarkStart w:id="6241" w:name="_Toc526335609"/>
        <w:bookmarkStart w:id="6242" w:name="_Toc526335772"/>
        <w:bookmarkStart w:id="6243" w:name="_Toc526335934"/>
        <w:bookmarkStart w:id="6244" w:name="_Toc526336077"/>
        <w:bookmarkStart w:id="6245" w:name="_Toc526336221"/>
        <w:bookmarkStart w:id="6246" w:name="_Toc526336364"/>
        <w:bookmarkStart w:id="6247" w:name="_Toc526336535"/>
        <w:bookmarkStart w:id="6248" w:name="_Toc526336704"/>
        <w:bookmarkStart w:id="6249" w:name="_Toc526336874"/>
        <w:bookmarkStart w:id="6250" w:name="_Toc526337044"/>
        <w:bookmarkStart w:id="6251" w:name="_Toc526337210"/>
        <w:bookmarkStart w:id="6252" w:name="_Toc526361002"/>
        <w:bookmarkStart w:id="6253" w:name="_Toc526362108"/>
        <w:bookmarkStart w:id="6254" w:name="_Toc526362195"/>
        <w:bookmarkStart w:id="6255" w:name="_Toc526367953"/>
        <w:bookmarkStart w:id="6256" w:name="_Toc526408335"/>
        <w:bookmarkStart w:id="6257" w:name="_Toc526408480"/>
        <w:bookmarkStart w:id="6258" w:name="_Toc526408567"/>
        <w:bookmarkStart w:id="6259" w:name="_Toc526408654"/>
        <w:bookmarkStart w:id="6260" w:name="_Toc526409324"/>
        <w:bookmarkStart w:id="6261" w:name="_Toc526410549"/>
        <w:bookmarkStart w:id="6262" w:name="_Toc526413631"/>
        <w:bookmarkStart w:id="6263" w:name="_Toc526413882"/>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del>
    </w:p>
    <w:p w14:paraId="0E5D07CB" w14:textId="77777777" w:rsidR="00CC7CAD" w:rsidDel="00ED4678" w:rsidRDefault="00CC7CAD">
      <w:pPr>
        <w:pStyle w:val="Heading1"/>
        <w:rPr>
          <w:del w:id="6264" w:author="Peter Simpson" w:date="2018-10-03T09:45:00Z"/>
        </w:rPr>
        <w:pPrChange w:id="6265" w:author="Peter Simpson" w:date="2018-10-03T13:03:00Z">
          <w:pPr/>
        </w:pPrChange>
      </w:pPr>
      <w:del w:id="6266" w:author="Peter Simpson" w:date="2018-10-03T09:45:00Z">
        <w:r w:rsidDel="00ED4678">
          <w:delText>To start exploring go to the device access or management API URL and click a grey Show/Hide link to expand one of the sets of methods and then click the blue GET or orange PUT methods for detailed information on that API call.</w:delText>
        </w:r>
        <w:bookmarkStart w:id="6267" w:name="_Toc526332315"/>
        <w:bookmarkStart w:id="6268" w:name="_Toc526332480"/>
        <w:bookmarkStart w:id="6269" w:name="_Toc526332644"/>
        <w:bookmarkStart w:id="6270" w:name="_Toc526332808"/>
        <w:bookmarkStart w:id="6271" w:name="_Toc526332978"/>
        <w:bookmarkStart w:id="6272" w:name="_Toc526333148"/>
        <w:bookmarkStart w:id="6273" w:name="_Toc526333312"/>
        <w:bookmarkStart w:id="6274" w:name="_Toc526333482"/>
        <w:bookmarkStart w:id="6275" w:name="_Toc526333647"/>
        <w:bookmarkStart w:id="6276" w:name="_Toc526333810"/>
        <w:bookmarkStart w:id="6277" w:name="_Toc526333973"/>
        <w:bookmarkStart w:id="6278" w:name="_Toc526334136"/>
        <w:bookmarkStart w:id="6279" w:name="_Toc526334300"/>
        <w:bookmarkStart w:id="6280" w:name="_Toc526334463"/>
        <w:bookmarkStart w:id="6281" w:name="_Toc526334626"/>
        <w:bookmarkStart w:id="6282" w:name="_Toc526334790"/>
        <w:bookmarkStart w:id="6283" w:name="_Toc526334954"/>
        <w:bookmarkStart w:id="6284" w:name="_Toc526335120"/>
        <w:bookmarkStart w:id="6285" w:name="_Toc526335285"/>
        <w:bookmarkStart w:id="6286" w:name="_Toc526335448"/>
        <w:bookmarkStart w:id="6287" w:name="_Toc526335610"/>
        <w:bookmarkStart w:id="6288" w:name="_Toc526335773"/>
        <w:bookmarkStart w:id="6289" w:name="_Toc526335935"/>
        <w:bookmarkStart w:id="6290" w:name="_Toc526336078"/>
        <w:bookmarkStart w:id="6291" w:name="_Toc526336222"/>
        <w:bookmarkStart w:id="6292" w:name="_Toc526336365"/>
        <w:bookmarkStart w:id="6293" w:name="_Toc526336536"/>
        <w:bookmarkStart w:id="6294" w:name="_Toc526336705"/>
        <w:bookmarkStart w:id="6295" w:name="_Toc526336875"/>
        <w:bookmarkStart w:id="6296" w:name="_Toc526337045"/>
        <w:bookmarkStart w:id="6297" w:name="_Toc526337211"/>
        <w:bookmarkStart w:id="6298" w:name="_Toc526361003"/>
        <w:bookmarkStart w:id="6299" w:name="_Toc526362109"/>
        <w:bookmarkStart w:id="6300" w:name="_Toc526362196"/>
        <w:bookmarkStart w:id="6301" w:name="_Toc526367954"/>
        <w:bookmarkStart w:id="6302" w:name="_Toc526408336"/>
        <w:bookmarkStart w:id="6303" w:name="_Toc526408481"/>
        <w:bookmarkStart w:id="6304" w:name="_Toc526408568"/>
        <w:bookmarkStart w:id="6305" w:name="_Toc526408655"/>
        <w:bookmarkStart w:id="6306" w:name="_Toc526409325"/>
        <w:bookmarkStart w:id="6307" w:name="_Toc526410550"/>
        <w:bookmarkStart w:id="6308" w:name="_Toc526413632"/>
        <w:bookmarkStart w:id="6309" w:name="_Toc526413883"/>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del>
    </w:p>
    <w:p w14:paraId="2200BB9B" w14:textId="77777777" w:rsidR="00CC7CAD" w:rsidDel="00ED4678" w:rsidRDefault="00CC7CAD">
      <w:pPr>
        <w:pStyle w:val="Heading1"/>
        <w:rPr>
          <w:del w:id="6310" w:author="Peter Simpson" w:date="2018-10-03T09:45:00Z"/>
        </w:rPr>
        <w:pPrChange w:id="6311" w:author="Peter Simpson" w:date="2018-10-03T13:03:00Z">
          <w:pPr/>
        </w:pPrChange>
      </w:pPr>
      <w:bookmarkStart w:id="6312" w:name="_Toc526332316"/>
      <w:bookmarkStart w:id="6313" w:name="_Toc526332481"/>
      <w:bookmarkStart w:id="6314" w:name="_Toc526332645"/>
      <w:bookmarkStart w:id="6315" w:name="_Toc526332809"/>
      <w:bookmarkStart w:id="6316" w:name="_Toc526332979"/>
      <w:bookmarkStart w:id="6317" w:name="_Toc526333149"/>
      <w:bookmarkStart w:id="6318" w:name="_Toc526333313"/>
      <w:bookmarkStart w:id="6319" w:name="_Toc526333483"/>
      <w:bookmarkStart w:id="6320" w:name="_Toc526333648"/>
      <w:bookmarkStart w:id="6321" w:name="_Toc526333811"/>
      <w:bookmarkStart w:id="6322" w:name="_Toc526333974"/>
      <w:bookmarkStart w:id="6323" w:name="_Toc526334137"/>
      <w:bookmarkStart w:id="6324" w:name="_Toc526334301"/>
      <w:bookmarkStart w:id="6325" w:name="_Toc526334464"/>
      <w:bookmarkStart w:id="6326" w:name="_Toc526334627"/>
      <w:bookmarkStart w:id="6327" w:name="_Toc526334791"/>
      <w:bookmarkStart w:id="6328" w:name="_Toc526334955"/>
      <w:bookmarkStart w:id="6329" w:name="_Toc526335121"/>
      <w:bookmarkStart w:id="6330" w:name="_Toc526335286"/>
      <w:bookmarkStart w:id="6331" w:name="_Toc526335449"/>
      <w:bookmarkStart w:id="6332" w:name="_Toc526335611"/>
      <w:bookmarkStart w:id="6333" w:name="_Toc526335774"/>
      <w:bookmarkStart w:id="6334" w:name="_Toc526335936"/>
      <w:bookmarkStart w:id="6335" w:name="_Toc526336079"/>
      <w:bookmarkStart w:id="6336" w:name="_Toc526336223"/>
      <w:bookmarkStart w:id="6337" w:name="_Toc526336366"/>
      <w:bookmarkStart w:id="6338" w:name="_Toc526336537"/>
      <w:bookmarkStart w:id="6339" w:name="_Toc526336706"/>
      <w:bookmarkStart w:id="6340" w:name="_Toc526336876"/>
      <w:bookmarkStart w:id="6341" w:name="_Toc526337046"/>
      <w:bookmarkStart w:id="6342" w:name="_Toc526337212"/>
      <w:bookmarkStart w:id="6343" w:name="_Toc526361004"/>
      <w:bookmarkStart w:id="6344" w:name="_Toc526362110"/>
      <w:bookmarkStart w:id="6345" w:name="_Toc526362197"/>
      <w:bookmarkStart w:id="6346" w:name="_Toc526367955"/>
      <w:bookmarkStart w:id="6347" w:name="_Toc526408337"/>
      <w:bookmarkStart w:id="6348" w:name="_Toc526408482"/>
      <w:bookmarkStart w:id="6349" w:name="_Toc526408569"/>
      <w:bookmarkStart w:id="6350" w:name="_Toc526408656"/>
      <w:bookmarkStart w:id="6351" w:name="_Toc526409326"/>
      <w:bookmarkStart w:id="6352" w:name="_Toc526410551"/>
      <w:bookmarkStart w:id="6353" w:name="_Toc526413633"/>
      <w:bookmarkStart w:id="6354" w:name="_Toc526413884"/>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p>
    <w:p w14:paraId="112A0061" w14:textId="77777777" w:rsidR="00CC7CAD" w:rsidDel="00ED4678" w:rsidRDefault="00CC7CAD">
      <w:pPr>
        <w:pStyle w:val="Heading1"/>
        <w:rPr>
          <w:del w:id="6355" w:author="Peter Simpson" w:date="2018-10-03T09:45:00Z"/>
        </w:rPr>
        <w:pPrChange w:id="6356" w:author="Peter Simpson" w:date="2018-10-03T13:03:00Z">
          <w:pPr>
            <w:keepNext/>
          </w:pPr>
        </w:pPrChange>
      </w:pPr>
      <w:del w:id="6357" w:author="Peter Simpson" w:date="2018-10-03T09:45:00Z">
        <w:r w:rsidDel="00ED4678">
          <w:rPr>
            <w:b w:val="0"/>
            <w:bCs w:val="0"/>
            <w:noProof/>
            <w:lang w:val="en-US" w:eastAsia="en-US"/>
          </w:rPr>
          <w:drawing>
            <wp:inline distT="0" distB="0" distL="0" distR="0" wp14:anchorId="1185F6B6" wp14:editId="5B566621">
              <wp:extent cx="59436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4040505"/>
                      </a:xfrm>
                      <a:prstGeom prst="rect">
                        <a:avLst/>
                      </a:prstGeom>
                    </pic:spPr>
                  </pic:pic>
                </a:graphicData>
              </a:graphic>
            </wp:inline>
          </w:drawing>
        </w:r>
        <w:bookmarkStart w:id="6358" w:name="_Toc526332317"/>
        <w:bookmarkStart w:id="6359" w:name="_Toc526332482"/>
        <w:bookmarkStart w:id="6360" w:name="_Toc526332646"/>
        <w:bookmarkStart w:id="6361" w:name="_Toc526332810"/>
        <w:bookmarkStart w:id="6362" w:name="_Toc526332980"/>
        <w:bookmarkStart w:id="6363" w:name="_Toc526333150"/>
        <w:bookmarkStart w:id="6364" w:name="_Toc526333314"/>
        <w:bookmarkStart w:id="6365" w:name="_Toc526333484"/>
        <w:bookmarkStart w:id="6366" w:name="_Toc526333649"/>
        <w:bookmarkStart w:id="6367" w:name="_Toc526333812"/>
        <w:bookmarkStart w:id="6368" w:name="_Toc526333975"/>
        <w:bookmarkStart w:id="6369" w:name="_Toc526334138"/>
        <w:bookmarkStart w:id="6370" w:name="_Toc526334302"/>
        <w:bookmarkStart w:id="6371" w:name="_Toc526334465"/>
        <w:bookmarkStart w:id="6372" w:name="_Toc526334628"/>
        <w:bookmarkStart w:id="6373" w:name="_Toc526334792"/>
        <w:bookmarkStart w:id="6374" w:name="_Toc526334956"/>
        <w:bookmarkStart w:id="6375" w:name="_Toc526335122"/>
        <w:bookmarkStart w:id="6376" w:name="_Toc526335287"/>
        <w:bookmarkStart w:id="6377" w:name="_Toc526335450"/>
        <w:bookmarkStart w:id="6378" w:name="_Toc526335612"/>
        <w:bookmarkStart w:id="6379" w:name="_Toc526335775"/>
        <w:bookmarkStart w:id="6380" w:name="_Toc526335937"/>
        <w:bookmarkStart w:id="6381" w:name="_Toc526336080"/>
        <w:bookmarkStart w:id="6382" w:name="_Toc526336224"/>
        <w:bookmarkStart w:id="6383" w:name="_Toc526336367"/>
        <w:bookmarkStart w:id="6384" w:name="_Toc526336538"/>
        <w:bookmarkStart w:id="6385" w:name="_Toc526336707"/>
        <w:bookmarkStart w:id="6386" w:name="_Toc526336877"/>
        <w:bookmarkStart w:id="6387" w:name="_Toc526337047"/>
        <w:bookmarkStart w:id="6388" w:name="_Toc526337213"/>
        <w:bookmarkStart w:id="6389" w:name="_Toc526361005"/>
        <w:bookmarkStart w:id="6390" w:name="_Toc526362111"/>
        <w:bookmarkStart w:id="6391" w:name="_Toc526362198"/>
        <w:bookmarkStart w:id="6392" w:name="_Toc526367956"/>
        <w:bookmarkStart w:id="6393" w:name="_Toc526408338"/>
        <w:bookmarkStart w:id="6394" w:name="_Toc526408483"/>
        <w:bookmarkStart w:id="6395" w:name="_Toc526408570"/>
        <w:bookmarkStart w:id="6396" w:name="_Toc526408657"/>
        <w:bookmarkStart w:id="6397" w:name="_Toc526409327"/>
        <w:bookmarkStart w:id="6398" w:name="_Toc526410552"/>
        <w:bookmarkStart w:id="6399" w:name="_Toc526413634"/>
        <w:bookmarkStart w:id="6400" w:name="_Toc526413885"/>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del>
    </w:p>
    <w:p w14:paraId="135D3F44" w14:textId="77777777" w:rsidR="00CC7CAD" w:rsidDel="00ED4678" w:rsidRDefault="00CC7CAD">
      <w:pPr>
        <w:pStyle w:val="Heading1"/>
        <w:rPr>
          <w:del w:id="6401" w:author="Peter Simpson" w:date="2018-10-03T09:45:00Z"/>
        </w:rPr>
        <w:pPrChange w:id="6402" w:author="Peter Simpson" w:date="2018-10-03T13:03:00Z">
          <w:pPr>
            <w:pStyle w:val="Caption"/>
          </w:pPr>
        </w:pPrChange>
      </w:pPr>
      <w:del w:id="6403" w:author="Peter Simpson" w:date="2018-10-03T09:45:00Z">
        <w:r w:rsidDel="00ED4678">
          <w:delText xml:space="preserve">Figure </w:delText>
        </w:r>
        <w:r w:rsidR="00A15ED9" w:rsidDel="00ED4678">
          <w:rPr>
            <w:b w:val="0"/>
            <w:bCs w:val="0"/>
            <w:noProof/>
          </w:rPr>
          <w:fldChar w:fldCharType="begin"/>
        </w:r>
        <w:r w:rsidR="00A15ED9" w:rsidDel="00ED4678">
          <w:rPr>
            <w:noProof/>
          </w:rPr>
          <w:delInstrText xml:space="preserve"> SEQ Figure \* ARABIC </w:delInstrText>
        </w:r>
        <w:r w:rsidR="00A15ED9" w:rsidDel="00ED4678">
          <w:rPr>
            <w:b w:val="0"/>
            <w:bCs w:val="0"/>
            <w:noProof/>
          </w:rPr>
          <w:fldChar w:fldCharType="separate"/>
        </w:r>
        <w:r w:rsidR="00E075C1" w:rsidDel="00ED4678">
          <w:rPr>
            <w:noProof/>
          </w:rPr>
          <w:delText>6</w:delText>
        </w:r>
        <w:r w:rsidR="00A15ED9" w:rsidDel="00ED4678">
          <w:rPr>
            <w:b w:val="0"/>
            <w:bCs w:val="0"/>
            <w:noProof/>
          </w:rPr>
          <w:fldChar w:fldCharType="end"/>
        </w:r>
        <w:r w:rsidDel="00ED4678">
          <w:delText xml:space="preserve"> - Swagger Documentation - Summary level</w:delText>
        </w:r>
        <w:bookmarkStart w:id="6404" w:name="_Toc526332318"/>
        <w:bookmarkStart w:id="6405" w:name="_Toc526332483"/>
        <w:bookmarkStart w:id="6406" w:name="_Toc526332647"/>
        <w:bookmarkStart w:id="6407" w:name="_Toc526332811"/>
        <w:bookmarkStart w:id="6408" w:name="_Toc526332981"/>
        <w:bookmarkStart w:id="6409" w:name="_Toc526333151"/>
        <w:bookmarkStart w:id="6410" w:name="_Toc526333315"/>
        <w:bookmarkStart w:id="6411" w:name="_Toc526333485"/>
        <w:bookmarkStart w:id="6412" w:name="_Toc526333650"/>
        <w:bookmarkStart w:id="6413" w:name="_Toc526333813"/>
        <w:bookmarkStart w:id="6414" w:name="_Toc526333976"/>
        <w:bookmarkStart w:id="6415" w:name="_Toc526334139"/>
        <w:bookmarkStart w:id="6416" w:name="_Toc526334303"/>
        <w:bookmarkStart w:id="6417" w:name="_Toc526334466"/>
        <w:bookmarkStart w:id="6418" w:name="_Toc526334629"/>
        <w:bookmarkStart w:id="6419" w:name="_Toc526334793"/>
        <w:bookmarkStart w:id="6420" w:name="_Toc526334957"/>
        <w:bookmarkStart w:id="6421" w:name="_Toc526335123"/>
        <w:bookmarkStart w:id="6422" w:name="_Toc526335288"/>
        <w:bookmarkStart w:id="6423" w:name="_Toc526335451"/>
        <w:bookmarkStart w:id="6424" w:name="_Toc526335613"/>
        <w:bookmarkStart w:id="6425" w:name="_Toc526335776"/>
        <w:bookmarkStart w:id="6426" w:name="_Toc526335938"/>
        <w:bookmarkStart w:id="6427" w:name="_Toc526336081"/>
        <w:bookmarkStart w:id="6428" w:name="_Toc526336225"/>
        <w:bookmarkStart w:id="6429" w:name="_Toc526336368"/>
        <w:bookmarkStart w:id="6430" w:name="_Toc526336539"/>
        <w:bookmarkStart w:id="6431" w:name="_Toc526336708"/>
        <w:bookmarkStart w:id="6432" w:name="_Toc526336878"/>
        <w:bookmarkStart w:id="6433" w:name="_Toc526337048"/>
        <w:bookmarkStart w:id="6434" w:name="_Toc526337214"/>
        <w:bookmarkStart w:id="6435" w:name="_Toc526361006"/>
        <w:bookmarkStart w:id="6436" w:name="_Toc526362112"/>
        <w:bookmarkStart w:id="6437" w:name="_Toc526362199"/>
        <w:bookmarkStart w:id="6438" w:name="_Toc526367957"/>
        <w:bookmarkStart w:id="6439" w:name="_Toc526408339"/>
        <w:bookmarkStart w:id="6440" w:name="_Toc526408484"/>
        <w:bookmarkStart w:id="6441" w:name="_Toc526408571"/>
        <w:bookmarkStart w:id="6442" w:name="_Toc526408658"/>
        <w:bookmarkStart w:id="6443" w:name="_Toc526409328"/>
        <w:bookmarkStart w:id="6444" w:name="_Toc526410553"/>
        <w:bookmarkStart w:id="6445" w:name="_Toc526413635"/>
        <w:bookmarkStart w:id="6446" w:name="_Toc526413886"/>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del>
    </w:p>
    <w:p w14:paraId="7B50C5C0" w14:textId="77777777" w:rsidR="00CC7CAD" w:rsidDel="00ED4678" w:rsidRDefault="00CC7CAD">
      <w:pPr>
        <w:pStyle w:val="Heading1"/>
        <w:rPr>
          <w:del w:id="6447" w:author="Peter Simpson" w:date="2018-10-03T09:45:00Z"/>
        </w:rPr>
        <w:pPrChange w:id="6448" w:author="Peter Simpson" w:date="2018-10-03T13:03:00Z">
          <w:pPr>
            <w:keepNext/>
          </w:pPr>
        </w:pPrChange>
      </w:pPr>
      <w:del w:id="6449" w:author="Peter Simpson" w:date="2018-10-03T09:45:00Z">
        <w:r w:rsidDel="00ED4678">
          <w:rPr>
            <w:b w:val="0"/>
            <w:bCs w:val="0"/>
            <w:noProof/>
            <w:lang w:val="en-US" w:eastAsia="en-US"/>
          </w:rPr>
          <w:drawing>
            <wp:inline distT="0" distB="0" distL="0" distR="0" wp14:anchorId="1C98DACE" wp14:editId="2F0ECA02">
              <wp:extent cx="5943600" cy="600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6004560"/>
                      </a:xfrm>
                      <a:prstGeom prst="rect">
                        <a:avLst/>
                      </a:prstGeom>
                    </pic:spPr>
                  </pic:pic>
                </a:graphicData>
              </a:graphic>
            </wp:inline>
          </w:drawing>
        </w:r>
        <w:bookmarkStart w:id="6450" w:name="_Toc526332319"/>
        <w:bookmarkStart w:id="6451" w:name="_Toc526332484"/>
        <w:bookmarkStart w:id="6452" w:name="_Toc526332648"/>
        <w:bookmarkStart w:id="6453" w:name="_Toc526332812"/>
        <w:bookmarkStart w:id="6454" w:name="_Toc526332982"/>
        <w:bookmarkStart w:id="6455" w:name="_Toc526333152"/>
        <w:bookmarkStart w:id="6456" w:name="_Toc526333316"/>
        <w:bookmarkStart w:id="6457" w:name="_Toc526333486"/>
        <w:bookmarkStart w:id="6458" w:name="_Toc526333651"/>
        <w:bookmarkStart w:id="6459" w:name="_Toc526333814"/>
        <w:bookmarkStart w:id="6460" w:name="_Toc526333977"/>
        <w:bookmarkStart w:id="6461" w:name="_Toc526334140"/>
        <w:bookmarkStart w:id="6462" w:name="_Toc526334304"/>
        <w:bookmarkStart w:id="6463" w:name="_Toc526334467"/>
        <w:bookmarkStart w:id="6464" w:name="_Toc526334630"/>
        <w:bookmarkStart w:id="6465" w:name="_Toc526334794"/>
        <w:bookmarkStart w:id="6466" w:name="_Toc526334958"/>
        <w:bookmarkStart w:id="6467" w:name="_Toc526335124"/>
        <w:bookmarkStart w:id="6468" w:name="_Toc526335289"/>
        <w:bookmarkStart w:id="6469" w:name="_Toc526335452"/>
        <w:bookmarkStart w:id="6470" w:name="_Toc526335614"/>
        <w:bookmarkStart w:id="6471" w:name="_Toc526335777"/>
        <w:bookmarkStart w:id="6472" w:name="_Toc526335939"/>
        <w:bookmarkStart w:id="6473" w:name="_Toc526336082"/>
        <w:bookmarkStart w:id="6474" w:name="_Toc526336226"/>
        <w:bookmarkStart w:id="6475" w:name="_Toc526336369"/>
        <w:bookmarkStart w:id="6476" w:name="_Toc526336540"/>
        <w:bookmarkStart w:id="6477" w:name="_Toc526336709"/>
        <w:bookmarkStart w:id="6478" w:name="_Toc526336879"/>
        <w:bookmarkStart w:id="6479" w:name="_Toc526337049"/>
        <w:bookmarkStart w:id="6480" w:name="_Toc526337215"/>
        <w:bookmarkStart w:id="6481" w:name="_Toc526361007"/>
        <w:bookmarkStart w:id="6482" w:name="_Toc526362113"/>
        <w:bookmarkStart w:id="6483" w:name="_Toc526362200"/>
        <w:bookmarkStart w:id="6484" w:name="_Toc526367958"/>
        <w:bookmarkStart w:id="6485" w:name="_Toc526408340"/>
        <w:bookmarkStart w:id="6486" w:name="_Toc526408485"/>
        <w:bookmarkStart w:id="6487" w:name="_Toc526408572"/>
        <w:bookmarkStart w:id="6488" w:name="_Toc526408659"/>
        <w:bookmarkStart w:id="6489" w:name="_Toc526409329"/>
        <w:bookmarkStart w:id="6490" w:name="_Toc526410554"/>
        <w:bookmarkStart w:id="6491" w:name="_Toc526413636"/>
        <w:bookmarkStart w:id="6492" w:name="_Toc526413887"/>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del>
    </w:p>
    <w:p w14:paraId="64BF63D7" w14:textId="77777777" w:rsidR="00CC7CAD" w:rsidDel="002152E8" w:rsidRDefault="00CC7CAD">
      <w:pPr>
        <w:pStyle w:val="Heading1"/>
        <w:rPr>
          <w:del w:id="6493" w:author="Peter Simpson" w:date="2018-10-03T11:44:00Z"/>
        </w:rPr>
        <w:pPrChange w:id="6494" w:author="Peter Simpson" w:date="2018-10-03T13:03:00Z">
          <w:pPr>
            <w:pStyle w:val="Caption"/>
          </w:pPr>
        </w:pPrChange>
      </w:pPr>
      <w:del w:id="6495" w:author="Peter Simpson" w:date="2018-10-03T11:44:00Z">
        <w:r w:rsidDel="002152E8">
          <w:delText xml:space="preserve">Figure </w:delText>
        </w:r>
        <w:r w:rsidR="00A15ED9" w:rsidDel="002152E8">
          <w:rPr>
            <w:b w:val="0"/>
            <w:bCs w:val="0"/>
            <w:noProof/>
          </w:rPr>
          <w:fldChar w:fldCharType="begin"/>
        </w:r>
        <w:r w:rsidR="00A15ED9" w:rsidDel="002152E8">
          <w:rPr>
            <w:noProof/>
          </w:rPr>
          <w:delInstrText xml:space="preserve"> SEQ Figure \* ARABIC </w:delInstrText>
        </w:r>
        <w:r w:rsidR="00A15ED9" w:rsidDel="002152E8">
          <w:rPr>
            <w:b w:val="0"/>
            <w:bCs w:val="0"/>
            <w:noProof/>
          </w:rPr>
          <w:fldChar w:fldCharType="separate"/>
        </w:r>
        <w:r w:rsidR="00E075C1" w:rsidDel="002152E8">
          <w:rPr>
            <w:noProof/>
          </w:rPr>
          <w:delText>7</w:delText>
        </w:r>
        <w:r w:rsidR="00A15ED9" w:rsidDel="002152E8">
          <w:rPr>
            <w:b w:val="0"/>
            <w:bCs w:val="0"/>
            <w:noProof/>
          </w:rPr>
          <w:fldChar w:fldCharType="end"/>
        </w:r>
        <w:r w:rsidDel="002152E8">
          <w:delText xml:space="preserve"> - Swagger Documentation - Method detail</w:delText>
        </w:r>
        <w:bookmarkStart w:id="6496" w:name="_Toc526332320"/>
        <w:bookmarkStart w:id="6497" w:name="_Toc526332485"/>
        <w:bookmarkStart w:id="6498" w:name="_Toc526332649"/>
        <w:bookmarkStart w:id="6499" w:name="_Toc526332813"/>
        <w:bookmarkStart w:id="6500" w:name="_Toc526332983"/>
        <w:bookmarkStart w:id="6501" w:name="_Toc526333153"/>
        <w:bookmarkStart w:id="6502" w:name="_Toc526333317"/>
        <w:bookmarkStart w:id="6503" w:name="_Toc526333487"/>
        <w:bookmarkStart w:id="6504" w:name="_Toc526333652"/>
        <w:bookmarkStart w:id="6505" w:name="_Toc526333815"/>
        <w:bookmarkStart w:id="6506" w:name="_Toc526333978"/>
        <w:bookmarkStart w:id="6507" w:name="_Toc526334141"/>
        <w:bookmarkStart w:id="6508" w:name="_Toc526334305"/>
        <w:bookmarkStart w:id="6509" w:name="_Toc526334468"/>
        <w:bookmarkStart w:id="6510" w:name="_Toc526334631"/>
        <w:bookmarkStart w:id="6511" w:name="_Toc526334795"/>
        <w:bookmarkStart w:id="6512" w:name="_Toc526334959"/>
        <w:bookmarkStart w:id="6513" w:name="_Toc526335125"/>
        <w:bookmarkStart w:id="6514" w:name="_Toc526335290"/>
        <w:bookmarkStart w:id="6515" w:name="_Toc526335453"/>
        <w:bookmarkStart w:id="6516" w:name="_Toc526335615"/>
        <w:bookmarkStart w:id="6517" w:name="_Toc526335778"/>
        <w:bookmarkStart w:id="6518" w:name="_Toc526335940"/>
        <w:bookmarkStart w:id="6519" w:name="_Toc526336083"/>
        <w:bookmarkStart w:id="6520" w:name="_Toc526336227"/>
        <w:bookmarkStart w:id="6521" w:name="_Toc526336370"/>
        <w:bookmarkStart w:id="6522" w:name="_Toc526336541"/>
        <w:bookmarkStart w:id="6523" w:name="_Toc526336710"/>
        <w:bookmarkStart w:id="6524" w:name="_Toc526336880"/>
        <w:bookmarkStart w:id="6525" w:name="_Toc526337050"/>
        <w:bookmarkStart w:id="6526" w:name="_Toc526337216"/>
        <w:bookmarkStart w:id="6527" w:name="_Toc526361008"/>
        <w:bookmarkStart w:id="6528" w:name="_Toc526362114"/>
        <w:bookmarkStart w:id="6529" w:name="_Toc526362201"/>
        <w:bookmarkStart w:id="6530" w:name="_Toc526367959"/>
        <w:bookmarkStart w:id="6531" w:name="_Toc526408341"/>
        <w:bookmarkStart w:id="6532" w:name="_Toc526408486"/>
        <w:bookmarkStart w:id="6533" w:name="_Toc526408573"/>
        <w:bookmarkStart w:id="6534" w:name="_Toc526408660"/>
        <w:bookmarkStart w:id="6535" w:name="_Toc526409330"/>
        <w:bookmarkStart w:id="6536" w:name="_Toc526410555"/>
        <w:bookmarkStart w:id="6537" w:name="_Toc526413637"/>
        <w:bookmarkStart w:id="6538" w:name="_Toc526413888"/>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del>
    </w:p>
    <w:p w14:paraId="1D660A25" w14:textId="77777777" w:rsidR="00CC7CAD" w:rsidDel="002152E8" w:rsidRDefault="00CC7CAD">
      <w:pPr>
        <w:pStyle w:val="Heading1"/>
        <w:rPr>
          <w:del w:id="6539" w:author="Peter Simpson" w:date="2018-10-03T11:44:00Z"/>
        </w:rPr>
        <w:pPrChange w:id="6540" w:author="Peter Simpson" w:date="2018-10-03T13:03:00Z">
          <w:pPr/>
        </w:pPrChange>
      </w:pPr>
      <w:del w:id="6541" w:author="Peter Simpson" w:date="2018-10-03T11:44:00Z">
        <w:r w:rsidDel="002152E8">
          <w:delText>The “Try it out!” button is not functional at present because the content needs to be hosted from a server running Windows and the ASCOM Remote Device Server.</w:delText>
        </w:r>
        <w:bookmarkStart w:id="6542" w:name="_Toc526332321"/>
        <w:bookmarkStart w:id="6543" w:name="_Toc526332486"/>
        <w:bookmarkStart w:id="6544" w:name="_Toc526332650"/>
        <w:bookmarkStart w:id="6545" w:name="_Toc526332814"/>
        <w:bookmarkStart w:id="6546" w:name="_Toc526332984"/>
        <w:bookmarkStart w:id="6547" w:name="_Toc526333154"/>
        <w:bookmarkStart w:id="6548" w:name="_Toc526333318"/>
        <w:bookmarkStart w:id="6549" w:name="_Toc526333488"/>
        <w:bookmarkStart w:id="6550" w:name="_Toc526333653"/>
        <w:bookmarkStart w:id="6551" w:name="_Toc526333816"/>
        <w:bookmarkStart w:id="6552" w:name="_Toc526333979"/>
        <w:bookmarkStart w:id="6553" w:name="_Toc526334142"/>
        <w:bookmarkStart w:id="6554" w:name="_Toc526334306"/>
        <w:bookmarkStart w:id="6555" w:name="_Toc526334469"/>
        <w:bookmarkStart w:id="6556" w:name="_Toc526334632"/>
        <w:bookmarkStart w:id="6557" w:name="_Toc526334796"/>
        <w:bookmarkStart w:id="6558" w:name="_Toc526334960"/>
        <w:bookmarkStart w:id="6559" w:name="_Toc526335126"/>
        <w:bookmarkStart w:id="6560" w:name="_Toc526335291"/>
        <w:bookmarkStart w:id="6561" w:name="_Toc526335454"/>
        <w:bookmarkStart w:id="6562" w:name="_Toc526335616"/>
        <w:bookmarkStart w:id="6563" w:name="_Toc526335779"/>
        <w:bookmarkStart w:id="6564" w:name="_Toc526335941"/>
        <w:bookmarkStart w:id="6565" w:name="_Toc526336084"/>
        <w:bookmarkStart w:id="6566" w:name="_Toc526336228"/>
        <w:bookmarkStart w:id="6567" w:name="_Toc526336371"/>
        <w:bookmarkStart w:id="6568" w:name="_Toc526336542"/>
        <w:bookmarkStart w:id="6569" w:name="_Toc526336711"/>
        <w:bookmarkStart w:id="6570" w:name="_Toc526336881"/>
        <w:bookmarkStart w:id="6571" w:name="_Toc526337051"/>
        <w:bookmarkStart w:id="6572" w:name="_Toc526337217"/>
        <w:bookmarkStart w:id="6573" w:name="_Toc526361009"/>
        <w:bookmarkStart w:id="6574" w:name="_Toc526362115"/>
        <w:bookmarkStart w:id="6575" w:name="_Toc526362202"/>
        <w:bookmarkStart w:id="6576" w:name="_Toc526367960"/>
        <w:bookmarkStart w:id="6577" w:name="_Toc526408342"/>
        <w:bookmarkStart w:id="6578" w:name="_Toc526408487"/>
        <w:bookmarkStart w:id="6579" w:name="_Toc526408574"/>
        <w:bookmarkStart w:id="6580" w:name="_Toc526408661"/>
        <w:bookmarkStart w:id="6581" w:name="_Toc526409331"/>
        <w:bookmarkStart w:id="6582" w:name="_Toc526410556"/>
        <w:bookmarkStart w:id="6583" w:name="_Toc526413638"/>
        <w:bookmarkStart w:id="6584" w:name="_Toc526413889"/>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del>
    </w:p>
    <w:p w14:paraId="6E9FFB84" w14:textId="77777777" w:rsidR="00B61780" w:rsidDel="00311B10" w:rsidRDefault="00EC471F">
      <w:pPr>
        <w:pStyle w:val="Heading2"/>
        <w:rPr>
          <w:del w:id="6585" w:author="Peter Simpson" w:date="2018-10-03T13:19:00Z"/>
          <w:moveTo w:id="6586" w:author="Peter Simpson" w:date="2018-10-03T12:12:00Z"/>
        </w:rPr>
      </w:pPr>
      <w:del w:id="6587" w:author="Peter Simpson" w:date="2018-10-03T13:17:00Z">
        <w:r w:rsidRPr="00311B10" w:rsidDel="00311B10">
          <w:rPr>
            <w:b w:val="0"/>
            <w:bCs w:val="0"/>
          </w:rPr>
          <w:br w:type="page"/>
        </w:r>
      </w:del>
      <w:bookmarkStart w:id="6588" w:name="_Ref525981771"/>
      <w:del w:id="6589" w:author="Peter Simpson" w:date="2018-10-02T20:11:00Z">
        <w:r w:rsidRPr="00311B10" w:rsidDel="002E7394">
          <w:rPr>
            <w:b w:val="0"/>
            <w:bCs w:val="0"/>
          </w:rPr>
          <w:delText xml:space="preserve">Part </w:delText>
        </w:r>
        <w:r w:rsidR="00A15ED9" w:rsidRPr="00311B10" w:rsidDel="002E7394">
          <w:rPr>
            <w:b w:val="0"/>
            <w:bCs w:val="0"/>
            <w:rPrChange w:id="6590" w:author="Peter Simpson" w:date="2018-10-03T13:18:00Z">
              <w:rPr>
                <w:b w:val="0"/>
                <w:bCs w:val="0"/>
              </w:rPr>
            </w:rPrChange>
          </w:rPr>
          <w:fldChar w:fldCharType="begin"/>
        </w:r>
        <w:r w:rsidR="00A15ED9" w:rsidRPr="00311B10" w:rsidDel="002E7394">
          <w:rPr>
            <w:b w:val="0"/>
            <w:bCs w:val="0"/>
          </w:rPr>
          <w:delInstrText xml:space="preserve"> REF _Ref525981771 \n </w:delInstrText>
        </w:r>
        <w:r w:rsidR="00A15ED9" w:rsidRPr="00311B10" w:rsidDel="002E7394">
          <w:rPr>
            <w:b w:val="0"/>
            <w:bCs w:val="0"/>
            <w:rPrChange w:id="6591" w:author="Peter Simpson" w:date="2018-10-03T13:18:00Z">
              <w:rPr>
                <w:b w:val="0"/>
                <w:bCs w:val="0"/>
              </w:rPr>
            </w:rPrChange>
          </w:rPr>
          <w:fldChar w:fldCharType="separate"/>
        </w:r>
        <w:r w:rsidR="00E075C1" w:rsidRPr="00311B10" w:rsidDel="002E7394">
          <w:rPr>
            <w:b w:val="0"/>
            <w:bCs w:val="0"/>
          </w:rPr>
          <w:delText>3</w:delText>
        </w:r>
        <w:r w:rsidR="00A15ED9" w:rsidRPr="00311B10" w:rsidDel="002E7394">
          <w:rPr>
            <w:b w:val="0"/>
            <w:bCs w:val="0"/>
            <w:rPrChange w:id="6592" w:author="Peter Simpson" w:date="2018-10-03T13:18:00Z">
              <w:rPr>
                <w:b w:val="0"/>
                <w:bCs w:val="0"/>
              </w:rPr>
            </w:rPrChange>
          </w:rPr>
          <w:fldChar w:fldCharType="end"/>
        </w:r>
        <w:r w:rsidRPr="00311B10" w:rsidDel="002E7394">
          <w:rPr>
            <w:b w:val="0"/>
            <w:bCs w:val="0"/>
          </w:rPr>
          <w:delText xml:space="preserve"> - </w:delText>
        </w:r>
      </w:del>
      <w:del w:id="6593" w:author="Peter Simpson" w:date="2018-10-03T13:18:00Z">
        <w:r w:rsidRPr="00311B10" w:rsidDel="00311B10">
          <w:rPr>
            <w:b w:val="0"/>
            <w:bCs w:val="0"/>
          </w:rPr>
          <w:delText>Appendices and References</w:delText>
        </w:r>
      </w:del>
      <w:bookmarkStart w:id="6594" w:name="_Ref526277770"/>
      <w:bookmarkEnd w:id="6588"/>
      <w:moveToRangeStart w:id="6595" w:author="Peter Simpson" w:date="2018-10-03T12:12:00Z" w:name="move526332089"/>
      <w:moveTo w:id="6596" w:author="Peter Simpson" w:date="2018-10-03T12:12:00Z">
        <w:del w:id="6597" w:author="Peter Simpson" w:date="2018-10-03T13:19:00Z">
          <w:r w:rsidR="00B61780" w:rsidRPr="00311B10" w:rsidDel="00311B10">
            <w:rPr>
              <w:b w:val="0"/>
              <w:bCs w:val="0"/>
            </w:rPr>
            <w:delText>API</w:delText>
          </w:r>
          <w:r w:rsidR="00B61780" w:rsidDel="00311B10">
            <w:delText xml:space="preserve"> Contract </w:delText>
          </w:r>
        </w:del>
      </w:moveTo>
    </w:p>
    <w:p w14:paraId="0A80DB23" w14:textId="77777777" w:rsidR="00B61780" w:rsidDel="00C351BE" w:rsidRDefault="00B61780">
      <w:pPr>
        <w:pStyle w:val="Heading2"/>
        <w:rPr>
          <w:del w:id="6598" w:author="Peter Simpson" w:date="2018-10-04T09:51:00Z"/>
          <w:moveTo w:id="6599" w:author="Peter Simpson" w:date="2018-10-03T12:12:00Z"/>
        </w:rPr>
        <w:pPrChange w:id="6600" w:author="Peter Simpson" w:date="2018-10-04T09:51:00Z">
          <w:pPr>
            <w:pStyle w:val="Heading3"/>
          </w:pPr>
        </w:pPrChange>
      </w:pPr>
      <w:moveTo w:id="6601" w:author="Peter Simpson" w:date="2018-10-03T12:12:00Z">
        <w:del w:id="6602" w:author="Peter Simpson" w:date="2018-10-04T09:51:00Z">
          <w:r w:rsidDel="00C351BE">
            <w:delText>API Format</w:delText>
          </w:r>
          <w:bookmarkStart w:id="6603" w:name="_Toc526410559"/>
          <w:bookmarkStart w:id="6604" w:name="_Toc526413640"/>
          <w:bookmarkStart w:id="6605" w:name="_Toc526413891"/>
          <w:bookmarkEnd w:id="6603"/>
          <w:bookmarkEnd w:id="6604"/>
          <w:bookmarkEnd w:id="6605"/>
        </w:del>
      </w:moveTo>
    </w:p>
    <w:p w14:paraId="0C637BA6" w14:textId="77777777" w:rsidR="00E63957" w:rsidRDefault="00E63957" w:rsidP="00E63957">
      <w:pPr>
        <w:rPr>
          <w:ins w:id="6606" w:author="Peter Simpson" w:date="2018-10-04T10:04:00Z"/>
        </w:rPr>
      </w:pPr>
      <w:ins w:id="6607" w:author="Peter Simpson" w:date="2018-10-04T10:01:00Z">
        <w:r>
          <w:t>This section describes how to construct REST calls to devices that expose ASCOM REST interfaces.</w:t>
        </w:r>
      </w:ins>
      <w:ins w:id="6608" w:author="Peter Simpson" w:date="2018-10-04T10:02:00Z">
        <w:r>
          <w:t xml:space="preserve"> It assumes a basic knowledge of HTTP, JSON and REST.</w:t>
        </w:r>
      </w:ins>
    </w:p>
    <w:p w14:paraId="5F8B500B" w14:textId="77777777" w:rsidR="00C351BE" w:rsidRDefault="00C351BE">
      <w:pPr>
        <w:pStyle w:val="Heading3"/>
        <w:rPr>
          <w:ins w:id="6609" w:author="Peter Simpson" w:date="2018-10-04T09:51:00Z"/>
        </w:rPr>
        <w:pPrChange w:id="6610" w:author="Peter Simpson" w:date="2018-10-04T09:52:00Z">
          <w:pPr/>
        </w:pPrChange>
      </w:pPr>
      <w:bookmarkStart w:id="6611" w:name="_Toc526418543"/>
      <w:ins w:id="6612" w:author="Peter Simpson" w:date="2018-10-04T09:51:00Z">
        <w:r>
          <w:t>API Format</w:t>
        </w:r>
        <w:bookmarkEnd w:id="6611"/>
      </w:ins>
    </w:p>
    <w:p w14:paraId="7E8A8D6F" w14:textId="77777777" w:rsidR="00B61780" w:rsidRDefault="00B61780">
      <w:pPr>
        <w:rPr>
          <w:moveTo w:id="6613" w:author="Peter Simpson" w:date="2018-10-03T12:12:00Z"/>
        </w:rPr>
      </w:pPr>
      <w:moveTo w:id="6614" w:author="Peter Simpson" w:date="2018-10-03T12:12:00Z">
        <w:r>
          <w:t xml:space="preserve">The standard API format (fixed text is black and variable elements are red) </w:t>
        </w:r>
        <w:del w:id="6615" w:author="Peter Simpson" w:date="2018-10-04T10:02:00Z">
          <w:r w:rsidDel="00E63957">
            <w:delText>will</w:delText>
          </w:r>
        </w:del>
      </w:moveTo>
      <w:ins w:id="6616" w:author="Peter Simpson" w:date="2018-10-04T10:02:00Z">
        <w:r w:rsidR="00E63957">
          <w:t>is</w:t>
        </w:r>
      </w:ins>
      <w:moveTo w:id="6617" w:author="Peter Simpson" w:date="2018-10-03T12:12:00Z">
        <w:del w:id="6618" w:author="Peter Simpson" w:date="2018-10-04T10:02:00Z">
          <w:r w:rsidDel="00E63957">
            <w:delText xml:space="preserve"> be</w:delText>
          </w:r>
        </w:del>
        <w:r>
          <w:t>:</w:t>
        </w:r>
      </w:moveTo>
    </w:p>
    <w:p w14:paraId="2460DA8E" w14:textId="77777777" w:rsidR="00B61780" w:rsidRPr="003B16AA" w:rsidRDefault="00B61780">
      <w:pPr>
        <w:jc w:val="center"/>
        <w:rPr>
          <w:moveTo w:id="6619" w:author="Peter Simpson" w:date="2018-10-03T12:12:00Z"/>
          <w:rFonts w:ascii="Courier New" w:hAnsi="Courier New" w:cs="Courier New"/>
          <w:color w:val="FF0000"/>
          <w:sz w:val="20"/>
          <w:szCs w:val="20"/>
          <w:rPrChange w:id="6620" w:author="Peter Simpson" w:date="2018-10-04T10:43:00Z">
            <w:rPr>
              <w:moveTo w:id="6621" w:author="Peter Simpson" w:date="2018-10-03T12:12:00Z"/>
              <w:color w:val="FF0000"/>
            </w:rPr>
          </w:rPrChange>
        </w:rPr>
        <w:pPrChange w:id="6622" w:author="Peter Simpson" w:date="2018-10-04T10:45:00Z">
          <w:pPr/>
        </w:pPrChange>
      </w:pPr>
      <w:moveTo w:id="6623" w:author="Peter Simpson" w:date="2018-10-03T12:12:00Z">
        <w:r w:rsidRPr="003B16AA">
          <w:rPr>
            <w:rFonts w:ascii="Courier New" w:hAnsi="Courier New" w:cs="Courier New"/>
            <w:sz w:val="20"/>
            <w:szCs w:val="20"/>
            <w:rPrChange w:id="6624" w:author="Peter Simpson" w:date="2018-10-04T10:43:00Z">
              <w:rPr/>
            </w:rPrChange>
          </w:rPr>
          <w:t>http://</w:t>
        </w:r>
      </w:moveTo>
      <w:ins w:id="6625" w:author="Peter Simpson" w:date="2018-10-04T10:44:00Z">
        <w:r w:rsidR="003B16AA">
          <w:rPr>
            <w:rFonts w:ascii="Courier New" w:hAnsi="Courier New" w:cs="Courier New"/>
            <w:color w:val="FF0000"/>
            <w:sz w:val="20"/>
            <w:szCs w:val="20"/>
          </w:rPr>
          <w:t>H</w:t>
        </w:r>
      </w:ins>
      <w:moveTo w:id="6626" w:author="Peter Simpson" w:date="2018-10-03T12:12:00Z">
        <w:del w:id="6627" w:author="Peter Simpson" w:date="2018-10-04T10:44:00Z">
          <w:r w:rsidRPr="003B16AA" w:rsidDel="003B16AA">
            <w:rPr>
              <w:rFonts w:ascii="Courier New" w:hAnsi="Courier New" w:cs="Courier New"/>
              <w:color w:val="FF0000"/>
              <w:sz w:val="20"/>
              <w:szCs w:val="20"/>
              <w:rPrChange w:id="6628" w:author="Peter Simpson" w:date="2018-10-04T10:43:00Z">
                <w:rPr>
                  <w:color w:val="FF0000"/>
                </w:rPr>
              </w:rPrChange>
            </w:rPr>
            <w:delText>h</w:delText>
          </w:r>
        </w:del>
        <w:r w:rsidRPr="003B16AA">
          <w:rPr>
            <w:rFonts w:ascii="Courier New" w:hAnsi="Courier New" w:cs="Courier New"/>
            <w:color w:val="FF0000"/>
            <w:sz w:val="20"/>
            <w:szCs w:val="20"/>
            <w:rPrChange w:id="6629" w:author="Peter Simpson" w:date="2018-10-04T10:43:00Z">
              <w:rPr>
                <w:color w:val="FF0000"/>
              </w:rPr>
            </w:rPrChange>
          </w:rPr>
          <w:t>ost</w:t>
        </w:r>
        <w:r w:rsidRPr="003B16AA">
          <w:rPr>
            <w:rFonts w:ascii="Courier New" w:hAnsi="Courier New" w:cs="Courier New"/>
            <w:sz w:val="20"/>
            <w:szCs w:val="20"/>
            <w:rPrChange w:id="6630" w:author="Peter Simpson" w:date="2018-10-04T10:43:00Z">
              <w:rPr/>
            </w:rPrChange>
          </w:rPr>
          <w:t>/API/</w:t>
        </w:r>
        <w:del w:id="6631" w:author="Peter Simpson" w:date="2018-10-04T10:09:00Z">
          <w:r w:rsidRPr="003B16AA" w:rsidDel="00FB507B">
            <w:rPr>
              <w:rFonts w:ascii="Courier New" w:hAnsi="Courier New" w:cs="Courier New"/>
              <w:color w:val="FF0000"/>
              <w:sz w:val="20"/>
              <w:szCs w:val="20"/>
              <w:rPrChange w:id="6632" w:author="Peter Simpson" w:date="2018-10-04T10:43:00Z">
                <w:rPr>
                  <w:color w:val="FF0000"/>
                </w:rPr>
              </w:rPrChange>
            </w:rPr>
            <w:delText>devicetype</w:delText>
          </w:r>
          <w:r w:rsidRPr="003B16AA" w:rsidDel="00FB507B">
            <w:rPr>
              <w:rFonts w:ascii="Courier New" w:hAnsi="Courier New" w:cs="Courier New"/>
              <w:sz w:val="20"/>
              <w:szCs w:val="20"/>
              <w:rPrChange w:id="6633" w:author="Peter Simpson" w:date="2018-10-04T10:43:00Z">
                <w:rPr/>
              </w:rPrChange>
            </w:rPr>
            <w:delText>/</w:delText>
          </w:r>
        </w:del>
        <w:r w:rsidRPr="003B16AA">
          <w:rPr>
            <w:rFonts w:ascii="Courier New" w:hAnsi="Courier New" w:cs="Courier New"/>
            <w:sz w:val="20"/>
            <w:szCs w:val="20"/>
            <w:rPrChange w:id="6634" w:author="Peter Simpson" w:date="2018-10-04T10:43:00Z">
              <w:rPr/>
            </w:rPrChange>
          </w:rPr>
          <w:t>V</w:t>
        </w:r>
        <w:r w:rsidRPr="003B16AA">
          <w:rPr>
            <w:rFonts w:ascii="Courier New" w:hAnsi="Courier New" w:cs="Courier New"/>
            <w:color w:val="FF0000"/>
            <w:sz w:val="20"/>
            <w:szCs w:val="20"/>
            <w:rPrChange w:id="6635" w:author="Peter Simpson" w:date="2018-10-04T10:43:00Z">
              <w:rPr>
                <w:color w:val="FF0000"/>
              </w:rPr>
            </w:rPrChange>
          </w:rPr>
          <w:t>VersionNumber</w:t>
        </w:r>
        <w:r w:rsidRPr="003B16AA">
          <w:rPr>
            <w:rFonts w:ascii="Courier New" w:hAnsi="Courier New" w:cs="Courier New"/>
            <w:sz w:val="20"/>
            <w:szCs w:val="20"/>
            <w:rPrChange w:id="6636" w:author="Peter Simpson" w:date="2018-10-04T10:43:00Z">
              <w:rPr/>
            </w:rPrChange>
          </w:rPr>
          <w:t>/</w:t>
        </w:r>
      </w:moveTo>
      <w:ins w:id="6637" w:author="Peter Simpson" w:date="2018-10-04T10:43:00Z">
        <w:r w:rsidR="003B16AA">
          <w:rPr>
            <w:rFonts w:ascii="Courier New" w:hAnsi="Courier New" w:cs="Courier New"/>
            <w:color w:val="FF0000"/>
            <w:sz w:val="20"/>
            <w:szCs w:val="20"/>
          </w:rPr>
          <w:t>D</w:t>
        </w:r>
      </w:ins>
      <w:ins w:id="6638" w:author="Peter Simpson" w:date="2018-10-04T10:09:00Z">
        <w:r w:rsidR="00FB507B" w:rsidRPr="003B16AA">
          <w:rPr>
            <w:rFonts w:ascii="Courier New" w:hAnsi="Courier New" w:cs="Courier New"/>
            <w:color w:val="FF0000"/>
            <w:sz w:val="20"/>
            <w:szCs w:val="20"/>
            <w:rPrChange w:id="6639" w:author="Peter Simpson" w:date="2018-10-04T10:43:00Z">
              <w:rPr>
                <w:color w:val="FF0000"/>
              </w:rPr>
            </w:rPrChange>
          </w:rPr>
          <w:t>evice</w:t>
        </w:r>
      </w:ins>
      <w:ins w:id="6640" w:author="Peter Simpson" w:date="2018-10-04T10:44:00Z">
        <w:r w:rsidR="003B16AA">
          <w:rPr>
            <w:rFonts w:ascii="Courier New" w:hAnsi="Courier New" w:cs="Courier New"/>
            <w:color w:val="FF0000"/>
            <w:sz w:val="20"/>
            <w:szCs w:val="20"/>
          </w:rPr>
          <w:t>T</w:t>
        </w:r>
      </w:ins>
      <w:ins w:id="6641" w:author="Peter Simpson" w:date="2018-10-04T10:09:00Z">
        <w:r w:rsidR="00FB507B" w:rsidRPr="003B16AA">
          <w:rPr>
            <w:rFonts w:ascii="Courier New" w:hAnsi="Courier New" w:cs="Courier New"/>
            <w:color w:val="FF0000"/>
            <w:sz w:val="20"/>
            <w:szCs w:val="20"/>
            <w:rPrChange w:id="6642" w:author="Peter Simpson" w:date="2018-10-04T10:43:00Z">
              <w:rPr>
                <w:color w:val="FF0000"/>
              </w:rPr>
            </w:rPrChange>
          </w:rPr>
          <w:t>ype</w:t>
        </w:r>
        <w:r w:rsidR="00FB507B" w:rsidRPr="003B16AA">
          <w:rPr>
            <w:rFonts w:ascii="Courier New" w:hAnsi="Courier New" w:cs="Courier New"/>
            <w:sz w:val="20"/>
            <w:szCs w:val="20"/>
            <w:rPrChange w:id="6643" w:author="Peter Simpson" w:date="2018-10-04T10:43:00Z">
              <w:rPr/>
            </w:rPrChange>
          </w:rPr>
          <w:t>/</w:t>
        </w:r>
      </w:ins>
      <w:ins w:id="6644" w:author="Peter Simpson" w:date="2018-10-04T10:44:00Z">
        <w:r w:rsidR="003B16AA">
          <w:rPr>
            <w:rFonts w:ascii="Courier New" w:hAnsi="Courier New" w:cs="Courier New"/>
            <w:color w:val="FF0000"/>
            <w:sz w:val="20"/>
            <w:szCs w:val="20"/>
          </w:rPr>
          <w:t>D</w:t>
        </w:r>
      </w:ins>
      <w:ins w:id="6645" w:author="Peter Simpson" w:date="2018-10-04T10:10:00Z">
        <w:r w:rsidR="00FB507B" w:rsidRPr="003B16AA">
          <w:rPr>
            <w:rFonts w:ascii="Courier New" w:hAnsi="Courier New" w:cs="Courier New"/>
            <w:color w:val="FF0000"/>
            <w:sz w:val="20"/>
            <w:szCs w:val="20"/>
            <w:rPrChange w:id="6646" w:author="Peter Simpson" w:date="2018-10-04T10:43:00Z">
              <w:rPr/>
            </w:rPrChange>
          </w:rPr>
          <w:t>evice</w:t>
        </w:r>
      </w:ins>
      <w:ins w:id="6647" w:author="Peter Simpson" w:date="2018-10-04T10:44:00Z">
        <w:r w:rsidR="003B16AA">
          <w:rPr>
            <w:rFonts w:ascii="Courier New" w:hAnsi="Courier New" w:cs="Courier New"/>
            <w:color w:val="FF0000"/>
            <w:sz w:val="20"/>
            <w:szCs w:val="20"/>
          </w:rPr>
          <w:t>N</w:t>
        </w:r>
      </w:ins>
      <w:ins w:id="6648" w:author="Peter Simpson" w:date="2018-10-04T10:10:00Z">
        <w:r w:rsidR="00FB507B" w:rsidRPr="003B16AA">
          <w:rPr>
            <w:rFonts w:ascii="Courier New" w:hAnsi="Courier New" w:cs="Courier New"/>
            <w:color w:val="FF0000"/>
            <w:sz w:val="20"/>
            <w:szCs w:val="20"/>
            <w:rPrChange w:id="6649" w:author="Peter Simpson" w:date="2018-10-04T10:43:00Z">
              <w:rPr/>
            </w:rPrChange>
          </w:rPr>
          <w:t>umber</w:t>
        </w:r>
        <w:r w:rsidR="00FB507B" w:rsidRPr="003B16AA">
          <w:rPr>
            <w:rFonts w:ascii="Courier New" w:hAnsi="Courier New" w:cs="Courier New"/>
            <w:sz w:val="20"/>
            <w:szCs w:val="20"/>
            <w:rPrChange w:id="6650" w:author="Peter Simpson" w:date="2018-10-04T10:43:00Z">
              <w:rPr/>
            </w:rPrChange>
          </w:rPr>
          <w:t>/</w:t>
        </w:r>
      </w:ins>
      <w:moveTo w:id="6651" w:author="Peter Simpson" w:date="2018-10-03T12:12:00Z">
        <w:del w:id="6652" w:author="Peter Simpson" w:date="2018-10-04T10:11:00Z">
          <w:r w:rsidRPr="003B16AA" w:rsidDel="00FB507B">
            <w:rPr>
              <w:rFonts w:ascii="Courier New" w:hAnsi="Courier New" w:cs="Courier New"/>
              <w:color w:val="FF0000"/>
              <w:sz w:val="20"/>
              <w:szCs w:val="20"/>
              <w:rPrChange w:id="6653" w:author="Peter Simpson" w:date="2018-10-04T10:43:00Z">
                <w:rPr>
                  <w:color w:val="FF0000"/>
                </w:rPr>
              </w:rPrChange>
            </w:rPr>
            <w:delText>resource</w:delText>
          </w:r>
        </w:del>
      </w:moveTo>
      <w:proofErr w:type="gramStart"/>
      <w:ins w:id="6654" w:author="Peter Simpson" w:date="2018-10-04T10:44:00Z">
        <w:r w:rsidR="003B16AA">
          <w:rPr>
            <w:rFonts w:ascii="Courier New" w:hAnsi="Courier New" w:cs="Courier New"/>
            <w:color w:val="FF0000"/>
            <w:sz w:val="20"/>
            <w:szCs w:val="20"/>
          </w:rPr>
          <w:t>C</w:t>
        </w:r>
      </w:ins>
      <w:ins w:id="6655" w:author="Peter Simpson" w:date="2018-10-04T10:11:00Z">
        <w:r w:rsidR="00FB507B" w:rsidRPr="003B16AA">
          <w:rPr>
            <w:rFonts w:ascii="Courier New" w:hAnsi="Courier New" w:cs="Courier New"/>
            <w:color w:val="FF0000"/>
            <w:sz w:val="20"/>
            <w:szCs w:val="20"/>
            <w:rPrChange w:id="6656" w:author="Peter Simpson" w:date="2018-10-04T10:43:00Z">
              <w:rPr>
                <w:color w:val="FF0000"/>
              </w:rPr>
            </w:rPrChange>
          </w:rPr>
          <w:t>ommand</w:t>
        </w:r>
      </w:ins>
      <w:moveTo w:id="6657" w:author="Peter Simpson" w:date="2018-10-03T12:12:00Z">
        <w:r w:rsidRPr="003B16AA">
          <w:rPr>
            <w:rFonts w:ascii="Courier New" w:hAnsi="Courier New" w:cs="Courier New"/>
            <w:sz w:val="20"/>
            <w:szCs w:val="20"/>
            <w:rPrChange w:id="6658" w:author="Peter Simpson" w:date="2018-10-04T10:43:00Z">
              <w:rPr/>
            </w:rPrChange>
          </w:rPr>
          <w:t>?</w:t>
        </w:r>
      </w:moveTo>
      <w:ins w:id="6659" w:author="Peter Simpson" w:date="2018-10-04T10:44:00Z">
        <w:r w:rsidR="003B16AA">
          <w:rPr>
            <w:rFonts w:ascii="Courier New" w:hAnsi="Courier New" w:cs="Courier New"/>
            <w:color w:val="FF0000"/>
            <w:sz w:val="20"/>
            <w:szCs w:val="20"/>
          </w:rPr>
          <w:t>P</w:t>
        </w:r>
      </w:ins>
      <w:proofErr w:type="gramEnd"/>
      <w:moveTo w:id="6660" w:author="Peter Simpson" w:date="2018-10-03T12:12:00Z">
        <w:del w:id="6661" w:author="Peter Simpson" w:date="2018-10-04T10:44:00Z">
          <w:r w:rsidRPr="003B16AA" w:rsidDel="003B16AA">
            <w:rPr>
              <w:rFonts w:ascii="Courier New" w:hAnsi="Courier New" w:cs="Courier New"/>
              <w:color w:val="FF0000"/>
              <w:sz w:val="20"/>
              <w:szCs w:val="20"/>
              <w:rPrChange w:id="6662" w:author="Peter Simpson" w:date="2018-10-04T10:43:00Z">
                <w:rPr>
                  <w:color w:val="FF0000"/>
                </w:rPr>
              </w:rPrChange>
            </w:rPr>
            <w:delText>p</w:delText>
          </w:r>
        </w:del>
        <w:r w:rsidRPr="003B16AA">
          <w:rPr>
            <w:rFonts w:ascii="Courier New" w:hAnsi="Courier New" w:cs="Courier New"/>
            <w:color w:val="FF0000"/>
            <w:sz w:val="20"/>
            <w:szCs w:val="20"/>
            <w:rPrChange w:id="6663" w:author="Peter Simpson" w:date="2018-10-04T10:43:00Z">
              <w:rPr>
                <w:color w:val="FF0000"/>
              </w:rPr>
            </w:rPrChange>
          </w:rPr>
          <w:t>arameters</w:t>
        </w:r>
      </w:moveTo>
    </w:p>
    <w:p w14:paraId="32AD3D8C" w14:textId="77777777" w:rsidR="00B61780" w:rsidRDefault="00B61780">
      <w:pPr>
        <w:spacing w:after="0"/>
        <w:rPr>
          <w:moveTo w:id="6664" w:author="Peter Simpson" w:date="2018-10-03T12:12:00Z"/>
        </w:rPr>
        <w:pPrChange w:id="6665" w:author="Peter Simpson" w:date="2018-10-04T10:46:00Z">
          <w:pPr/>
        </w:pPrChange>
      </w:pPr>
      <w:moveTo w:id="6666" w:author="Peter Simpson" w:date="2018-10-03T12:12:00Z">
        <w:r>
          <w:t xml:space="preserve">e.g.: </w:t>
        </w:r>
      </w:moveTo>
      <w:ins w:id="6667" w:author="Peter Simpson" w:date="2018-10-04T10:13:00Z">
        <w:r w:rsidR="00FB507B" w:rsidRPr="003B16AA">
          <w:rPr>
            <w:rFonts w:ascii="Courier New" w:hAnsi="Courier New" w:cs="Courier New"/>
            <w:color w:val="0000FF"/>
            <w:sz w:val="20"/>
            <w:szCs w:val="20"/>
            <w:highlight w:val="white"/>
            <w:rPrChange w:id="6668" w:author="Peter Simpson" w:date="2018-10-04T10:41:00Z">
              <w:rPr>
                <w:rStyle w:val="Hyperlink"/>
              </w:rPr>
            </w:rPrChange>
          </w:rPr>
          <w:fldChar w:fldCharType="begin"/>
        </w:r>
        <w:r w:rsidR="00FB507B" w:rsidRPr="003B16AA">
          <w:rPr>
            <w:rFonts w:ascii="Courier New" w:hAnsi="Courier New" w:cs="Courier New"/>
            <w:color w:val="0000FF"/>
            <w:sz w:val="20"/>
            <w:szCs w:val="20"/>
            <w:highlight w:val="white"/>
            <w:rPrChange w:id="6669" w:author="Peter Simpson" w:date="2018-10-04T10:41:00Z">
              <w:rPr>
                <w:rStyle w:val="Hyperlink"/>
              </w:rPr>
            </w:rPrChange>
          </w:rPr>
          <w:instrText xml:space="preserve"> HYPERLINK "</w:instrText>
        </w:r>
      </w:ins>
      <w:moveTo w:id="6670" w:author="Peter Simpson" w:date="2018-10-03T12:12:00Z">
        <w:r w:rsidR="00FB507B" w:rsidRPr="003B16AA">
          <w:rPr>
            <w:rFonts w:ascii="Courier New" w:hAnsi="Courier New" w:cs="Courier New"/>
            <w:color w:val="0000FF"/>
            <w:sz w:val="20"/>
            <w:szCs w:val="20"/>
            <w:highlight w:val="white"/>
            <w:rPrChange w:id="6671" w:author="Peter Simpson" w:date="2018-10-04T10:41:00Z">
              <w:rPr>
                <w:rStyle w:val="Hyperlink"/>
              </w:rPr>
            </w:rPrChange>
          </w:rPr>
          <w:instrText>http://api.peakobservatory.com/API/</w:instrText>
        </w:r>
      </w:moveTo>
      <w:ins w:id="6672" w:author="Peter Simpson" w:date="2018-10-04T10:13:00Z">
        <w:r w:rsidR="00FB507B" w:rsidRPr="003B16AA">
          <w:rPr>
            <w:rFonts w:ascii="Courier New" w:hAnsi="Courier New" w:cs="Courier New"/>
            <w:color w:val="0000FF"/>
            <w:sz w:val="20"/>
            <w:szCs w:val="20"/>
            <w:highlight w:val="white"/>
            <w:rPrChange w:id="6673" w:author="Peter Simpson" w:date="2018-10-04T10:41:00Z">
              <w:rPr>
                <w:rStyle w:val="Hyperlink"/>
              </w:rPr>
            </w:rPrChange>
          </w:rPr>
          <w:instrText>V1/</w:instrText>
        </w:r>
      </w:ins>
      <w:moveTo w:id="6674" w:author="Peter Simpson" w:date="2018-10-03T12:12:00Z">
        <w:r w:rsidR="00FB507B" w:rsidRPr="003B16AA">
          <w:rPr>
            <w:rFonts w:ascii="Courier New" w:hAnsi="Courier New" w:cs="Courier New"/>
            <w:color w:val="0000FF"/>
            <w:sz w:val="20"/>
            <w:szCs w:val="20"/>
            <w:highlight w:val="white"/>
            <w:rPrChange w:id="6675" w:author="Peter Simpson" w:date="2018-10-04T10:41:00Z">
              <w:rPr>
                <w:rStyle w:val="Hyperlink"/>
              </w:rPr>
            </w:rPrChange>
          </w:rPr>
          <w:instrText>Telescope/</w:instrText>
        </w:r>
      </w:moveTo>
      <w:ins w:id="6676" w:author="Peter Simpson" w:date="2018-10-04T10:13:00Z">
        <w:r w:rsidR="00FB507B" w:rsidRPr="003B16AA">
          <w:rPr>
            <w:rFonts w:ascii="Courier New" w:hAnsi="Courier New" w:cs="Courier New"/>
            <w:color w:val="0000FF"/>
            <w:sz w:val="20"/>
            <w:szCs w:val="20"/>
            <w:highlight w:val="white"/>
            <w:rPrChange w:id="6677" w:author="Peter Simpson" w:date="2018-10-04T10:41:00Z">
              <w:rPr>
                <w:rStyle w:val="Hyperlink"/>
              </w:rPr>
            </w:rPrChange>
          </w:rPr>
          <w:instrText>0</w:instrText>
        </w:r>
      </w:ins>
      <w:moveTo w:id="6678" w:author="Peter Simpson" w:date="2018-10-03T12:12:00Z">
        <w:r w:rsidR="00FB507B" w:rsidRPr="003B16AA">
          <w:rPr>
            <w:rFonts w:ascii="Courier New" w:hAnsi="Courier New" w:cs="Courier New"/>
            <w:color w:val="0000FF"/>
            <w:sz w:val="20"/>
            <w:szCs w:val="20"/>
            <w:highlight w:val="white"/>
            <w:rPrChange w:id="6679" w:author="Peter Simpson" w:date="2018-10-04T10:41:00Z">
              <w:rPr>
                <w:rStyle w:val="Hyperlink"/>
              </w:rPr>
            </w:rPrChange>
          </w:rPr>
          <w:instrText>/AxisRates?Axis=0</w:instrText>
        </w:r>
      </w:moveTo>
      <w:ins w:id="6680" w:author="Peter Simpson" w:date="2018-10-04T10:13:00Z">
        <w:r w:rsidR="00FB507B" w:rsidRPr="003B16AA">
          <w:rPr>
            <w:rFonts w:ascii="Courier New" w:hAnsi="Courier New" w:cs="Courier New"/>
            <w:color w:val="0000FF"/>
            <w:sz w:val="20"/>
            <w:szCs w:val="20"/>
            <w:highlight w:val="white"/>
            <w:rPrChange w:id="6681" w:author="Peter Simpson" w:date="2018-10-04T10:41:00Z">
              <w:rPr>
                <w:rStyle w:val="Hyperlink"/>
              </w:rPr>
            </w:rPrChange>
          </w:rPr>
          <w:instrText xml:space="preserve">" </w:instrText>
        </w:r>
        <w:r w:rsidR="00FB507B" w:rsidRPr="003B16AA">
          <w:rPr>
            <w:rFonts w:ascii="Courier New" w:hAnsi="Courier New" w:cs="Courier New"/>
            <w:color w:val="0000FF"/>
            <w:sz w:val="20"/>
            <w:szCs w:val="20"/>
            <w:highlight w:val="white"/>
            <w:rPrChange w:id="6682" w:author="Peter Simpson" w:date="2018-10-04T10:41:00Z">
              <w:rPr>
                <w:rStyle w:val="Hyperlink"/>
              </w:rPr>
            </w:rPrChange>
          </w:rPr>
          <w:fldChar w:fldCharType="separate"/>
        </w:r>
      </w:ins>
      <w:moveTo w:id="6683" w:author="Peter Simpson" w:date="2018-10-03T12:12:00Z">
        <w:r w:rsidR="00FB507B" w:rsidRPr="003B16AA">
          <w:rPr>
            <w:rFonts w:ascii="Courier New" w:hAnsi="Courier New" w:cs="Courier New"/>
            <w:color w:val="0000FF"/>
            <w:sz w:val="20"/>
            <w:szCs w:val="20"/>
            <w:highlight w:val="white"/>
            <w:rPrChange w:id="6684" w:author="Peter Simpson" w:date="2018-10-04T10:41:00Z">
              <w:rPr>
                <w:rStyle w:val="Hyperlink"/>
              </w:rPr>
            </w:rPrChange>
          </w:rPr>
          <w:t>http://api.peakobservatory.com/API/</w:t>
        </w:r>
      </w:moveTo>
      <w:ins w:id="6685" w:author="Peter Simpson" w:date="2018-10-04T10:13:00Z">
        <w:r w:rsidR="00FB507B" w:rsidRPr="003B16AA">
          <w:rPr>
            <w:rFonts w:ascii="Courier New" w:hAnsi="Courier New" w:cs="Courier New"/>
            <w:color w:val="0000FF"/>
            <w:sz w:val="20"/>
            <w:szCs w:val="20"/>
            <w:highlight w:val="white"/>
            <w:rPrChange w:id="6686" w:author="Peter Simpson" w:date="2018-10-04T10:41:00Z">
              <w:rPr>
                <w:rStyle w:val="Hyperlink"/>
              </w:rPr>
            </w:rPrChange>
          </w:rPr>
          <w:t>V1/</w:t>
        </w:r>
      </w:ins>
      <w:moveTo w:id="6687" w:author="Peter Simpson" w:date="2018-10-03T12:12:00Z">
        <w:r w:rsidR="00FB507B" w:rsidRPr="003B16AA">
          <w:rPr>
            <w:rFonts w:ascii="Courier New" w:hAnsi="Courier New" w:cs="Courier New"/>
            <w:color w:val="0000FF"/>
            <w:sz w:val="20"/>
            <w:szCs w:val="20"/>
            <w:highlight w:val="white"/>
            <w:rPrChange w:id="6688" w:author="Peter Simpson" w:date="2018-10-04T10:41:00Z">
              <w:rPr>
                <w:rStyle w:val="Hyperlink"/>
              </w:rPr>
            </w:rPrChange>
          </w:rPr>
          <w:t>Telescope/</w:t>
        </w:r>
      </w:moveTo>
      <w:ins w:id="6689" w:author="Peter Simpson" w:date="2018-10-04T10:13:00Z">
        <w:r w:rsidR="00FB507B" w:rsidRPr="003B16AA">
          <w:rPr>
            <w:rFonts w:ascii="Courier New" w:hAnsi="Courier New" w:cs="Courier New"/>
            <w:color w:val="0000FF"/>
            <w:sz w:val="20"/>
            <w:szCs w:val="20"/>
            <w:highlight w:val="white"/>
            <w:rPrChange w:id="6690" w:author="Peter Simpson" w:date="2018-10-04T10:41:00Z">
              <w:rPr>
                <w:rStyle w:val="Hyperlink"/>
              </w:rPr>
            </w:rPrChange>
          </w:rPr>
          <w:t>0</w:t>
        </w:r>
      </w:ins>
      <w:moveTo w:id="6691" w:author="Peter Simpson" w:date="2018-10-03T12:12:00Z">
        <w:del w:id="6692" w:author="Peter Simpson" w:date="2018-10-04T10:13:00Z">
          <w:r w:rsidR="00FB507B" w:rsidRPr="003B16AA" w:rsidDel="00FB507B">
            <w:rPr>
              <w:rFonts w:ascii="Courier New" w:hAnsi="Courier New" w:cs="Courier New"/>
              <w:color w:val="0000FF"/>
              <w:sz w:val="20"/>
              <w:szCs w:val="20"/>
              <w:highlight w:val="white"/>
              <w:rPrChange w:id="6693" w:author="Peter Simpson" w:date="2018-10-04T10:41:00Z">
                <w:rPr>
                  <w:rStyle w:val="Hyperlink"/>
                </w:rPr>
              </w:rPrChange>
            </w:rPr>
            <w:delText>V1</w:delText>
          </w:r>
        </w:del>
        <w:r w:rsidR="00FB507B" w:rsidRPr="003B16AA">
          <w:rPr>
            <w:rFonts w:ascii="Courier New" w:hAnsi="Courier New" w:cs="Courier New"/>
            <w:color w:val="0000FF"/>
            <w:sz w:val="20"/>
            <w:szCs w:val="20"/>
            <w:highlight w:val="white"/>
            <w:rPrChange w:id="6694" w:author="Peter Simpson" w:date="2018-10-04T10:41:00Z">
              <w:rPr>
                <w:rStyle w:val="Hyperlink"/>
              </w:rPr>
            </w:rPrChange>
          </w:rPr>
          <w:t>/AxisRates?Axis=0</w:t>
        </w:r>
      </w:moveTo>
      <w:ins w:id="6695" w:author="Peter Simpson" w:date="2018-10-04T10:13:00Z">
        <w:r w:rsidR="00FB507B" w:rsidRPr="003B16AA">
          <w:rPr>
            <w:rFonts w:ascii="Courier New" w:hAnsi="Courier New" w:cs="Courier New"/>
            <w:color w:val="0000FF"/>
            <w:sz w:val="20"/>
            <w:szCs w:val="20"/>
            <w:highlight w:val="white"/>
            <w:rPrChange w:id="6696" w:author="Peter Simpson" w:date="2018-10-04T10:41:00Z">
              <w:rPr>
                <w:rStyle w:val="Hyperlink"/>
              </w:rPr>
            </w:rPrChange>
          </w:rPr>
          <w:fldChar w:fldCharType="end"/>
        </w:r>
      </w:ins>
    </w:p>
    <w:p w14:paraId="3B1EF409" w14:textId="77777777" w:rsidR="00B61780" w:rsidRDefault="00B61780">
      <w:pPr>
        <w:rPr>
          <w:moveTo w:id="6697" w:author="Peter Simpson" w:date="2018-10-03T12:12:00Z"/>
        </w:rPr>
      </w:pPr>
      <w:moveTo w:id="6698" w:author="Peter Simpson" w:date="2018-10-03T12:12:00Z">
        <w:r>
          <w:t xml:space="preserve">e.g.: </w:t>
        </w:r>
        <w:r w:rsidRPr="003B16AA">
          <w:rPr>
            <w:rFonts w:ascii="Courier New" w:hAnsi="Courier New" w:cs="Courier New"/>
            <w:color w:val="0000FF"/>
            <w:sz w:val="20"/>
            <w:szCs w:val="20"/>
            <w:highlight w:val="white"/>
            <w:rPrChange w:id="6699" w:author="Peter Simpson" w:date="2018-10-04T10:41:00Z">
              <w:rPr>
                <w:rStyle w:val="Hyperlink"/>
              </w:rPr>
            </w:rPrChange>
          </w:rPr>
          <w:t>http://api.peakobservatory.com/API/</w:t>
        </w:r>
      </w:moveTo>
      <w:ins w:id="6700" w:author="Peter Simpson" w:date="2018-10-04T10:13:00Z">
        <w:r w:rsidR="00FB507B" w:rsidRPr="003B16AA">
          <w:rPr>
            <w:rFonts w:ascii="Courier New" w:hAnsi="Courier New" w:cs="Courier New"/>
            <w:color w:val="0000FF"/>
            <w:sz w:val="20"/>
            <w:szCs w:val="20"/>
            <w:highlight w:val="white"/>
            <w:rPrChange w:id="6701" w:author="Peter Simpson" w:date="2018-10-04T10:41:00Z">
              <w:rPr>
                <w:rStyle w:val="Hyperlink"/>
              </w:rPr>
            </w:rPrChange>
          </w:rPr>
          <w:t>V1/</w:t>
        </w:r>
      </w:ins>
      <w:moveTo w:id="6702" w:author="Peter Simpson" w:date="2018-10-03T12:12:00Z">
        <w:r w:rsidRPr="003B16AA">
          <w:rPr>
            <w:rFonts w:ascii="Courier New" w:hAnsi="Courier New" w:cs="Courier New"/>
            <w:color w:val="0000FF"/>
            <w:sz w:val="20"/>
            <w:szCs w:val="20"/>
            <w:highlight w:val="white"/>
            <w:rPrChange w:id="6703" w:author="Peter Simpson" w:date="2018-10-04T10:41:00Z">
              <w:rPr>
                <w:rStyle w:val="Hyperlink"/>
              </w:rPr>
            </w:rPrChange>
          </w:rPr>
          <w:t>Telescope/</w:t>
        </w:r>
      </w:moveTo>
      <w:ins w:id="6704" w:author="Peter Simpson" w:date="2018-10-04T10:13:00Z">
        <w:r w:rsidR="00FB507B" w:rsidRPr="003B16AA">
          <w:rPr>
            <w:rFonts w:ascii="Courier New" w:hAnsi="Courier New" w:cs="Courier New"/>
            <w:color w:val="0000FF"/>
            <w:sz w:val="20"/>
            <w:szCs w:val="20"/>
            <w:highlight w:val="white"/>
            <w:rPrChange w:id="6705" w:author="Peter Simpson" w:date="2018-10-04T10:41:00Z">
              <w:rPr>
                <w:rStyle w:val="Hyperlink"/>
              </w:rPr>
            </w:rPrChange>
          </w:rPr>
          <w:t>0/</w:t>
        </w:r>
      </w:ins>
      <w:moveTo w:id="6706" w:author="Peter Simpson" w:date="2018-10-03T12:12:00Z">
        <w:del w:id="6707" w:author="Peter Simpson" w:date="2018-10-04T10:13:00Z">
          <w:r w:rsidRPr="003B16AA" w:rsidDel="00FB507B">
            <w:rPr>
              <w:rFonts w:ascii="Courier New" w:hAnsi="Courier New" w:cs="Courier New"/>
              <w:color w:val="0000FF"/>
              <w:sz w:val="20"/>
              <w:szCs w:val="20"/>
              <w:highlight w:val="white"/>
              <w:rPrChange w:id="6708" w:author="Peter Simpson" w:date="2018-10-04T10:41:00Z">
                <w:rPr>
                  <w:rStyle w:val="Hyperlink"/>
                </w:rPr>
              </w:rPrChange>
            </w:rPr>
            <w:delText>V1/</w:delText>
          </w:r>
        </w:del>
        <w:r w:rsidRPr="003B16AA">
          <w:rPr>
            <w:rFonts w:ascii="Courier New" w:hAnsi="Courier New" w:cs="Courier New"/>
            <w:color w:val="0000FF"/>
            <w:sz w:val="20"/>
            <w:szCs w:val="20"/>
            <w:highlight w:val="white"/>
            <w:rPrChange w:id="6709" w:author="Peter Simpson" w:date="2018-10-04T10:41:00Z">
              <w:rPr>
                <w:rStyle w:val="Hyperlink"/>
              </w:rPr>
            </w:rPrChange>
          </w:rPr>
          <w:t>CanSlew</w:t>
        </w:r>
      </w:moveTo>
    </w:p>
    <w:p w14:paraId="2D84BE62" w14:textId="77777777" w:rsidR="00FB507B" w:rsidRDefault="00FB507B" w:rsidP="00FB507B">
      <w:pPr>
        <w:pStyle w:val="Heading3"/>
        <w:rPr>
          <w:ins w:id="6710" w:author="Peter Simpson" w:date="2018-10-04T10:16:00Z"/>
        </w:rPr>
      </w:pPr>
      <w:bookmarkStart w:id="6711" w:name="_Toc526418544"/>
      <w:ins w:id="6712" w:author="Peter Simpson" w:date="2018-10-04T10:16:00Z">
        <w:r>
          <w:t xml:space="preserve">Case </w:t>
        </w:r>
      </w:ins>
      <w:ins w:id="6713" w:author="Peter Simpson" w:date="2018-10-04T10:30:00Z">
        <w:r w:rsidR="000B4DF0">
          <w:t>Tolerance</w:t>
        </w:r>
      </w:ins>
      <w:bookmarkEnd w:id="6711"/>
    </w:p>
    <w:p w14:paraId="58888985" w14:textId="77777777" w:rsidR="00FB507B" w:rsidRPr="005F2C6D" w:rsidRDefault="00FB507B" w:rsidP="00FB507B">
      <w:pPr>
        <w:rPr>
          <w:ins w:id="6714" w:author="Peter Simpson" w:date="2018-10-04T10:16:00Z"/>
        </w:rPr>
      </w:pPr>
      <w:ins w:id="6715" w:author="Peter Simpson" w:date="2018-10-04T10:16:00Z">
        <w:r>
          <w:t xml:space="preserve">Processing of </w:t>
        </w:r>
      </w:ins>
      <w:ins w:id="6716" w:author="Peter Simpson" w:date="2018-10-04T10:17:00Z">
        <w:r>
          <w:t>all elements of the API, except for parameter</w:t>
        </w:r>
      </w:ins>
      <w:ins w:id="6717" w:author="Peter Simpson" w:date="2018-10-04T10:18:00Z">
        <w:r w:rsidR="004468FB">
          <w:t xml:space="preserve">s, </w:t>
        </w:r>
      </w:ins>
      <w:ins w:id="6718" w:author="Peter Simpson" w:date="2018-10-04T10:16:00Z">
        <w:r>
          <w:t>should be done in a case insensitive manner</w:t>
        </w:r>
      </w:ins>
      <w:ins w:id="6719" w:author="Peter Simpson" w:date="2018-10-04T10:18:00Z">
        <w:r w:rsidR="004468FB">
          <w:t xml:space="preserve"> to </w:t>
        </w:r>
      </w:ins>
      <w:ins w:id="6720" w:author="Peter Simpson" w:date="2018-10-04T10:31:00Z">
        <w:r w:rsidR="000B4DF0">
          <w:t>provide maximum flexibility</w:t>
        </w:r>
      </w:ins>
      <w:ins w:id="6721" w:author="Peter Simpson" w:date="2018-10-04T10:17:00Z">
        <w:r w:rsidR="004468FB">
          <w:t>.</w:t>
        </w:r>
      </w:ins>
    </w:p>
    <w:p w14:paraId="09109DF1" w14:textId="77777777" w:rsidR="00B61780" w:rsidRDefault="000B4DF0" w:rsidP="00B61780">
      <w:pPr>
        <w:rPr>
          <w:moveTo w:id="6722" w:author="Peter Simpson" w:date="2018-10-03T12:12:00Z"/>
        </w:rPr>
      </w:pPr>
      <w:ins w:id="6723" w:author="Peter Simpson" w:date="2018-10-04T10:32:00Z">
        <w:r>
          <w:t>Drivers should accept both of these examples as equivalent and process them identically:</w:t>
        </w:r>
      </w:ins>
      <w:moveTo w:id="6724" w:author="Peter Simpson" w:date="2018-10-03T12:12:00Z">
        <w:del w:id="6725" w:author="Peter Simpson" w:date="2018-10-04T10:14:00Z">
          <w:r w:rsidR="00B61780" w:rsidDel="00FB507B">
            <w:delText>T</w:delText>
          </w:r>
        </w:del>
        <w:del w:id="6726" w:author="Peter Simpson" w:date="2018-10-04T10:31:00Z">
          <w:r w:rsidR="00B61780" w:rsidDel="000B4DF0">
            <w:delText xml:space="preserve">he </w:delText>
          </w:r>
        </w:del>
        <w:del w:id="6727" w:author="Peter Simpson" w:date="2018-10-04T10:14:00Z">
          <w:r w:rsidR="00B61780" w:rsidDel="00FB507B">
            <w:delText xml:space="preserve">remote server URI handler </w:delText>
          </w:r>
        </w:del>
        <w:del w:id="6728" w:author="Peter Simpson" w:date="2018-10-04T10:31:00Z">
          <w:r w:rsidR="00B61780" w:rsidDel="000B4DF0">
            <w:delText>is not case sensitive</w:delText>
          </w:r>
        </w:del>
        <w:del w:id="6729" w:author="Peter Simpson" w:date="2018-10-04T10:32:00Z">
          <w:r w:rsidR="00B61780" w:rsidDel="000B4DF0">
            <w:delText>, so the first example above could also be sent as:</w:delText>
          </w:r>
        </w:del>
      </w:moveTo>
    </w:p>
    <w:p w14:paraId="5D87EC3C" w14:textId="77777777" w:rsidR="00B61780" w:rsidRDefault="000B4DF0">
      <w:pPr>
        <w:jc w:val="center"/>
        <w:rPr>
          <w:moveTo w:id="6730" w:author="Peter Simpson" w:date="2018-10-03T12:12:00Z"/>
        </w:rPr>
        <w:pPrChange w:id="6731" w:author="Peter Simpson" w:date="2018-10-04T10:45:00Z">
          <w:pPr/>
        </w:pPrChange>
      </w:pPr>
      <w:ins w:id="6732" w:author="Peter Simpson" w:date="2018-10-04T10:33:00Z">
        <w:r w:rsidRPr="003B16AA">
          <w:rPr>
            <w:rFonts w:ascii="Courier New" w:hAnsi="Courier New" w:cs="Courier New"/>
            <w:color w:val="0000FF"/>
            <w:sz w:val="20"/>
            <w:szCs w:val="20"/>
            <w:highlight w:val="white"/>
            <w:rPrChange w:id="6733" w:author="Peter Simpson" w:date="2018-10-04T10:41:00Z">
              <w:rPr>
                <w:rStyle w:val="Hyperlink"/>
              </w:rPr>
            </w:rPrChange>
          </w:rPr>
          <w:fldChar w:fldCharType="begin"/>
        </w:r>
        <w:r w:rsidRPr="003B16AA">
          <w:rPr>
            <w:rFonts w:ascii="Courier New" w:hAnsi="Courier New" w:cs="Courier New"/>
            <w:color w:val="0000FF"/>
            <w:sz w:val="20"/>
            <w:szCs w:val="20"/>
            <w:highlight w:val="white"/>
            <w:rPrChange w:id="6734" w:author="Peter Simpson" w:date="2018-10-04T10:41:00Z">
              <w:rPr>
                <w:rStyle w:val="Hyperlink"/>
              </w:rPr>
            </w:rPrChange>
          </w:rPr>
          <w:instrText xml:space="preserve"> HYPERLINK "http://api.peakobservatory.com/API/V1/Telescope/0/AxisRates?Axis=0" </w:instrText>
        </w:r>
        <w:r w:rsidRPr="003B16AA">
          <w:rPr>
            <w:rFonts w:ascii="Courier New" w:hAnsi="Courier New" w:cs="Courier New"/>
            <w:color w:val="0000FF"/>
            <w:sz w:val="20"/>
            <w:szCs w:val="20"/>
            <w:highlight w:val="white"/>
            <w:rPrChange w:id="6735" w:author="Peter Simpson" w:date="2018-10-04T10:41:00Z">
              <w:rPr>
                <w:rStyle w:val="Hyperlink"/>
              </w:rPr>
            </w:rPrChange>
          </w:rPr>
          <w:fldChar w:fldCharType="separate"/>
        </w:r>
        <w:r w:rsidRPr="003B16AA">
          <w:rPr>
            <w:rFonts w:ascii="Courier New" w:hAnsi="Courier New" w:cs="Courier New"/>
            <w:color w:val="0000FF"/>
            <w:sz w:val="20"/>
            <w:szCs w:val="20"/>
            <w:highlight w:val="white"/>
            <w:rPrChange w:id="6736" w:author="Peter Simpson" w:date="2018-10-04T10:41:00Z">
              <w:rPr>
                <w:rStyle w:val="Hyperlink"/>
              </w:rPr>
            </w:rPrChange>
          </w:rPr>
          <w:t>http://api.peakobservatory.com/API/V1/Telescope/0/AxisRates?Axis=0</w:t>
        </w:r>
        <w:r w:rsidRPr="003B16AA">
          <w:rPr>
            <w:rFonts w:ascii="Courier New" w:hAnsi="Courier New" w:cs="Courier New"/>
            <w:color w:val="0000FF"/>
            <w:sz w:val="20"/>
            <w:szCs w:val="20"/>
            <w:highlight w:val="white"/>
            <w:rPrChange w:id="6737" w:author="Peter Simpson" w:date="2018-10-04T10:41:00Z">
              <w:rPr>
                <w:rStyle w:val="Hyperlink"/>
              </w:rPr>
            </w:rPrChange>
          </w:rPr>
          <w:fldChar w:fldCharType="end"/>
        </w:r>
      </w:ins>
      <w:moveTo w:id="6738" w:author="Peter Simpson" w:date="2018-10-03T12:12:00Z">
        <w:r w:rsidR="00B61780" w:rsidRPr="003B16AA">
          <w:rPr>
            <w:rFonts w:ascii="Courier New" w:hAnsi="Courier New" w:cs="Courier New"/>
            <w:color w:val="0000FF"/>
            <w:sz w:val="20"/>
            <w:szCs w:val="20"/>
            <w:highlight w:val="white"/>
            <w:rPrChange w:id="6739" w:author="Peter Simpson" w:date="2018-10-04T10:41:00Z">
              <w:rPr/>
            </w:rPrChange>
          </w:rPr>
          <w:t xml:space="preserve"> </w:t>
        </w:r>
      </w:moveTo>
      <w:ins w:id="6740" w:author="Peter Simpson" w:date="2018-10-04T10:15:00Z">
        <w:r w:rsidR="00FB507B" w:rsidRPr="003B16AA">
          <w:rPr>
            <w:rFonts w:ascii="Courier New" w:hAnsi="Courier New" w:cs="Courier New"/>
            <w:color w:val="0000FF"/>
            <w:sz w:val="20"/>
            <w:szCs w:val="20"/>
            <w:highlight w:val="white"/>
            <w:rPrChange w:id="6741" w:author="Peter Simpson" w:date="2018-10-04T10:41:00Z">
              <w:rPr>
                <w:rStyle w:val="Hyperlink"/>
              </w:rPr>
            </w:rPrChange>
          </w:rPr>
          <w:fldChar w:fldCharType="begin"/>
        </w:r>
        <w:r w:rsidR="00FB507B" w:rsidRPr="003B16AA">
          <w:rPr>
            <w:rFonts w:ascii="Courier New" w:hAnsi="Courier New" w:cs="Courier New"/>
            <w:color w:val="0000FF"/>
            <w:sz w:val="20"/>
            <w:szCs w:val="20"/>
            <w:highlight w:val="white"/>
            <w:rPrChange w:id="6742" w:author="Peter Simpson" w:date="2018-10-04T10:41:00Z">
              <w:rPr>
                <w:rStyle w:val="Hyperlink"/>
              </w:rPr>
            </w:rPrChange>
          </w:rPr>
          <w:instrText xml:space="preserve"> HYPERLINK "</w:instrText>
        </w:r>
      </w:ins>
      <w:moveTo w:id="6743" w:author="Peter Simpson" w:date="2018-10-03T12:12:00Z">
        <w:r w:rsidR="00FB507B" w:rsidRPr="003B16AA">
          <w:rPr>
            <w:rFonts w:ascii="Courier New" w:hAnsi="Courier New" w:cs="Courier New"/>
            <w:color w:val="0000FF"/>
            <w:sz w:val="20"/>
            <w:szCs w:val="20"/>
            <w:highlight w:val="white"/>
            <w:rPrChange w:id="6744" w:author="Peter Simpson" w:date="2018-10-04T10:41:00Z">
              <w:rPr>
                <w:rStyle w:val="Hyperlink"/>
              </w:rPr>
            </w:rPrChange>
          </w:rPr>
          <w:instrText>http://api.peakobservatory.com/api/</w:instrText>
        </w:r>
      </w:moveTo>
      <w:ins w:id="6745" w:author="Peter Simpson" w:date="2018-10-04T10:14:00Z">
        <w:r w:rsidR="00FB507B" w:rsidRPr="003B16AA">
          <w:rPr>
            <w:rFonts w:ascii="Courier New" w:hAnsi="Courier New" w:cs="Courier New"/>
            <w:color w:val="0000FF"/>
            <w:sz w:val="20"/>
            <w:szCs w:val="20"/>
            <w:highlight w:val="white"/>
            <w:rPrChange w:id="6746" w:author="Peter Simpson" w:date="2018-10-04T10:41:00Z">
              <w:rPr>
                <w:rStyle w:val="Hyperlink"/>
              </w:rPr>
            </w:rPrChange>
          </w:rPr>
          <w:instrText>v1/</w:instrText>
        </w:r>
      </w:ins>
      <w:moveTo w:id="6747" w:author="Peter Simpson" w:date="2018-10-03T12:12:00Z">
        <w:r w:rsidR="00FB507B" w:rsidRPr="003B16AA">
          <w:rPr>
            <w:rFonts w:ascii="Courier New" w:hAnsi="Courier New" w:cs="Courier New"/>
            <w:color w:val="0000FF"/>
            <w:sz w:val="20"/>
            <w:szCs w:val="20"/>
            <w:highlight w:val="white"/>
            <w:rPrChange w:id="6748" w:author="Peter Simpson" w:date="2018-10-04T10:41:00Z">
              <w:rPr>
                <w:rStyle w:val="Hyperlink"/>
              </w:rPr>
            </w:rPrChange>
          </w:rPr>
          <w:instrText>telescope/</w:instrText>
        </w:r>
      </w:moveTo>
      <w:ins w:id="6749" w:author="Peter Simpson" w:date="2018-10-04T10:14:00Z">
        <w:r w:rsidR="00FB507B" w:rsidRPr="003B16AA">
          <w:rPr>
            <w:rFonts w:ascii="Courier New" w:hAnsi="Courier New" w:cs="Courier New"/>
            <w:color w:val="0000FF"/>
            <w:sz w:val="20"/>
            <w:szCs w:val="20"/>
            <w:highlight w:val="white"/>
            <w:rPrChange w:id="6750" w:author="Peter Simpson" w:date="2018-10-04T10:41:00Z">
              <w:rPr>
                <w:rStyle w:val="Hyperlink"/>
              </w:rPr>
            </w:rPrChange>
          </w:rPr>
          <w:instrText>0</w:instrText>
        </w:r>
      </w:ins>
      <w:moveTo w:id="6751" w:author="Peter Simpson" w:date="2018-10-03T12:12:00Z">
        <w:r w:rsidR="00FB507B" w:rsidRPr="003B16AA">
          <w:rPr>
            <w:rFonts w:ascii="Courier New" w:hAnsi="Courier New" w:cs="Courier New"/>
            <w:color w:val="0000FF"/>
            <w:sz w:val="20"/>
            <w:szCs w:val="20"/>
            <w:highlight w:val="white"/>
            <w:rPrChange w:id="6752" w:author="Peter Simpson" w:date="2018-10-04T10:41:00Z">
              <w:rPr>
                <w:rStyle w:val="Hyperlink"/>
              </w:rPr>
            </w:rPrChange>
          </w:rPr>
          <w:instrText>/axisrates?axis=0</w:instrText>
        </w:r>
      </w:moveTo>
      <w:ins w:id="6753" w:author="Peter Simpson" w:date="2018-10-04T10:15:00Z">
        <w:r w:rsidR="00FB507B" w:rsidRPr="003B16AA">
          <w:rPr>
            <w:rFonts w:ascii="Courier New" w:hAnsi="Courier New" w:cs="Courier New"/>
            <w:color w:val="0000FF"/>
            <w:sz w:val="20"/>
            <w:szCs w:val="20"/>
            <w:highlight w:val="white"/>
            <w:rPrChange w:id="6754" w:author="Peter Simpson" w:date="2018-10-04T10:41:00Z">
              <w:rPr>
                <w:rStyle w:val="Hyperlink"/>
              </w:rPr>
            </w:rPrChange>
          </w:rPr>
          <w:instrText xml:space="preserve">" </w:instrText>
        </w:r>
        <w:r w:rsidR="00FB507B" w:rsidRPr="003B16AA">
          <w:rPr>
            <w:rFonts w:ascii="Courier New" w:hAnsi="Courier New" w:cs="Courier New"/>
            <w:color w:val="0000FF"/>
            <w:sz w:val="20"/>
            <w:szCs w:val="20"/>
            <w:highlight w:val="white"/>
            <w:rPrChange w:id="6755" w:author="Peter Simpson" w:date="2018-10-04T10:41:00Z">
              <w:rPr>
                <w:rStyle w:val="Hyperlink"/>
              </w:rPr>
            </w:rPrChange>
          </w:rPr>
          <w:fldChar w:fldCharType="separate"/>
        </w:r>
      </w:ins>
      <w:moveTo w:id="6756" w:author="Peter Simpson" w:date="2018-10-03T12:12:00Z">
        <w:r w:rsidR="00FB507B" w:rsidRPr="003B16AA">
          <w:rPr>
            <w:rFonts w:ascii="Courier New" w:hAnsi="Courier New" w:cs="Courier New"/>
            <w:color w:val="0000FF"/>
            <w:sz w:val="20"/>
            <w:szCs w:val="20"/>
            <w:highlight w:val="white"/>
            <w:rPrChange w:id="6757" w:author="Peter Simpson" w:date="2018-10-04T10:41:00Z">
              <w:rPr>
                <w:rStyle w:val="Hyperlink"/>
              </w:rPr>
            </w:rPrChange>
          </w:rPr>
          <w:t>http://api.peakobservatory.com/api/</w:t>
        </w:r>
      </w:moveTo>
      <w:ins w:id="6758" w:author="Peter Simpson" w:date="2018-10-04T10:14:00Z">
        <w:r w:rsidR="00FB507B" w:rsidRPr="003B16AA">
          <w:rPr>
            <w:rFonts w:ascii="Courier New" w:hAnsi="Courier New" w:cs="Courier New"/>
            <w:color w:val="0000FF"/>
            <w:sz w:val="20"/>
            <w:szCs w:val="20"/>
            <w:highlight w:val="white"/>
            <w:rPrChange w:id="6759" w:author="Peter Simpson" w:date="2018-10-04T10:41:00Z">
              <w:rPr>
                <w:rStyle w:val="Hyperlink"/>
              </w:rPr>
            </w:rPrChange>
          </w:rPr>
          <w:t>v1/</w:t>
        </w:r>
      </w:ins>
      <w:moveTo w:id="6760" w:author="Peter Simpson" w:date="2018-10-03T12:12:00Z">
        <w:r w:rsidR="00FB507B" w:rsidRPr="003B16AA">
          <w:rPr>
            <w:rFonts w:ascii="Courier New" w:hAnsi="Courier New" w:cs="Courier New"/>
            <w:color w:val="0000FF"/>
            <w:sz w:val="20"/>
            <w:szCs w:val="20"/>
            <w:highlight w:val="white"/>
            <w:rPrChange w:id="6761" w:author="Peter Simpson" w:date="2018-10-04T10:41:00Z">
              <w:rPr>
                <w:rStyle w:val="Hyperlink"/>
              </w:rPr>
            </w:rPrChange>
          </w:rPr>
          <w:t>telescope/</w:t>
        </w:r>
      </w:moveTo>
      <w:ins w:id="6762" w:author="Peter Simpson" w:date="2018-10-04T10:14:00Z">
        <w:r w:rsidR="00FB507B" w:rsidRPr="003B16AA">
          <w:rPr>
            <w:rFonts w:ascii="Courier New" w:hAnsi="Courier New" w:cs="Courier New"/>
            <w:color w:val="0000FF"/>
            <w:sz w:val="20"/>
            <w:szCs w:val="20"/>
            <w:highlight w:val="white"/>
            <w:rPrChange w:id="6763" w:author="Peter Simpson" w:date="2018-10-04T10:41:00Z">
              <w:rPr>
                <w:rStyle w:val="Hyperlink"/>
              </w:rPr>
            </w:rPrChange>
          </w:rPr>
          <w:t>0</w:t>
        </w:r>
      </w:ins>
      <w:moveTo w:id="6764" w:author="Peter Simpson" w:date="2018-10-03T12:12:00Z">
        <w:del w:id="6765" w:author="Peter Simpson" w:date="2018-10-04T10:14:00Z">
          <w:r w:rsidR="00FB507B" w:rsidRPr="003B16AA" w:rsidDel="00FB507B">
            <w:rPr>
              <w:rFonts w:ascii="Courier New" w:hAnsi="Courier New" w:cs="Courier New"/>
              <w:color w:val="0000FF"/>
              <w:sz w:val="20"/>
              <w:szCs w:val="20"/>
              <w:highlight w:val="white"/>
              <w:rPrChange w:id="6766" w:author="Peter Simpson" w:date="2018-10-04T10:41:00Z">
                <w:rPr>
                  <w:rStyle w:val="Hyperlink"/>
                </w:rPr>
              </w:rPrChange>
            </w:rPr>
            <w:delText>v1</w:delText>
          </w:r>
        </w:del>
        <w:r w:rsidR="00FB507B" w:rsidRPr="003B16AA">
          <w:rPr>
            <w:rFonts w:ascii="Courier New" w:hAnsi="Courier New" w:cs="Courier New"/>
            <w:color w:val="0000FF"/>
            <w:sz w:val="20"/>
            <w:szCs w:val="20"/>
            <w:highlight w:val="white"/>
            <w:rPrChange w:id="6767" w:author="Peter Simpson" w:date="2018-10-04T10:41:00Z">
              <w:rPr>
                <w:rStyle w:val="Hyperlink"/>
              </w:rPr>
            </w:rPrChange>
          </w:rPr>
          <w:t>/axisrates?axis=0</w:t>
        </w:r>
      </w:moveTo>
      <w:ins w:id="6768" w:author="Peter Simpson" w:date="2018-10-04T10:15:00Z">
        <w:r w:rsidR="00FB507B" w:rsidRPr="003B16AA">
          <w:rPr>
            <w:rFonts w:ascii="Courier New" w:hAnsi="Courier New" w:cs="Courier New"/>
            <w:color w:val="0000FF"/>
            <w:sz w:val="20"/>
            <w:szCs w:val="20"/>
            <w:highlight w:val="white"/>
            <w:rPrChange w:id="6769" w:author="Peter Simpson" w:date="2018-10-04T10:41:00Z">
              <w:rPr>
                <w:rStyle w:val="Hyperlink"/>
              </w:rPr>
            </w:rPrChange>
          </w:rPr>
          <w:fldChar w:fldCharType="end"/>
        </w:r>
      </w:ins>
    </w:p>
    <w:p w14:paraId="427E90CA" w14:textId="77777777" w:rsidR="000B4DF0" w:rsidRDefault="000B4DF0">
      <w:pPr>
        <w:pStyle w:val="Heading3"/>
        <w:rPr>
          <w:ins w:id="6770" w:author="Peter Simpson" w:date="2018-10-04T10:33:00Z"/>
        </w:rPr>
        <w:pPrChange w:id="6771" w:author="Peter Simpson" w:date="2018-10-04T10:33:00Z">
          <w:pPr/>
        </w:pPrChange>
      </w:pPr>
      <w:bookmarkStart w:id="6772" w:name="_Toc526418545"/>
      <w:ins w:id="6773" w:author="Peter Simpson" w:date="2018-10-04T10:33:00Z">
        <w:r>
          <w:t>Client ID and Transaction Number</w:t>
        </w:r>
        <w:bookmarkEnd w:id="6772"/>
      </w:ins>
    </w:p>
    <w:p w14:paraId="0C856ACE" w14:textId="77777777" w:rsidR="000B4DF0" w:rsidRDefault="000B4DF0" w:rsidP="00B61780">
      <w:pPr>
        <w:rPr>
          <w:ins w:id="6774" w:author="Peter Simpson" w:date="2018-10-04T10:36:00Z"/>
        </w:rPr>
      </w:pPr>
      <w:ins w:id="6775" w:author="Peter Simpson" w:date="2018-10-04T10:34:00Z">
        <w:r>
          <w:t>To support client applications using asynchronous transmission models</w:t>
        </w:r>
      </w:ins>
      <w:ins w:id="6776" w:author="Peter Simpson" w:date="2018-10-04T10:35:00Z">
        <w:r>
          <w:t>,</w:t>
        </w:r>
      </w:ins>
      <w:moveTo w:id="6777" w:author="Peter Simpson" w:date="2018-10-03T12:12:00Z">
        <w:del w:id="6778" w:author="Peter Simpson" w:date="2018-10-04T10:34:00Z">
          <w:r w:rsidR="00B61780" w:rsidDel="000B4DF0">
            <w:delText xml:space="preserve">Clients </w:delText>
          </w:r>
        </w:del>
        <w:del w:id="6779" w:author="Peter Simpson" w:date="2018-10-04T10:35:00Z">
          <w:r w:rsidR="00B61780" w:rsidDel="000B4DF0">
            <w:delText>may</w:delText>
          </w:r>
        </w:del>
        <w:r w:rsidR="00B61780">
          <w:t xml:space="preserve"> optional</w:t>
        </w:r>
        <w:del w:id="6780" w:author="Peter Simpson" w:date="2018-10-04T10:35:00Z">
          <w:r w:rsidR="00B61780" w:rsidDel="000B4DF0">
            <w:delText>ly supply a</w:delText>
          </w:r>
        </w:del>
        <w:r w:rsidR="00B61780">
          <w:t xml:space="preserve"> client ID </w:t>
        </w:r>
        <w:del w:id="6781" w:author="Peter Simpson" w:date="2018-10-04T10:35:00Z">
          <w:r w:rsidR="00B61780" w:rsidDel="000B4DF0">
            <w:delText xml:space="preserve">number </w:delText>
          </w:r>
        </w:del>
        <w:r w:rsidR="00B61780">
          <w:t xml:space="preserve">and </w:t>
        </w:r>
        <w:del w:id="6782" w:author="Peter Simpson" w:date="2018-10-04T10:35:00Z">
          <w:r w:rsidR="00B61780" w:rsidDel="000B4DF0">
            <w:delText xml:space="preserve">a </w:delText>
          </w:r>
        </w:del>
        <w:r w:rsidR="00B61780">
          <w:t xml:space="preserve">transaction </w:t>
        </w:r>
        <w:del w:id="6783" w:author="Peter Simpson" w:date="2018-10-04T10:35:00Z">
          <w:r w:rsidR="00B61780" w:rsidDel="000B4DF0">
            <w:delText xml:space="preserve">ID </w:delText>
          </w:r>
        </w:del>
        <w:r w:rsidR="00B61780">
          <w:t>number</w:t>
        </w:r>
      </w:moveTo>
      <w:ins w:id="6784" w:author="Peter Simpson" w:date="2018-10-04T10:35:00Z">
        <w:r>
          <w:t xml:space="preserve">s may be supplied with the request </w:t>
        </w:r>
      </w:ins>
      <w:moveTo w:id="6785" w:author="Peter Simpson" w:date="2018-10-03T12:12:00Z">
        <w:del w:id="6786" w:author="Peter Simpson" w:date="2018-10-04T10:36:00Z">
          <w:r w:rsidR="00B61780" w:rsidDel="000B4DF0">
            <w:delText xml:space="preserve"> </w:delText>
          </w:r>
        </w:del>
        <w:r w:rsidR="00B61780">
          <w:t xml:space="preserve">to identify </w:t>
        </w:r>
        <w:del w:id="6787" w:author="Peter Simpson" w:date="2018-10-04T10:35:00Z">
          <w:r w:rsidR="00B61780" w:rsidDel="000B4DF0">
            <w:delText xml:space="preserve">themselves </w:delText>
          </w:r>
        </w:del>
      </w:moveTo>
      <w:ins w:id="6788" w:author="Peter Simpson" w:date="2018-10-04T10:35:00Z">
        <w:r>
          <w:t xml:space="preserve">the driver instance </w:t>
        </w:r>
      </w:ins>
      <w:ins w:id="6789" w:author="Peter Simpson" w:date="2018-10-04T10:36:00Z">
        <w:r>
          <w:t xml:space="preserve">and specific </w:t>
        </w:r>
      </w:ins>
      <w:moveTo w:id="6790" w:author="Peter Simpson" w:date="2018-10-03T12:12:00Z">
        <w:del w:id="6791" w:author="Peter Simpson" w:date="2018-10-04T10:35:00Z">
          <w:r w:rsidR="00B61780" w:rsidDel="000B4DF0">
            <w:delText xml:space="preserve">and this </w:delText>
          </w:r>
        </w:del>
        <w:del w:id="6792" w:author="Peter Simpson" w:date="2018-10-04T10:36:00Z">
          <w:r w:rsidR="00B61780" w:rsidDel="000B4DF0">
            <w:delText xml:space="preserve">particular </w:delText>
          </w:r>
        </w:del>
        <w:r w:rsidR="00B61780">
          <w:t xml:space="preserve">transaction. </w:t>
        </w:r>
      </w:moveTo>
    </w:p>
    <w:p w14:paraId="755F1702" w14:textId="77777777" w:rsidR="000B4DF0" w:rsidRDefault="000B4DF0" w:rsidP="00B61780">
      <w:pPr>
        <w:rPr>
          <w:ins w:id="6793" w:author="Peter Simpson" w:date="2018-10-04T10:36:00Z"/>
        </w:rPr>
      </w:pPr>
      <w:ins w:id="6794" w:author="Peter Simpson" w:date="2018-10-04T10:36:00Z">
        <w:r>
          <w:t>The driver</w:t>
        </w:r>
      </w:ins>
      <w:ins w:id="6795" w:author="Peter Simpson" w:date="2018-10-04T10:37:00Z">
        <w:r>
          <w:t xml:space="preserve"> instance number will appear in the ASCOM Remote Server logs as a debugging aid.</w:t>
        </w:r>
      </w:ins>
    </w:p>
    <w:p w14:paraId="5C028E14" w14:textId="77777777" w:rsidR="00B61780" w:rsidRDefault="00B61780" w:rsidP="00B61780">
      <w:pPr>
        <w:rPr>
          <w:moveTo w:id="6796" w:author="Peter Simpson" w:date="2018-10-03T12:12:00Z"/>
        </w:rPr>
      </w:pPr>
      <w:moveTo w:id="6797" w:author="Peter Simpson" w:date="2018-10-03T12:12:00Z">
        <w:r>
          <w:t xml:space="preserve">The transaction ID will be returned </w:t>
        </w:r>
      </w:moveTo>
      <w:ins w:id="6798" w:author="Peter Simpson" w:date="2018-10-04T10:36:00Z">
        <w:r w:rsidR="000B4DF0">
          <w:t xml:space="preserve">to the driver </w:t>
        </w:r>
      </w:ins>
      <w:moveTo w:id="6799" w:author="Peter Simpson" w:date="2018-10-03T12:12:00Z">
        <w:r>
          <w:t xml:space="preserve">in the remote server JSON response </w:t>
        </w:r>
        <w:del w:id="6800" w:author="Peter Simpson" w:date="2018-10-04T10:37:00Z">
          <w:r w:rsidDel="000B4DF0">
            <w:delText xml:space="preserve">along </w:delText>
          </w:r>
        </w:del>
      </w:moveTo>
      <w:ins w:id="6801" w:author="Peter Simpson" w:date="2018-10-04T10:37:00Z">
        <w:r w:rsidR="000B4DF0">
          <w:t xml:space="preserve">together </w:t>
        </w:r>
      </w:ins>
      <w:moveTo w:id="6802" w:author="Peter Simpson" w:date="2018-10-03T12:12:00Z">
        <w:r>
          <w:t>with any output from the driver.</w:t>
        </w:r>
      </w:moveTo>
    </w:p>
    <w:p w14:paraId="691173E6" w14:textId="77777777" w:rsidR="00B61780" w:rsidRDefault="00B61780">
      <w:pPr>
        <w:pStyle w:val="Heading3"/>
        <w:keepNext/>
        <w:rPr>
          <w:moveTo w:id="6803" w:author="Peter Simpson" w:date="2018-10-03T12:12:00Z"/>
        </w:rPr>
        <w:pPrChange w:id="6804" w:author="Peter Simpson" w:date="2018-10-04T10:47:00Z">
          <w:pPr>
            <w:pStyle w:val="Heading3"/>
          </w:pPr>
        </w:pPrChange>
      </w:pPr>
      <w:bookmarkStart w:id="6805" w:name="_Toc526418546"/>
      <w:moveTo w:id="6806" w:author="Peter Simpson" w:date="2018-10-03T12:12:00Z">
        <w:r>
          <w:lastRenderedPageBreak/>
          <w:t>Http Verbs</w:t>
        </w:r>
        <w:bookmarkEnd w:id="6805"/>
      </w:moveTo>
    </w:p>
    <w:tbl>
      <w:tblPr>
        <w:tblStyle w:val="TableGrid"/>
        <w:tblW w:w="0" w:type="auto"/>
        <w:tblLook w:val="04A0" w:firstRow="1" w:lastRow="0" w:firstColumn="1" w:lastColumn="0" w:noHBand="0" w:noVBand="1"/>
      </w:tblPr>
      <w:tblGrid>
        <w:gridCol w:w="1271"/>
        <w:gridCol w:w="8079"/>
      </w:tblGrid>
      <w:tr w:rsidR="00B61780" w14:paraId="2CA68C1B" w14:textId="77777777" w:rsidTr="00285B84">
        <w:tc>
          <w:tcPr>
            <w:tcW w:w="1271" w:type="dxa"/>
            <w:vAlign w:val="center"/>
          </w:tcPr>
          <w:p w14:paraId="5D982834" w14:textId="77777777" w:rsidR="00B61780" w:rsidRPr="00A77CC6" w:rsidRDefault="00B61780" w:rsidP="00285B84">
            <w:pPr>
              <w:keepNext/>
              <w:keepLines/>
              <w:jc w:val="center"/>
              <w:rPr>
                <w:moveTo w:id="6807" w:author="Peter Simpson" w:date="2018-10-03T12:12:00Z"/>
                <w:b/>
              </w:rPr>
            </w:pPr>
            <w:moveTo w:id="6808" w:author="Peter Simpson" w:date="2018-10-03T12:12:00Z">
              <w:r w:rsidRPr="00A77CC6">
                <w:rPr>
                  <w:b/>
                </w:rPr>
                <w:t>GET</w:t>
              </w:r>
            </w:moveTo>
          </w:p>
        </w:tc>
        <w:tc>
          <w:tcPr>
            <w:tcW w:w="8079" w:type="dxa"/>
          </w:tcPr>
          <w:p w14:paraId="314B3114" w14:textId="77777777" w:rsidR="00B61780" w:rsidRDefault="00B61780" w:rsidP="00285B84">
            <w:pPr>
              <w:keepNext/>
              <w:keepLines/>
              <w:rPr>
                <w:moveTo w:id="6809" w:author="Peter Simpson" w:date="2018-10-03T12:12:00Z"/>
              </w:rPr>
            </w:pPr>
            <w:moveTo w:id="6810" w:author="Peter Simpson" w:date="2018-10-03T12:12:00Z">
              <w:r>
                <w:t xml:space="preserve">Used for all information retrieval where the device state is not changed, e.g. most properties and a few functions such as Telescope. </w:t>
              </w:r>
              <w:proofErr w:type="spellStart"/>
              <w:proofErr w:type="gramStart"/>
              <w:r>
                <w:t>AxisRates</w:t>
              </w:r>
              <w:proofErr w:type="spellEnd"/>
              <w:r>
                <w:t>(</w:t>
              </w:r>
              <w:proofErr w:type="gramEnd"/>
              <w:r>
                <w:t>Axis).</w:t>
              </w:r>
            </w:moveTo>
          </w:p>
        </w:tc>
      </w:tr>
      <w:tr w:rsidR="00B61780" w14:paraId="1B03DBC5" w14:textId="77777777" w:rsidTr="00285B84">
        <w:tc>
          <w:tcPr>
            <w:tcW w:w="1271" w:type="dxa"/>
            <w:vAlign w:val="center"/>
          </w:tcPr>
          <w:p w14:paraId="0C59B85C" w14:textId="77777777" w:rsidR="00B61780" w:rsidRPr="00A77CC6" w:rsidRDefault="00B61780" w:rsidP="00285B84">
            <w:pPr>
              <w:keepNext/>
              <w:keepLines/>
              <w:jc w:val="center"/>
              <w:rPr>
                <w:moveTo w:id="6811" w:author="Peter Simpson" w:date="2018-10-03T12:12:00Z"/>
                <w:b/>
              </w:rPr>
            </w:pPr>
            <w:moveTo w:id="6812" w:author="Peter Simpson" w:date="2018-10-03T12:12:00Z">
              <w:r w:rsidRPr="00A77CC6">
                <w:rPr>
                  <w:b/>
                </w:rPr>
                <w:t>PUT</w:t>
              </w:r>
            </w:moveTo>
          </w:p>
        </w:tc>
        <w:tc>
          <w:tcPr>
            <w:tcW w:w="8079" w:type="dxa"/>
          </w:tcPr>
          <w:p w14:paraId="69025F03" w14:textId="77777777" w:rsidR="00B61780" w:rsidRDefault="00B61780" w:rsidP="00285B84">
            <w:pPr>
              <w:keepNext/>
              <w:keepLines/>
              <w:rPr>
                <w:moveTo w:id="6813" w:author="Peter Simpson" w:date="2018-10-03T12:12:00Z"/>
              </w:rPr>
            </w:pPr>
            <w:moveTo w:id="6814" w:author="Peter Simpson" w:date="2018-10-03T12:12:00Z">
              <w:r>
                <w:t xml:space="preserve">is used for all other commands i.e. those which change the state of the device regardless of whether they are properties or methods e.g. </w:t>
              </w:r>
              <w:del w:id="6815" w:author="Peter Simpson" w:date="2018-10-04T10:38:00Z">
                <w:r w:rsidDel="000B4DF0">
                  <w:delText xml:space="preserve">setting </w:delText>
                </w:r>
              </w:del>
              <w:proofErr w:type="spellStart"/>
              <w:r>
                <w:t>Telescope.SideOfPier</w:t>
              </w:r>
              <w:proofErr w:type="spellEnd"/>
              <w:r>
                <w:t xml:space="preserve"> and </w:t>
              </w:r>
              <w:proofErr w:type="spellStart"/>
              <w:r>
                <w:t>Telescope.SlewToCoordinates</w:t>
              </w:r>
            </w:moveTo>
            <w:proofErr w:type="spellEnd"/>
            <w:ins w:id="6816" w:author="Peter Simpson" w:date="2018-10-04T10:38:00Z">
              <w:r w:rsidR="000B4DF0">
                <w:t>()</w:t>
              </w:r>
            </w:ins>
            <w:moveTo w:id="6817" w:author="Peter Simpson" w:date="2018-10-03T12:12:00Z">
              <w:r>
                <w:t>.</w:t>
              </w:r>
            </w:moveTo>
          </w:p>
        </w:tc>
      </w:tr>
    </w:tbl>
    <w:p w14:paraId="7E12DAB2" w14:textId="77777777" w:rsidR="00B61780" w:rsidRPr="00A77CC6" w:rsidRDefault="00B61780">
      <w:pPr>
        <w:pStyle w:val="NoSpacing"/>
        <w:rPr>
          <w:moveTo w:id="6818" w:author="Peter Simpson" w:date="2018-10-03T12:12:00Z"/>
        </w:rPr>
        <w:pPrChange w:id="6819" w:author="Peter Simpson" w:date="2018-10-04T11:16:00Z">
          <w:pPr/>
        </w:pPrChange>
      </w:pPr>
    </w:p>
    <w:p w14:paraId="345CDF78" w14:textId="77777777" w:rsidR="00505771" w:rsidRDefault="00505771" w:rsidP="00505771">
      <w:pPr>
        <w:pStyle w:val="Heading3"/>
        <w:rPr>
          <w:ins w:id="6820" w:author="Peter Simpson" w:date="2018-10-04T11:16:00Z"/>
        </w:rPr>
      </w:pPr>
      <w:bookmarkStart w:id="6821" w:name="_Toc526418547"/>
      <w:ins w:id="6822" w:author="Peter Simpson" w:date="2018-10-04T11:16:00Z">
        <w:r>
          <w:t>HTTP Status Codes</w:t>
        </w:r>
        <w:bookmarkEnd w:id="6821"/>
      </w:ins>
    </w:p>
    <w:p w14:paraId="69F5BB5C" w14:textId="77777777" w:rsidR="00505771" w:rsidRDefault="00505771" w:rsidP="00505771">
      <w:pPr>
        <w:keepLines/>
        <w:rPr>
          <w:ins w:id="6823" w:author="Peter Simpson" w:date="2018-10-04T11:16:00Z"/>
        </w:rPr>
      </w:pPr>
      <w:ins w:id="6824" w:author="Peter Simpson" w:date="2018-10-04T11:16:00Z">
        <w:r>
          <w:t>The returned HTTP status code should reflect the server or driver’s status as follows:</w:t>
        </w:r>
      </w:ins>
    </w:p>
    <w:tbl>
      <w:tblPr>
        <w:tblStyle w:val="ListTable6Colorful-Accent21"/>
        <w:tblW w:w="0" w:type="auto"/>
        <w:tblLook w:val="04A0" w:firstRow="1" w:lastRow="0" w:firstColumn="1" w:lastColumn="0" w:noHBand="0" w:noVBand="1"/>
      </w:tblPr>
      <w:tblGrid>
        <w:gridCol w:w="863"/>
        <w:gridCol w:w="2256"/>
        <w:gridCol w:w="6237"/>
      </w:tblGrid>
      <w:tr w:rsidR="00505771" w14:paraId="2DB83F26" w14:textId="77777777" w:rsidTr="00505771">
        <w:trPr>
          <w:cnfStyle w:val="100000000000" w:firstRow="1" w:lastRow="0" w:firstColumn="0" w:lastColumn="0" w:oddVBand="0" w:evenVBand="0" w:oddHBand="0" w:evenHBand="0" w:firstRowFirstColumn="0" w:firstRowLastColumn="0" w:lastRowFirstColumn="0" w:lastRowLastColumn="0"/>
          <w:ins w:id="6825"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14:paraId="13219E2D" w14:textId="77777777" w:rsidR="00505771" w:rsidRDefault="00505771" w:rsidP="00505771">
            <w:pPr>
              <w:keepLines/>
              <w:rPr>
                <w:ins w:id="6826" w:author="Peter Simpson" w:date="2018-10-04T11:16:00Z"/>
              </w:rPr>
            </w:pPr>
            <w:ins w:id="6827" w:author="Peter Simpson" w:date="2018-10-04T11:16:00Z">
              <w:r>
                <w:t>Code</w:t>
              </w:r>
            </w:ins>
          </w:p>
        </w:tc>
        <w:tc>
          <w:tcPr>
            <w:tcW w:w="2256" w:type="dxa"/>
          </w:tcPr>
          <w:p w14:paraId="0BBDF174" w14:textId="77777777" w:rsidR="00505771" w:rsidRDefault="00505771" w:rsidP="00505771">
            <w:pPr>
              <w:keepLines/>
              <w:cnfStyle w:val="100000000000" w:firstRow="1" w:lastRow="0" w:firstColumn="0" w:lastColumn="0" w:oddVBand="0" w:evenVBand="0" w:oddHBand="0" w:evenHBand="0" w:firstRowFirstColumn="0" w:firstRowLastColumn="0" w:lastRowFirstColumn="0" w:lastRowLastColumn="0"/>
              <w:rPr>
                <w:ins w:id="6828" w:author="Peter Simpson" w:date="2018-10-04T11:16:00Z"/>
              </w:rPr>
            </w:pPr>
            <w:ins w:id="6829" w:author="Peter Simpson" w:date="2018-10-04T11:16:00Z">
              <w:r>
                <w:t>Interpretation</w:t>
              </w:r>
            </w:ins>
          </w:p>
        </w:tc>
        <w:tc>
          <w:tcPr>
            <w:tcW w:w="6237" w:type="dxa"/>
          </w:tcPr>
          <w:p w14:paraId="10E49F19" w14:textId="77777777" w:rsidR="00505771" w:rsidRDefault="00505771" w:rsidP="00505771">
            <w:pPr>
              <w:keepLines/>
              <w:cnfStyle w:val="100000000000" w:firstRow="1" w:lastRow="0" w:firstColumn="0" w:lastColumn="0" w:oddVBand="0" w:evenVBand="0" w:oddHBand="0" w:evenHBand="0" w:firstRowFirstColumn="0" w:firstRowLastColumn="0" w:lastRowFirstColumn="0" w:lastRowLastColumn="0"/>
              <w:rPr>
                <w:ins w:id="6830" w:author="Peter Simpson" w:date="2018-10-04T11:16:00Z"/>
              </w:rPr>
            </w:pPr>
          </w:p>
        </w:tc>
      </w:tr>
      <w:tr w:rsidR="00505771" w14:paraId="431040AD" w14:textId="77777777" w:rsidTr="00505771">
        <w:trPr>
          <w:cnfStyle w:val="000000100000" w:firstRow="0" w:lastRow="0" w:firstColumn="0" w:lastColumn="0" w:oddVBand="0" w:evenVBand="0" w:oddHBand="1" w:evenHBand="0" w:firstRowFirstColumn="0" w:firstRowLastColumn="0" w:lastRowFirstColumn="0" w:lastRowLastColumn="0"/>
          <w:ins w:id="6831"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14:paraId="105B7012" w14:textId="77777777" w:rsidR="00505771" w:rsidRDefault="00505771" w:rsidP="00505771">
            <w:pPr>
              <w:keepLines/>
              <w:rPr>
                <w:ins w:id="6832" w:author="Peter Simpson" w:date="2018-10-04T11:16:00Z"/>
              </w:rPr>
            </w:pPr>
            <w:ins w:id="6833" w:author="Peter Simpson" w:date="2018-10-04T11:16:00Z">
              <w:r>
                <w:t>200</w:t>
              </w:r>
            </w:ins>
          </w:p>
        </w:tc>
        <w:tc>
          <w:tcPr>
            <w:tcW w:w="2256" w:type="dxa"/>
          </w:tcPr>
          <w:p w14:paraId="1EE71F29" w14:textId="77777777" w:rsidR="00505771" w:rsidRDefault="00505771" w:rsidP="00505771">
            <w:pPr>
              <w:keepLines/>
              <w:cnfStyle w:val="000000100000" w:firstRow="0" w:lastRow="0" w:firstColumn="0" w:lastColumn="0" w:oddVBand="0" w:evenVBand="0" w:oddHBand="1" w:evenHBand="0" w:firstRowFirstColumn="0" w:firstRowLastColumn="0" w:lastRowFirstColumn="0" w:lastRowLastColumn="0"/>
              <w:rPr>
                <w:ins w:id="6834" w:author="Peter Simpson" w:date="2018-10-04T11:16:00Z"/>
              </w:rPr>
            </w:pPr>
            <w:ins w:id="6835" w:author="Peter Simpson" w:date="2018-10-04T11:16:00Z">
              <w:r w:rsidRPr="0081516B">
                <w:rPr>
                  <w:b/>
                </w:rPr>
                <w:t>OK</w:t>
              </w:r>
            </w:ins>
          </w:p>
        </w:tc>
        <w:tc>
          <w:tcPr>
            <w:tcW w:w="6237" w:type="dxa"/>
          </w:tcPr>
          <w:p w14:paraId="23A31959" w14:textId="77777777" w:rsidR="00505771" w:rsidRPr="0081516B" w:rsidRDefault="00505771" w:rsidP="00505771">
            <w:pPr>
              <w:keepLines/>
              <w:cnfStyle w:val="000000100000" w:firstRow="0" w:lastRow="0" w:firstColumn="0" w:lastColumn="0" w:oddVBand="0" w:evenVBand="0" w:oddHBand="1" w:evenHBand="0" w:firstRowFirstColumn="0" w:firstRowLastColumn="0" w:lastRowFirstColumn="0" w:lastRowLastColumn="0"/>
              <w:rPr>
                <w:ins w:id="6836" w:author="Peter Simpson" w:date="2018-10-04T11:16:00Z"/>
                <w:b/>
              </w:rPr>
            </w:pPr>
            <w:ins w:id="6837" w:author="Peter Simpson" w:date="2018-10-04T11:16:00Z">
              <w:r>
                <w:t>The API request was successfully processed (even if the driver returned an exception)</w:t>
              </w:r>
            </w:ins>
          </w:p>
        </w:tc>
      </w:tr>
      <w:tr w:rsidR="00505771" w14:paraId="3A3F017B" w14:textId="77777777" w:rsidTr="00505771">
        <w:trPr>
          <w:ins w:id="6838"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14:paraId="618E026A" w14:textId="77777777" w:rsidR="00505771" w:rsidRDefault="00505771" w:rsidP="00505771">
            <w:pPr>
              <w:keepLines/>
              <w:rPr>
                <w:ins w:id="6839" w:author="Peter Simpson" w:date="2018-10-04T11:16:00Z"/>
              </w:rPr>
            </w:pPr>
            <w:ins w:id="6840" w:author="Peter Simpson" w:date="2018-10-04T11:16:00Z">
              <w:r>
                <w:t>400</w:t>
              </w:r>
            </w:ins>
          </w:p>
        </w:tc>
        <w:tc>
          <w:tcPr>
            <w:tcW w:w="2256" w:type="dxa"/>
          </w:tcPr>
          <w:p w14:paraId="1FFF86FC" w14:textId="77777777" w:rsidR="00505771" w:rsidRDefault="00505771" w:rsidP="00505771">
            <w:pPr>
              <w:keepLines/>
              <w:cnfStyle w:val="000000000000" w:firstRow="0" w:lastRow="0" w:firstColumn="0" w:lastColumn="0" w:oddVBand="0" w:evenVBand="0" w:oddHBand="0" w:evenHBand="0" w:firstRowFirstColumn="0" w:firstRowLastColumn="0" w:lastRowFirstColumn="0" w:lastRowLastColumn="0"/>
              <w:rPr>
                <w:ins w:id="6841" w:author="Peter Simpson" w:date="2018-10-04T11:16:00Z"/>
              </w:rPr>
            </w:pPr>
            <w:ins w:id="6842" w:author="Peter Simpson" w:date="2018-10-04T11:16:00Z">
              <w:r w:rsidRPr="0081516B">
                <w:rPr>
                  <w:b/>
                </w:rPr>
                <w:t>Bad</w:t>
              </w:r>
              <w:r>
                <w:t xml:space="preserve"> </w:t>
              </w:r>
              <w:r w:rsidRPr="0081516B">
                <w:rPr>
                  <w:b/>
                </w:rPr>
                <w:t>request</w:t>
              </w:r>
              <w:r>
                <w:t xml:space="preserve"> </w:t>
              </w:r>
            </w:ins>
          </w:p>
        </w:tc>
        <w:tc>
          <w:tcPr>
            <w:tcW w:w="6237" w:type="dxa"/>
          </w:tcPr>
          <w:p w14:paraId="28EA294C" w14:textId="77777777" w:rsidR="00505771" w:rsidRPr="0081516B" w:rsidRDefault="00505771" w:rsidP="00505771">
            <w:pPr>
              <w:keepLines/>
              <w:cnfStyle w:val="000000000000" w:firstRow="0" w:lastRow="0" w:firstColumn="0" w:lastColumn="0" w:oddVBand="0" w:evenVBand="0" w:oddHBand="0" w:evenHBand="0" w:firstRowFirstColumn="0" w:firstRowLastColumn="0" w:lastRowFirstColumn="0" w:lastRowLastColumn="0"/>
              <w:rPr>
                <w:ins w:id="6843" w:author="Peter Simpson" w:date="2018-10-04T11:16:00Z"/>
                <w:b/>
              </w:rPr>
            </w:pPr>
            <w:ins w:id="6844" w:author="Peter Simpson" w:date="2018-10-04T11:16:00Z">
              <w:r>
                <w:t>The API request could not be processed because at least one of the supplied version number, device type, device number, command or parameter values, are missing or invalid.</w:t>
              </w:r>
            </w:ins>
          </w:p>
        </w:tc>
      </w:tr>
      <w:tr w:rsidR="00505771" w14:paraId="0029893B" w14:textId="77777777" w:rsidTr="00505771">
        <w:trPr>
          <w:cnfStyle w:val="000000100000" w:firstRow="0" w:lastRow="0" w:firstColumn="0" w:lastColumn="0" w:oddVBand="0" w:evenVBand="0" w:oddHBand="1" w:evenHBand="0" w:firstRowFirstColumn="0" w:firstRowLastColumn="0" w:lastRowFirstColumn="0" w:lastRowLastColumn="0"/>
          <w:ins w:id="6845"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14:paraId="1E28A05B" w14:textId="77777777" w:rsidR="00505771" w:rsidRDefault="00505771" w:rsidP="00505771">
            <w:pPr>
              <w:keepLines/>
              <w:rPr>
                <w:ins w:id="6846" w:author="Peter Simpson" w:date="2018-10-04T11:16:00Z"/>
              </w:rPr>
            </w:pPr>
            <w:ins w:id="6847" w:author="Peter Simpson" w:date="2018-10-04T11:16:00Z">
              <w:r>
                <w:t>500</w:t>
              </w:r>
            </w:ins>
          </w:p>
        </w:tc>
        <w:tc>
          <w:tcPr>
            <w:tcW w:w="2256" w:type="dxa"/>
          </w:tcPr>
          <w:p w14:paraId="179C8047" w14:textId="77777777" w:rsidR="00505771" w:rsidRDefault="00505771" w:rsidP="00505771">
            <w:pPr>
              <w:keepLines/>
              <w:cnfStyle w:val="000000100000" w:firstRow="0" w:lastRow="0" w:firstColumn="0" w:lastColumn="0" w:oddVBand="0" w:evenVBand="0" w:oddHBand="1" w:evenHBand="0" w:firstRowFirstColumn="0" w:firstRowLastColumn="0" w:lastRowFirstColumn="0" w:lastRowLastColumn="0"/>
              <w:rPr>
                <w:ins w:id="6848" w:author="Peter Simpson" w:date="2018-10-04T11:16:00Z"/>
              </w:rPr>
            </w:pPr>
            <w:ins w:id="6849" w:author="Peter Simpson" w:date="2018-10-04T11:16:00Z">
              <w:r>
                <w:rPr>
                  <w:b/>
                </w:rPr>
                <w:t>Internal Server Error</w:t>
              </w:r>
              <w:r>
                <w:t xml:space="preserve"> </w:t>
              </w:r>
            </w:ins>
          </w:p>
        </w:tc>
        <w:tc>
          <w:tcPr>
            <w:tcW w:w="6237" w:type="dxa"/>
          </w:tcPr>
          <w:p w14:paraId="69F1E6A0" w14:textId="77777777" w:rsidR="00505771" w:rsidRPr="0081516B" w:rsidRDefault="00505771" w:rsidP="00505771">
            <w:pPr>
              <w:keepLines/>
              <w:cnfStyle w:val="000000100000" w:firstRow="0" w:lastRow="0" w:firstColumn="0" w:lastColumn="0" w:oddVBand="0" w:evenVBand="0" w:oddHBand="1" w:evenHBand="0" w:firstRowFirstColumn="0" w:firstRowLastColumn="0" w:lastRowFirstColumn="0" w:lastRowLastColumn="0"/>
              <w:rPr>
                <w:ins w:id="6850" w:author="Peter Simpson" w:date="2018-10-04T11:16:00Z"/>
                <w:b/>
              </w:rPr>
            </w:pPr>
            <w:ins w:id="6851" w:author="Peter Simpson" w:date="2018-10-04T11:16:00Z">
              <w:r>
                <w:t>An error occurred in the Remote Driver Server itself, which prevented successful processing of the request.</w:t>
              </w:r>
            </w:ins>
          </w:p>
        </w:tc>
      </w:tr>
    </w:tbl>
    <w:p w14:paraId="54824EA2" w14:textId="77777777" w:rsidR="00505771" w:rsidRDefault="00505771">
      <w:pPr>
        <w:pStyle w:val="NoSpacing"/>
        <w:rPr>
          <w:ins w:id="6852" w:author="Peter Simpson" w:date="2018-10-04T11:16:00Z"/>
        </w:rPr>
        <w:pPrChange w:id="6853" w:author="Peter Simpson" w:date="2018-10-04T11:16:00Z">
          <w:pPr>
            <w:pStyle w:val="Heading3"/>
          </w:pPr>
        </w:pPrChange>
      </w:pPr>
    </w:p>
    <w:p w14:paraId="260F9185" w14:textId="77777777" w:rsidR="00315C89" w:rsidRDefault="00315C89">
      <w:pPr>
        <w:pStyle w:val="Heading3"/>
        <w:rPr>
          <w:ins w:id="6854" w:author="Peter Simpson" w:date="2018-10-04T11:00:00Z"/>
        </w:rPr>
      </w:pPr>
      <w:bookmarkStart w:id="6855" w:name="_Toc526418548"/>
      <w:ins w:id="6856" w:author="Peter Simpson" w:date="2018-10-04T11:07:00Z">
        <w:r>
          <w:t>Supplying</w:t>
        </w:r>
      </w:ins>
      <w:ins w:id="6857" w:author="Peter Simpson" w:date="2018-10-04T11:00:00Z">
        <w:r>
          <w:t xml:space="preserve"> Parameters</w:t>
        </w:r>
        <w:bookmarkEnd w:id="6855"/>
      </w:ins>
    </w:p>
    <w:p w14:paraId="3E4E5610" w14:textId="77777777" w:rsidR="00315C89" w:rsidRDefault="00315C89" w:rsidP="00315C89">
      <w:pPr>
        <w:rPr>
          <w:ins w:id="6858" w:author="Peter Simpson" w:date="2018-10-04T11:03:00Z"/>
        </w:rPr>
      </w:pPr>
      <w:ins w:id="6859" w:author="Peter Simpson" w:date="2018-10-04T11:00:00Z">
        <w:r>
          <w:t>Many ASCOM</w:t>
        </w:r>
      </w:ins>
      <w:ins w:id="6860" w:author="Peter Simpson" w:date="2018-10-04T11:01:00Z">
        <w:r>
          <w:t xml:space="preserve"> methods require parameter values. All methods that use the </w:t>
        </w:r>
        <w:r w:rsidRPr="00315C89">
          <w:rPr>
            <w:b/>
            <w:rPrChange w:id="6861" w:author="Peter Simpson" w:date="2018-10-04T11:09:00Z">
              <w:rPr/>
            </w:rPrChange>
          </w:rPr>
          <w:t>HTTP GET</w:t>
        </w:r>
        <w:r>
          <w:t xml:space="preserve"> verb should include parameters </w:t>
        </w:r>
      </w:ins>
      <w:ins w:id="6862" w:author="Peter Simpson" w:date="2018-10-04T11:02:00Z">
        <w:r>
          <w:t>as name</w:t>
        </w:r>
      </w:ins>
      <w:ins w:id="6863" w:author="Peter Simpson" w:date="2018-10-04T11:03:00Z">
        <w:r>
          <w:t>-</w:t>
        </w:r>
      </w:ins>
      <w:ins w:id="6864" w:author="Peter Simpson" w:date="2018-10-04T11:02:00Z">
        <w:r>
          <w:t>value pairs in the query string</w:t>
        </w:r>
      </w:ins>
      <w:ins w:id="6865" w:author="Peter Simpson" w:date="2018-10-04T11:03:00Z">
        <w:r>
          <w:t>.</w:t>
        </w:r>
      </w:ins>
    </w:p>
    <w:p w14:paraId="5E4866DF" w14:textId="77777777" w:rsidR="00315C89" w:rsidRPr="00315C89" w:rsidRDefault="00315C89">
      <w:pPr>
        <w:rPr>
          <w:ins w:id="6866" w:author="Peter Simpson" w:date="2018-10-04T11:00:00Z"/>
          <w:rPrChange w:id="6867" w:author="Peter Simpson" w:date="2018-10-04T11:00:00Z">
            <w:rPr>
              <w:ins w:id="6868" w:author="Peter Simpson" w:date="2018-10-04T11:00:00Z"/>
            </w:rPr>
          </w:rPrChange>
        </w:rPr>
        <w:pPrChange w:id="6869" w:author="Peter Simpson" w:date="2018-10-04T11:00:00Z">
          <w:pPr>
            <w:pStyle w:val="Heading3"/>
          </w:pPr>
        </w:pPrChange>
      </w:pPr>
      <w:ins w:id="6870" w:author="Peter Simpson" w:date="2018-10-04T11:03:00Z">
        <w:r>
          <w:t xml:space="preserve">All methods that use the </w:t>
        </w:r>
        <w:r w:rsidRPr="00315C89">
          <w:rPr>
            <w:b/>
            <w:rPrChange w:id="6871" w:author="Peter Simpson" w:date="2018-10-04T11:09:00Z">
              <w:rPr>
                <w:b w:val="0"/>
                <w:bCs w:val="0"/>
              </w:rPr>
            </w:rPrChange>
          </w:rPr>
          <w:t>HTTP PUT</w:t>
        </w:r>
        <w:r>
          <w:t xml:space="preserve"> verb should include parameters </w:t>
        </w:r>
      </w:ins>
      <w:ins w:id="6872" w:author="Peter Simpson" w:date="2018-10-04T11:09:00Z">
        <w:r>
          <w:t xml:space="preserve">using the </w:t>
        </w:r>
      </w:ins>
      <w:ins w:id="6873" w:author="Peter Simpson" w:date="2018-10-04T11:08:00Z">
        <w:r w:rsidRPr="00315C89">
          <w:t>"application/x-www-form-</w:t>
        </w:r>
        <w:proofErr w:type="spellStart"/>
        <w:r w:rsidRPr="00315C89">
          <w:t>urlencoded</w:t>
        </w:r>
        <w:proofErr w:type="spellEnd"/>
        <w:r w:rsidRPr="00315C89">
          <w:t>"</w:t>
        </w:r>
        <w:r>
          <w:t xml:space="preserve"> media type</w:t>
        </w:r>
        <w:r w:rsidRPr="00315C89">
          <w:t>.</w:t>
        </w:r>
      </w:ins>
    </w:p>
    <w:p w14:paraId="1A9F68A8" w14:textId="77777777" w:rsidR="00B61780" w:rsidRDefault="00B61780">
      <w:pPr>
        <w:pStyle w:val="Heading3"/>
        <w:rPr>
          <w:moveTo w:id="6874" w:author="Peter Simpson" w:date="2018-10-03T12:12:00Z"/>
        </w:rPr>
      </w:pPr>
      <w:bookmarkStart w:id="6875" w:name="_Toc526418549"/>
      <w:moveTo w:id="6876" w:author="Peter Simpson" w:date="2018-10-03T12:12:00Z">
        <w:r>
          <w:t>JSON Responses</w:t>
        </w:r>
        <w:bookmarkEnd w:id="6875"/>
      </w:moveTo>
    </w:p>
    <w:p w14:paraId="707EC13B" w14:textId="77777777" w:rsidR="00B61780" w:rsidRDefault="00B61780" w:rsidP="00B61780">
      <w:pPr>
        <w:rPr>
          <w:moveTo w:id="6877" w:author="Peter Simpson" w:date="2018-10-03T12:12:00Z"/>
        </w:rPr>
      </w:pPr>
      <w:moveTo w:id="6878" w:author="Peter Simpson" w:date="2018-10-03T12:12:00Z">
        <w:r>
          <w:t>The outcome of the command is returned as a JSON encoded class. The following information is returned for every transaction:</w:t>
        </w:r>
      </w:moveTo>
    </w:p>
    <w:tbl>
      <w:tblPr>
        <w:tblStyle w:val="ListTable6Colorful-Accent21"/>
        <w:tblW w:w="0" w:type="auto"/>
        <w:tblLook w:val="04A0" w:firstRow="1" w:lastRow="0" w:firstColumn="1" w:lastColumn="0" w:noHBand="0" w:noVBand="1"/>
      </w:tblPr>
      <w:tblGrid>
        <w:gridCol w:w="2263"/>
        <w:gridCol w:w="1843"/>
        <w:gridCol w:w="5244"/>
      </w:tblGrid>
      <w:tr w:rsidR="00B61780" w14:paraId="7A1DCE99" w14:textId="77777777" w:rsidTr="00285B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C7EA38" w14:textId="77777777" w:rsidR="00B61780" w:rsidRDefault="00B61780" w:rsidP="00285B84">
            <w:pPr>
              <w:rPr>
                <w:moveTo w:id="6879" w:author="Peter Simpson" w:date="2018-10-03T12:12:00Z"/>
              </w:rPr>
            </w:pPr>
            <w:moveTo w:id="6880" w:author="Peter Simpson" w:date="2018-10-03T12:12:00Z">
              <w:r>
                <w:t>Item</w:t>
              </w:r>
            </w:moveTo>
          </w:p>
        </w:tc>
        <w:tc>
          <w:tcPr>
            <w:tcW w:w="1843" w:type="dxa"/>
          </w:tcPr>
          <w:p w14:paraId="157154DE" w14:textId="77777777" w:rsidR="00B61780" w:rsidRDefault="00B61780" w:rsidP="00285B84">
            <w:pPr>
              <w:cnfStyle w:val="100000000000" w:firstRow="1" w:lastRow="0" w:firstColumn="0" w:lastColumn="0" w:oddVBand="0" w:evenVBand="0" w:oddHBand="0" w:evenHBand="0" w:firstRowFirstColumn="0" w:firstRowLastColumn="0" w:lastRowFirstColumn="0" w:lastRowLastColumn="0"/>
              <w:rPr>
                <w:moveTo w:id="6881" w:author="Peter Simpson" w:date="2018-10-03T12:12:00Z"/>
              </w:rPr>
            </w:pPr>
            <w:moveTo w:id="6882" w:author="Peter Simpson" w:date="2018-10-03T12:12:00Z">
              <w:r>
                <w:t>Type</w:t>
              </w:r>
            </w:moveTo>
          </w:p>
        </w:tc>
        <w:tc>
          <w:tcPr>
            <w:tcW w:w="5244" w:type="dxa"/>
          </w:tcPr>
          <w:p w14:paraId="37D1790E" w14:textId="77777777" w:rsidR="00B61780" w:rsidRDefault="00B61780" w:rsidP="00285B84">
            <w:pPr>
              <w:cnfStyle w:val="100000000000" w:firstRow="1" w:lastRow="0" w:firstColumn="0" w:lastColumn="0" w:oddVBand="0" w:evenVBand="0" w:oddHBand="0" w:evenHBand="0" w:firstRowFirstColumn="0" w:firstRowLastColumn="0" w:lastRowFirstColumn="0" w:lastRowLastColumn="0"/>
              <w:rPr>
                <w:moveTo w:id="6883" w:author="Peter Simpson" w:date="2018-10-03T12:12:00Z"/>
              </w:rPr>
            </w:pPr>
            <w:moveTo w:id="6884" w:author="Peter Simpson" w:date="2018-10-03T12:12:00Z">
              <w:r>
                <w:t>Contents</w:t>
              </w:r>
            </w:moveTo>
          </w:p>
        </w:tc>
      </w:tr>
      <w:tr w:rsidR="00B61780" w14:paraId="46D2A777" w14:textId="77777777" w:rsidTr="00285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8BAC7B" w14:textId="77777777" w:rsidR="00B61780" w:rsidRDefault="00B61780" w:rsidP="00285B84">
            <w:pPr>
              <w:rPr>
                <w:moveTo w:id="6885" w:author="Peter Simpson" w:date="2018-10-03T12:12:00Z"/>
              </w:rPr>
            </w:pPr>
            <w:proofErr w:type="spellStart"/>
            <w:moveTo w:id="6886" w:author="Peter Simpson" w:date="2018-10-03T12:12:00Z">
              <w:r w:rsidRPr="00FF3B64">
                <w:t>ClientTransactionID</w:t>
              </w:r>
              <w:proofErr w:type="spellEnd"/>
            </w:moveTo>
          </w:p>
        </w:tc>
        <w:tc>
          <w:tcPr>
            <w:tcW w:w="1843" w:type="dxa"/>
          </w:tcPr>
          <w:p w14:paraId="5D64CFE9" w14:textId="77777777" w:rsidR="00B61780" w:rsidRDefault="00B61780" w:rsidP="00285B84">
            <w:pPr>
              <w:cnfStyle w:val="000000100000" w:firstRow="0" w:lastRow="0" w:firstColumn="0" w:lastColumn="0" w:oddVBand="0" w:evenVBand="0" w:oddHBand="1" w:evenHBand="0" w:firstRowFirstColumn="0" w:firstRowLastColumn="0" w:lastRowFirstColumn="0" w:lastRowLastColumn="0"/>
              <w:rPr>
                <w:moveTo w:id="6887" w:author="Peter Simpson" w:date="2018-10-03T12:12:00Z"/>
              </w:rPr>
            </w:pPr>
            <w:moveTo w:id="6888" w:author="Peter Simpson" w:date="2018-10-03T12:12:00Z">
              <w:r>
                <w:t>Long</w:t>
              </w:r>
            </w:moveTo>
          </w:p>
        </w:tc>
        <w:tc>
          <w:tcPr>
            <w:tcW w:w="5244" w:type="dxa"/>
          </w:tcPr>
          <w:p w14:paraId="7F8906B1" w14:textId="77777777" w:rsidR="00B61780" w:rsidRDefault="00B61780" w:rsidP="00285B84">
            <w:pPr>
              <w:cnfStyle w:val="000000100000" w:firstRow="0" w:lastRow="0" w:firstColumn="0" w:lastColumn="0" w:oddVBand="0" w:evenVBand="0" w:oddHBand="1" w:evenHBand="0" w:firstRowFirstColumn="0" w:firstRowLastColumn="0" w:lastRowFirstColumn="0" w:lastRowLastColumn="0"/>
              <w:rPr>
                <w:moveTo w:id="6889" w:author="Peter Simpson" w:date="2018-10-03T12:12:00Z"/>
              </w:rPr>
            </w:pPr>
            <w:moveTo w:id="6890" w:author="Peter Simpson" w:date="2018-10-03T12:12:00Z">
              <w:r>
                <w:t>Transaction ID supplied by the client in its request</w:t>
              </w:r>
            </w:moveTo>
          </w:p>
        </w:tc>
      </w:tr>
      <w:tr w:rsidR="00B61780" w14:paraId="23938104" w14:textId="77777777" w:rsidTr="00285B84">
        <w:tc>
          <w:tcPr>
            <w:cnfStyle w:val="001000000000" w:firstRow="0" w:lastRow="0" w:firstColumn="1" w:lastColumn="0" w:oddVBand="0" w:evenVBand="0" w:oddHBand="0" w:evenHBand="0" w:firstRowFirstColumn="0" w:firstRowLastColumn="0" w:lastRowFirstColumn="0" w:lastRowLastColumn="0"/>
            <w:tcW w:w="2263" w:type="dxa"/>
          </w:tcPr>
          <w:p w14:paraId="1A6F611E" w14:textId="77777777" w:rsidR="00B61780" w:rsidRPr="00FF3B64" w:rsidRDefault="00B61780" w:rsidP="00285B84">
            <w:pPr>
              <w:rPr>
                <w:moveTo w:id="6891" w:author="Peter Simpson" w:date="2018-10-03T12:12:00Z"/>
              </w:rPr>
            </w:pPr>
            <w:proofErr w:type="spellStart"/>
            <w:moveTo w:id="6892" w:author="Peter Simpson" w:date="2018-10-03T12:12:00Z">
              <w:r w:rsidRPr="00FF3B64">
                <w:t>ServerTransactionID</w:t>
              </w:r>
              <w:proofErr w:type="spellEnd"/>
            </w:moveTo>
          </w:p>
        </w:tc>
        <w:tc>
          <w:tcPr>
            <w:tcW w:w="1843" w:type="dxa"/>
          </w:tcPr>
          <w:p w14:paraId="3DED6A0E" w14:textId="77777777" w:rsidR="00B61780" w:rsidRDefault="00B61780" w:rsidP="00285B84">
            <w:pPr>
              <w:cnfStyle w:val="000000000000" w:firstRow="0" w:lastRow="0" w:firstColumn="0" w:lastColumn="0" w:oddVBand="0" w:evenVBand="0" w:oddHBand="0" w:evenHBand="0" w:firstRowFirstColumn="0" w:firstRowLastColumn="0" w:lastRowFirstColumn="0" w:lastRowLastColumn="0"/>
              <w:rPr>
                <w:moveTo w:id="6893" w:author="Peter Simpson" w:date="2018-10-03T12:12:00Z"/>
              </w:rPr>
            </w:pPr>
            <w:moveTo w:id="6894" w:author="Peter Simpson" w:date="2018-10-03T12:12:00Z">
              <w:r>
                <w:t>Long</w:t>
              </w:r>
            </w:moveTo>
          </w:p>
        </w:tc>
        <w:tc>
          <w:tcPr>
            <w:tcW w:w="5244" w:type="dxa"/>
          </w:tcPr>
          <w:p w14:paraId="580A70BA" w14:textId="77777777" w:rsidR="00B61780" w:rsidRDefault="00B61780" w:rsidP="00285B84">
            <w:pPr>
              <w:cnfStyle w:val="000000000000" w:firstRow="0" w:lastRow="0" w:firstColumn="0" w:lastColumn="0" w:oddVBand="0" w:evenVBand="0" w:oddHBand="0" w:evenHBand="0" w:firstRowFirstColumn="0" w:firstRowLastColumn="0" w:lastRowFirstColumn="0" w:lastRowLastColumn="0"/>
              <w:rPr>
                <w:moveTo w:id="6895" w:author="Peter Simpson" w:date="2018-10-03T12:12:00Z"/>
              </w:rPr>
            </w:pPr>
            <w:moveTo w:id="6896" w:author="Peter Simpson" w:date="2018-10-03T12:12:00Z">
              <w:r>
                <w:t>The server’s transaction number. This increments by 1 on each call to the server.</w:t>
              </w:r>
            </w:moveTo>
          </w:p>
        </w:tc>
      </w:tr>
      <w:tr w:rsidR="00B61780" w14:paraId="5C9F9DBA" w14:textId="77777777" w:rsidTr="00285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C92A14" w14:textId="77777777" w:rsidR="00B61780" w:rsidRPr="00FF3B64" w:rsidRDefault="00B61780" w:rsidP="00285B84">
            <w:pPr>
              <w:rPr>
                <w:moveTo w:id="6897" w:author="Peter Simpson" w:date="2018-10-03T12:12:00Z"/>
              </w:rPr>
            </w:pPr>
            <w:moveTo w:id="6898" w:author="Peter Simpson" w:date="2018-10-03T12:12:00Z">
              <w:r>
                <w:t>Method</w:t>
              </w:r>
            </w:moveTo>
          </w:p>
        </w:tc>
        <w:tc>
          <w:tcPr>
            <w:tcW w:w="1843" w:type="dxa"/>
          </w:tcPr>
          <w:p w14:paraId="7C6020DF" w14:textId="77777777" w:rsidR="00B61780" w:rsidRDefault="00B61780" w:rsidP="00285B84">
            <w:pPr>
              <w:cnfStyle w:val="000000100000" w:firstRow="0" w:lastRow="0" w:firstColumn="0" w:lastColumn="0" w:oddVBand="0" w:evenVBand="0" w:oddHBand="1" w:evenHBand="0" w:firstRowFirstColumn="0" w:firstRowLastColumn="0" w:lastRowFirstColumn="0" w:lastRowLastColumn="0"/>
              <w:rPr>
                <w:moveTo w:id="6899" w:author="Peter Simpson" w:date="2018-10-03T12:12:00Z"/>
              </w:rPr>
            </w:pPr>
            <w:moveTo w:id="6900" w:author="Peter Simpson" w:date="2018-10-03T12:12:00Z">
              <w:r>
                <w:t>String</w:t>
              </w:r>
            </w:moveTo>
          </w:p>
        </w:tc>
        <w:tc>
          <w:tcPr>
            <w:tcW w:w="5244" w:type="dxa"/>
          </w:tcPr>
          <w:p w14:paraId="0EDA0287" w14:textId="77777777" w:rsidR="00B61780" w:rsidRDefault="00B61780" w:rsidP="00285B84">
            <w:pPr>
              <w:cnfStyle w:val="000000100000" w:firstRow="0" w:lastRow="0" w:firstColumn="0" w:lastColumn="0" w:oddVBand="0" w:evenVBand="0" w:oddHBand="1" w:evenHBand="0" w:firstRowFirstColumn="0" w:firstRowLastColumn="0" w:lastRowFirstColumn="0" w:lastRowLastColumn="0"/>
              <w:rPr>
                <w:moveTo w:id="6901" w:author="Peter Simpson" w:date="2018-10-03T12:12:00Z"/>
              </w:rPr>
            </w:pPr>
            <w:moveTo w:id="6902" w:author="Peter Simpson" w:date="2018-10-03T12:12:00Z">
              <w:r>
                <w:t>The name of the method called by the client</w:t>
              </w:r>
            </w:moveTo>
          </w:p>
        </w:tc>
      </w:tr>
      <w:tr w:rsidR="00B61780" w14:paraId="0C242105" w14:textId="77777777" w:rsidTr="00285B84">
        <w:tc>
          <w:tcPr>
            <w:cnfStyle w:val="001000000000" w:firstRow="0" w:lastRow="0" w:firstColumn="1" w:lastColumn="0" w:oddVBand="0" w:evenVBand="0" w:oddHBand="0" w:evenHBand="0" w:firstRowFirstColumn="0" w:firstRowLastColumn="0" w:lastRowFirstColumn="0" w:lastRowLastColumn="0"/>
            <w:tcW w:w="2263" w:type="dxa"/>
          </w:tcPr>
          <w:p w14:paraId="7272DA9C" w14:textId="77777777" w:rsidR="00B61780" w:rsidRDefault="00B61780" w:rsidP="00285B84">
            <w:pPr>
              <w:rPr>
                <w:moveTo w:id="6903" w:author="Peter Simpson" w:date="2018-10-03T12:12:00Z"/>
              </w:rPr>
            </w:pPr>
            <w:proofErr w:type="spellStart"/>
            <w:moveTo w:id="6904" w:author="Peter Simpson" w:date="2018-10-03T12:12:00Z">
              <w:r>
                <w:t>ErrorNumber</w:t>
              </w:r>
              <w:proofErr w:type="spellEnd"/>
            </w:moveTo>
          </w:p>
        </w:tc>
        <w:tc>
          <w:tcPr>
            <w:tcW w:w="1843" w:type="dxa"/>
          </w:tcPr>
          <w:p w14:paraId="3B397E0B" w14:textId="77777777" w:rsidR="00B61780" w:rsidRDefault="00B61780" w:rsidP="00285B84">
            <w:pPr>
              <w:cnfStyle w:val="000000000000" w:firstRow="0" w:lastRow="0" w:firstColumn="0" w:lastColumn="0" w:oddVBand="0" w:evenVBand="0" w:oddHBand="0" w:evenHBand="0" w:firstRowFirstColumn="0" w:firstRowLastColumn="0" w:lastRowFirstColumn="0" w:lastRowLastColumn="0"/>
              <w:rPr>
                <w:moveTo w:id="6905" w:author="Peter Simpson" w:date="2018-10-03T12:12:00Z"/>
              </w:rPr>
            </w:pPr>
            <w:moveTo w:id="6906" w:author="Peter Simpson" w:date="2018-10-03T12:12:00Z">
              <w:r>
                <w:t>Int</w:t>
              </w:r>
            </w:moveTo>
          </w:p>
        </w:tc>
        <w:tc>
          <w:tcPr>
            <w:tcW w:w="5244" w:type="dxa"/>
          </w:tcPr>
          <w:p w14:paraId="27A55113" w14:textId="77777777" w:rsidR="00B61780" w:rsidRDefault="00B61780" w:rsidP="00285B84">
            <w:pPr>
              <w:cnfStyle w:val="000000000000" w:firstRow="0" w:lastRow="0" w:firstColumn="0" w:lastColumn="0" w:oddVBand="0" w:evenVBand="0" w:oddHBand="0" w:evenHBand="0" w:firstRowFirstColumn="0" w:firstRowLastColumn="0" w:lastRowFirstColumn="0" w:lastRowLastColumn="0"/>
              <w:rPr>
                <w:moveTo w:id="6907" w:author="Peter Simpson" w:date="2018-10-03T12:12:00Z"/>
              </w:rPr>
            </w:pPr>
            <w:moveTo w:id="6908" w:author="Peter Simpson" w:date="2018-10-03T12:12:00Z">
              <w:r>
                <w:t xml:space="preserve">If the driver throws an exception, its number appears here, otherwise the value 0 is returned. This will be of value to </w:t>
              </w:r>
              <w:proofErr w:type="gramStart"/>
              <w:r>
                <w:t>non .NET</w:t>
              </w:r>
              <w:proofErr w:type="gramEnd"/>
              <w:r>
                <w:t xml:space="preserve"> clients, in order to determine what has occurred since they have no use for a .NET exception structure.</w:t>
              </w:r>
            </w:moveTo>
          </w:p>
        </w:tc>
      </w:tr>
      <w:tr w:rsidR="00B61780" w14:paraId="2A05F817" w14:textId="77777777" w:rsidTr="00285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136B7F" w14:textId="77777777" w:rsidR="00B61780" w:rsidRDefault="00B61780" w:rsidP="00285B84">
            <w:pPr>
              <w:rPr>
                <w:moveTo w:id="6909" w:author="Peter Simpson" w:date="2018-10-03T12:12:00Z"/>
              </w:rPr>
            </w:pPr>
            <w:proofErr w:type="spellStart"/>
            <w:moveTo w:id="6910" w:author="Peter Simpson" w:date="2018-10-03T12:12:00Z">
              <w:r>
                <w:t>ErrorMessage</w:t>
              </w:r>
              <w:proofErr w:type="spellEnd"/>
            </w:moveTo>
          </w:p>
        </w:tc>
        <w:tc>
          <w:tcPr>
            <w:tcW w:w="1843" w:type="dxa"/>
          </w:tcPr>
          <w:p w14:paraId="410FC732" w14:textId="77777777" w:rsidR="00B61780" w:rsidRDefault="00B61780" w:rsidP="00285B84">
            <w:pPr>
              <w:cnfStyle w:val="000000100000" w:firstRow="0" w:lastRow="0" w:firstColumn="0" w:lastColumn="0" w:oddVBand="0" w:evenVBand="0" w:oddHBand="1" w:evenHBand="0" w:firstRowFirstColumn="0" w:firstRowLastColumn="0" w:lastRowFirstColumn="0" w:lastRowLastColumn="0"/>
              <w:rPr>
                <w:moveTo w:id="6911" w:author="Peter Simpson" w:date="2018-10-03T12:12:00Z"/>
              </w:rPr>
            </w:pPr>
            <w:moveTo w:id="6912" w:author="Peter Simpson" w:date="2018-10-03T12:12:00Z">
              <w:r>
                <w:t>String</w:t>
              </w:r>
            </w:moveTo>
          </w:p>
        </w:tc>
        <w:tc>
          <w:tcPr>
            <w:tcW w:w="5244" w:type="dxa"/>
          </w:tcPr>
          <w:p w14:paraId="15599DC3" w14:textId="77777777" w:rsidR="00B61780" w:rsidRDefault="00B61780" w:rsidP="00285B84">
            <w:pPr>
              <w:cnfStyle w:val="000000100000" w:firstRow="0" w:lastRow="0" w:firstColumn="0" w:lastColumn="0" w:oddVBand="0" w:evenVBand="0" w:oddHBand="1" w:evenHBand="0" w:firstRowFirstColumn="0" w:firstRowLastColumn="0" w:lastRowFirstColumn="0" w:lastRowLastColumn="0"/>
              <w:rPr>
                <w:moveTo w:id="6913" w:author="Peter Simpson" w:date="2018-10-03T12:12:00Z"/>
              </w:rPr>
            </w:pPr>
            <w:moveTo w:id="6914" w:author="Peter Simpson" w:date="2018-10-03T12:12:00Z">
              <w:r>
                <w:t>If the driver throws an exception, its message appears here, otherwise an empty string is returned.</w:t>
              </w:r>
            </w:moveTo>
          </w:p>
        </w:tc>
      </w:tr>
      <w:tr w:rsidR="00B61780" w14:paraId="34C44D7B" w14:textId="77777777" w:rsidTr="00285B84">
        <w:tc>
          <w:tcPr>
            <w:cnfStyle w:val="001000000000" w:firstRow="0" w:lastRow="0" w:firstColumn="1" w:lastColumn="0" w:oddVBand="0" w:evenVBand="0" w:oddHBand="0" w:evenHBand="0" w:firstRowFirstColumn="0" w:firstRowLastColumn="0" w:lastRowFirstColumn="0" w:lastRowLastColumn="0"/>
            <w:tcW w:w="2263" w:type="dxa"/>
          </w:tcPr>
          <w:p w14:paraId="420B5150" w14:textId="77777777" w:rsidR="00B61780" w:rsidRDefault="00B61780" w:rsidP="00285B84">
            <w:pPr>
              <w:rPr>
                <w:moveTo w:id="6915" w:author="Peter Simpson" w:date="2018-10-03T12:12:00Z"/>
              </w:rPr>
            </w:pPr>
            <w:proofErr w:type="spellStart"/>
            <w:moveTo w:id="6916" w:author="Peter Simpson" w:date="2018-10-03T12:12:00Z">
              <w:r w:rsidRPr="00FF3B64">
                <w:t>DriverException</w:t>
              </w:r>
              <w:proofErr w:type="spellEnd"/>
            </w:moveTo>
          </w:p>
        </w:tc>
        <w:tc>
          <w:tcPr>
            <w:tcW w:w="1843" w:type="dxa"/>
          </w:tcPr>
          <w:p w14:paraId="473B446D" w14:textId="77777777" w:rsidR="00B61780" w:rsidRDefault="00B61780" w:rsidP="00285B84">
            <w:pPr>
              <w:cnfStyle w:val="000000000000" w:firstRow="0" w:lastRow="0" w:firstColumn="0" w:lastColumn="0" w:oddVBand="0" w:evenVBand="0" w:oddHBand="0" w:evenHBand="0" w:firstRowFirstColumn="0" w:firstRowLastColumn="0" w:lastRowFirstColumn="0" w:lastRowLastColumn="0"/>
              <w:rPr>
                <w:moveTo w:id="6917" w:author="Peter Simpson" w:date="2018-10-03T12:12:00Z"/>
              </w:rPr>
            </w:pPr>
            <w:moveTo w:id="6918" w:author="Peter Simpson" w:date="2018-10-03T12:12:00Z">
              <w:r>
                <w:t>Exception (.NET)</w:t>
              </w:r>
            </w:moveTo>
          </w:p>
        </w:tc>
        <w:tc>
          <w:tcPr>
            <w:tcW w:w="5244" w:type="dxa"/>
          </w:tcPr>
          <w:p w14:paraId="47BCE5AF" w14:textId="77777777" w:rsidR="00B61780" w:rsidRDefault="00B61780" w:rsidP="00285B84">
            <w:pPr>
              <w:cnfStyle w:val="000000000000" w:firstRow="0" w:lastRow="0" w:firstColumn="0" w:lastColumn="0" w:oddVBand="0" w:evenVBand="0" w:oddHBand="0" w:evenHBand="0" w:firstRowFirstColumn="0" w:firstRowLastColumn="0" w:lastRowFirstColumn="0" w:lastRowLastColumn="0"/>
              <w:rPr>
                <w:moveTo w:id="6919" w:author="Peter Simpson" w:date="2018-10-03T12:12:00Z"/>
              </w:rPr>
            </w:pPr>
            <w:moveTo w:id="6920" w:author="Peter Simpson" w:date="2018-10-03T12:12:00Z">
              <w:r>
                <w:t>If the driver throws an exception, it is returned as a .NET exception structure encoded in JSON form.</w:t>
              </w:r>
            </w:moveTo>
          </w:p>
        </w:tc>
      </w:tr>
    </w:tbl>
    <w:p w14:paraId="69DD3887" w14:textId="77777777" w:rsidR="00B61780" w:rsidRDefault="00B61780" w:rsidP="00B61780">
      <w:pPr>
        <w:rPr>
          <w:moveTo w:id="6921" w:author="Peter Simpson" w:date="2018-10-03T12:12:00Z"/>
        </w:rPr>
      </w:pPr>
    </w:p>
    <w:p w14:paraId="66CE92DE" w14:textId="77777777" w:rsidR="00B61780" w:rsidRDefault="00B61780" w:rsidP="00B61780">
      <w:pPr>
        <w:rPr>
          <w:moveTo w:id="6922" w:author="Peter Simpson" w:date="2018-10-03T12:12:00Z"/>
        </w:rPr>
      </w:pPr>
      <w:moveTo w:id="6923" w:author="Peter Simpson" w:date="2018-10-03T12:12:00Z">
        <w:r w:rsidRPr="006B70B4">
          <w:t>In addition,</w:t>
        </w:r>
        <w:r>
          <w:t xml:space="preserve"> the JSON response will include the output from the command (if any) in the “Value” parameter. This example is from the Telescope Simulator SupportedActions property:</w:t>
        </w:r>
      </w:moveTo>
    </w:p>
    <w:p w14:paraId="1DE54A35" w14:textId="77777777" w:rsidR="00B61780" w:rsidRPr="00175F5F" w:rsidRDefault="00B61780" w:rsidP="00B61780">
      <w:pPr>
        <w:autoSpaceDE w:val="0"/>
        <w:autoSpaceDN w:val="0"/>
        <w:adjustRightInd w:val="0"/>
        <w:spacing w:after="0" w:line="240" w:lineRule="auto"/>
        <w:rPr>
          <w:moveTo w:id="6924" w:author="Peter Simpson" w:date="2018-10-03T12:12:00Z"/>
          <w:rFonts w:ascii="Courier New" w:hAnsi="Courier New" w:cs="Courier New"/>
          <w:color w:val="0000FF"/>
          <w:sz w:val="20"/>
          <w:szCs w:val="20"/>
          <w:highlight w:val="white"/>
        </w:rPr>
      </w:pPr>
      <w:moveTo w:id="6925" w:author="Peter Simpson" w:date="2018-10-03T12:12:00Z">
        <w:r w:rsidRPr="00175F5F">
          <w:rPr>
            <w:rFonts w:ascii="Courier New" w:hAnsi="Courier New" w:cs="Courier New"/>
            <w:color w:val="0000FF"/>
            <w:sz w:val="20"/>
            <w:szCs w:val="20"/>
            <w:highlight w:val="white"/>
          </w:rPr>
          <w:t>GET /api/v1/Telescope/0/SupportedActio</w:t>
        </w:r>
        <w:r>
          <w:rPr>
            <w:rFonts w:ascii="Courier New" w:hAnsi="Courier New" w:cs="Courier New"/>
            <w:color w:val="0000FF"/>
            <w:sz w:val="20"/>
            <w:szCs w:val="20"/>
            <w:highlight w:val="white"/>
          </w:rPr>
          <w:t>ns?Client=1&amp;ClientTransaction=6</w:t>
        </w:r>
      </w:moveTo>
    </w:p>
    <w:p w14:paraId="005C9AE4" w14:textId="77777777" w:rsidR="00B61780" w:rsidRPr="00175F5F" w:rsidRDefault="00B61780" w:rsidP="00B61780">
      <w:pPr>
        <w:rPr>
          <w:moveTo w:id="6926" w:author="Peter Simpson" w:date="2018-10-03T12:12:00Z"/>
          <w:rStyle w:val="Hyperlink"/>
          <w:color w:val="2683C6" w:themeColor="accent2"/>
          <w:u w:val="none"/>
        </w:rPr>
      </w:pPr>
      <w:moveTo w:id="6927" w:author="Peter Simpson" w:date="2018-10-03T12:12:00Z">
        <w:r w:rsidRPr="00294E0E">
          <w:rPr>
            <w:rStyle w:val="Hyperlink"/>
            <w:color w:val="2683C6" w:themeColor="accent2"/>
            <w:u w:val="none"/>
          </w:rPr>
          <w:lastRenderedPageBreak/>
          <w:t>{"Value</w:t>
        </w:r>
        <w:proofErr w:type="gramStart"/>
        <w:r w:rsidRPr="00294E0E">
          <w:rPr>
            <w:rStyle w:val="Hyperlink"/>
            <w:color w:val="2683C6" w:themeColor="accent2"/>
            <w:u w:val="none"/>
          </w:rPr>
          <w:t>":[</w:t>
        </w:r>
        <w:proofErr w:type="gramEnd"/>
        <w:r w:rsidRPr="00294E0E">
          <w:rPr>
            <w:rStyle w:val="Hyperlink"/>
            <w:color w:val="2683C6" w:themeColor="accent2"/>
            <w:u w:val="none"/>
          </w:rPr>
          <w:t>"AssemblyVersionNumber","SlewToHA","AvailableTimeInThisPointingState","TimeUntilPointingStateCanChange"],"ClientTransactionID":6,"ServerTransactionID":6,"Method":"SupportedActions","ErrorNumber":0,"ErrorMessage":"","DriverException":null}</w:t>
        </w:r>
      </w:moveTo>
    </w:p>
    <w:p w14:paraId="7BAEC2D0" w14:textId="77777777" w:rsidR="00B61780" w:rsidRDefault="00B61780" w:rsidP="00B61780">
      <w:pPr>
        <w:rPr>
          <w:moveTo w:id="6928" w:author="Peter Simpson" w:date="2018-10-03T12:12:00Z"/>
        </w:rPr>
      </w:pPr>
      <w:moveTo w:id="6929" w:author="Peter Simpson" w:date="2018-10-03T12:12:00Z">
        <w:r>
          <w:t>This example shows the response for:</w:t>
        </w:r>
      </w:moveTo>
    </w:p>
    <w:p w14:paraId="7A74A949" w14:textId="77777777" w:rsidR="00B61780" w:rsidRPr="00294E0E" w:rsidRDefault="00B61780" w:rsidP="00B61780">
      <w:pPr>
        <w:autoSpaceDE w:val="0"/>
        <w:autoSpaceDN w:val="0"/>
        <w:adjustRightInd w:val="0"/>
        <w:spacing w:after="0" w:line="240" w:lineRule="auto"/>
        <w:rPr>
          <w:moveTo w:id="6930" w:author="Peter Simpson" w:date="2018-10-03T12:12:00Z"/>
          <w:rFonts w:ascii="Courier New" w:hAnsi="Courier New" w:cs="Courier New"/>
          <w:color w:val="0000FF"/>
          <w:sz w:val="20"/>
          <w:szCs w:val="20"/>
          <w:highlight w:val="white"/>
        </w:rPr>
      </w:pPr>
      <w:moveTo w:id="6931" w:author="Peter Simpson" w:date="2018-10-03T12:12:00Z">
        <w:r w:rsidRPr="00294E0E">
          <w:rPr>
            <w:rFonts w:ascii="Courier New" w:hAnsi="Courier New" w:cs="Courier New"/>
            <w:color w:val="0000FF"/>
            <w:sz w:val="20"/>
            <w:szCs w:val="20"/>
            <w:highlight w:val="white"/>
          </w:rPr>
          <w:t>GET /</w:t>
        </w:r>
        <w:proofErr w:type="spellStart"/>
        <w:r w:rsidRPr="00294E0E">
          <w:rPr>
            <w:rFonts w:ascii="Courier New" w:hAnsi="Courier New" w:cs="Courier New"/>
            <w:color w:val="0000FF"/>
            <w:sz w:val="20"/>
            <w:szCs w:val="20"/>
            <w:highlight w:val="white"/>
          </w:rPr>
          <w:t>api</w:t>
        </w:r>
        <w:proofErr w:type="spellEnd"/>
        <w:r w:rsidRPr="00294E0E">
          <w:rPr>
            <w:rFonts w:ascii="Courier New" w:hAnsi="Courier New" w:cs="Courier New"/>
            <w:color w:val="0000FF"/>
            <w:sz w:val="20"/>
            <w:szCs w:val="20"/>
            <w:highlight w:val="white"/>
          </w:rPr>
          <w:t>/v1/Telescope/0/</w:t>
        </w:r>
        <w:proofErr w:type="spellStart"/>
        <w:r w:rsidRPr="00294E0E">
          <w:rPr>
            <w:rFonts w:ascii="Courier New" w:hAnsi="Courier New" w:cs="Courier New"/>
            <w:color w:val="0000FF"/>
            <w:sz w:val="20"/>
            <w:szCs w:val="20"/>
            <w:highlight w:val="white"/>
          </w:rPr>
          <w:t>CanSlewAsync?Client</w:t>
        </w:r>
        <w:proofErr w:type="spellEnd"/>
        <w:r w:rsidRPr="00294E0E">
          <w:rPr>
            <w:rFonts w:ascii="Courier New" w:hAnsi="Courier New" w:cs="Courier New"/>
            <w:color w:val="0000FF"/>
            <w:sz w:val="20"/>
            <w:szCs w:val="20"/>
            <w:highlight w:val="white"/>
          </w:rPr>
          <w:t>=1&amp;ClientTransaction=20</w:t>
        </w:r>
      </w:moveTo>
    </w:p>
    <w:p w14:paraId="688F4A2E" w14:textId="77777777" w:rsidR="00B61780" w:rsidRPr="00294E0E" w:rsidRDefault="00B61780" w:rsidP="00B61780">
      <w:pPr>
        <w:rPr>
          <w:moveTo w:id="6932" w:author="Peter Simpson" w:date="2018-10-03T12:12:00Z"/>
          <w:rStyle w:val="Hyperlink"/>
          <w:color w:val="2683C6" w:themeColor="accent2"/>
          <w:u w:val="none"/>
        </w:rPr>
      </w:pPr>
      <w:moveTo w:id="6933" w:author="Peter Simpson" w:date="2018-10-03T12:12:00Z">
        <w:r w:rsidRPr="00294E0E">
          <w:rPr>
            <w:rStyle w:val="Hyperlink"/>
            <w:color w:val="2683C6" w:themeColor="accent2"/>
            <w:u w:val="none"/>
          </w:rPr>
          <w:t>{"Value</w:t>
        </w:r>
        <w:proofErr w:type="gramStart"/>
        <w:r w:rsidRPr="00294E0E">
          <w:rPr>
            <w:rStyle w:val="Hyperlink"/>
            <w:color w:val="2683C6" w:themeColor="accent2"/>
            <w:u w:val="none"/>
          </w:rPr>
          <w:t>":true</w:t>
        </w:r>
        <w:proofErr w:type="gramEnd"/>
        <w:r w:rsidRPr="00294E0E">
          <w:rPr>
            <w:rStyle w:val="Hyperlink"/>
            <w:color w:val="2683C6" w:themeColor="accent2"/>
            <w:u w:val="none"/>
          </w:rPr>
          <w:t>,"ClientTransactio</w:t>
        </w:r>
        <w:r>
          <w:rPr>
            <w:rStyle w:val="Hyperlink"/>
            <w:color w:val="2683C6" w:themeColor="accent2"/>
            <w:u w:val="none"/>
          </w:rPr>
          <w:t>nID":20,"ServerTransactionID":168</w:t>
        </w:r>
        <w:r w:rsidRPr="00294E0E">
          <w:rPr>
            <w:rStyle w:val="Hyperlink"/>
            <w:color w:val="2683C6" w:themeColor="accent2"/>
            <w:u w:val="none"/>
          </w:rPr>
          <w:t>,"Method":"CanSlewAsync","ErrorNumber":0,"ErrorMessage":"","DriverException":null}</w:t>
        </w:r>
      </w:moveTo>
    </w:p>
    <w:p w14:paraId="5C1DBFDE" w14:textId="77777777" w:rsidR="00B61780" w:rsidRDefault="00B61780">
      <w:pPr>
        <w:pStyle w:val="Heading3"/>
        <w:keepNext/>
        <w:rPr>
          <w:moveTo w:id="6934" w:author="Peter Simpson" w:date="2018-10-03T12:12:00Z"/>
        </w:rPr>
        <w:pPrChange w:id="6935" w:author="Peter Simpson" w:date="2018-10-04T11:14:00Z">
          <w:pPr>
            <w:pStyle w:val="Heading3"/>
          </w:pPr>
        </w:pPrChange>
      </w:pPr>
      <w:bookmarkStart w:id="6936" w:name="_Toc526418550"/>
      <w:moveTo w:id="6937" w:author="Peter Simpson" w:date="2018-10-03T12:12:00Z">
        <w:r>
          <w:t>Driver Exception Handling</w:t>
        </w:r>
        <w:bookmarkEnd w:id="6936"/>
      </w:moveTo>
    </w:p>
    <w:p w14:paraId="7C569CD5" w14:textId="77777777" w:rsidR="00B61780" w:rsidRDefault="00B61780" w:rsidP="00B61780">
      <w:pPr>
        <w:rPr>
          <w:moveTo w:id="6938" w:author="Peter Simpson" w:date="2018-10-03T12:12:00Z"/>
        </w:rPr>
      </w:pPr>
      <w:moveTo w:id="6939" w:author="Peter Simpson" w:date="2018-10-03T12:12:00Z">
        <w:r>
          <w:t xml:space="preserve">For </w:t>
        </w:r>
      </w:moveTo>
      <w:ins w:id="6940" w:author="Peter Simpson" w:date="2018-10-04T10:56:00Z">
        <w:r w:rsidR="00922968">
          <w:t xml:space="preserve">COM based </w:t>
        </w:r>
      </w:ins>
      <w:moveTo w:id="6941" w:author="Peter Simpson" w:date="2018-10-03T12:12:00Z">
        <w:r>
          <w:t xml:space="preserve">Windows </w:t>
        </w:r>
        <w:del w:id="6942" w:author="Peter Simpson" w:date="2018-10-04T10:56:00Z">
          <w:r w:rsidDel="00922968">
            <w:delText>clients</w:delText>
          </w:r>
        </w:del>
      </w:moveTo>
      <w:ins w:id="6943" w:author="Peter Simpson" w:date="2018-10-04T10:56:00Z">
        <w:r w:rsidR="00922968">
          <w:t xml:space="preserve">drivers, any </w:t>
        </w:r>
      </w:ins>
      <w:moveTo w:id="6944" w:author="Peter Simpson" w:date="2018-10-03T12:12:00Z">
        <w:del w:id="6945" w:author="Peter Simpson" w:date="2018-10-04T10:56:00Z">
          <w:r w:rsidDel="00922968">
            <w:delText xml:space="preserve"> the driver </w:delText>
          </w:r>
        </w:del>
        <w:r>
          <w:t>exception</w:t>
        </w:r>
      </w:moveTo>
      <w:ins w:id="6946" w:author="Peter Simpson" w:date="2018-10-04T10:56:00Z">
        <w:r w:rsidR="00922968">
          <w:t>s</w:t>
        </w:r>
      </w:ins>
      <w:ins w:id="6947" w:author="Peter Simpson" w:date="2018-10-04T10:57:00Z">
        <w:r w:rsidR="00922968">
          <w:t xml:space="preserve"> are</w:t>
        </w:r>
      </w:ins>
      <w:moveTo w:id="6948" w:author="Peter Simpson" w:date="2018-10-03T12:12:00Z">
        <w:del w:id="6949" w:author="Peter Simpson" w:date="2018-10-04T10:57:00Z">
          <w:r w:rsidDel="00922968">
            <w:delText xml:space="preserve"> is</w:delText>
          </w:r>
        </w:del>
        <w:r>
          <w:t xml:space="preserve"> captured by the </w:t>
        </w:r>
        <w:del w:id="6950" w:author="Peter Simpson" w:date="2018-10-04T10:57:00Z">
          <w:r w:rsidDel="00922968">
            <w:delText xml:space="preserve">REST </w:delText>
          </w:r>
        </w:del>
      </w:moveTo>
      <w:ins w:id="6951" w:author="Peter Simpson" w:date="2018-10-04T10:57:00Z">
        <w:r w:rsidR="00922968">
          <w:t xml:space="preserve">ASOCM Remote </w:t>
        </w:r>
      </w:ins>
      <w:moveTo w:id="6952" w:author="Peter Simpson" w:date="2018-10-03T12:12:00Z">
        <w:r>
          <w:t xml:space="preserve">Server and returned in JSON encoded format </w:t>
        </w:r>
      </w:moveTo>
      <w:ins w:id="6953" w:author="Peter Simpson" w:date="2018-10-04T10:59:00Z">
        <w:r w:rsidR="00922968">
          <w:t xml:space="preserve">so that </w:t>
        </w:r>
      </w:ins>
      <w:moveTo w:id="6954" w:author="Peter Simpson" w:date="2018-10-03T12:12:00Z">
        <w:del w:id="6955" w:author="Peter Simpson" w:date="2018-10-04T10:59:00Z">
          <w:r w:rsidDel="00922968">
            <w:delText xml:space="preserve">to </w:delText>
          </w:r>
        </w:del>
        <w:r>
          <w:t>the Remote Client</w:t>
        </w:r>
      </w:moveTo>
      <w:ins w:id="6956" w:author="Peter Simpson" w:date="2018-10-04T10:59:00Z">
        <w:r w:rsidR="00922968">
          <w:t xml:space="preserve"> can</w:t>
        </w:r>
      </w:ins>
      <w:moveTo w:id="6957" w:author="Peter Simpson" w:date="2018-10-03T12:12:00Z">
        <w:del w:id="6958" w:author="Peter Simpson" w:date="2018-10-04T10:59:00Z">
          <w:r w:rsidDel="00922968">
            <w:delText>, which</w:delText>
          </w:r>
        </w:del>
        <w:r>
          <w:t xml:space="preserve"> recreate</w:t>
        </w:r>
        <w:del w:id="6959" w:author="Peter Simpson" w:date="2018-10-04T10:59:00Z">
          <w:r w:rsidDel="00922968">
            <w:delText>s</w:delText>
          </w:r>
        </w:del>
        <w:r>
          <w:t xml:space="preserve"> the original exception and throws it to the client application.</w:t>
        </w:r>
      </w:moveTo>
    </w:p>
    <w:p w14:paraId="21CB9AE1" w14:textId="77777777" w:rsidR="00B61780" w:rsidRDefault="00B61780" w:rsidP="00B61780">
      <w:pPr>
        <w:rPr>
          <w:moveTo w:id="6960" w:author="Peter Simpson" w:date="2018-10-03T12:12:00Z"/>
        </w:rPr>
      </w:pPr>
      <w:moveTo w:id="6961" w:author="Peter Simpson" w:date="2018-10-03T12:12:00Z">
        <w:r>
          <w:t xml:space="preserve">This approach is of little value to a non-Windows </w:t>
        </w:r>
        <w:del w:id="6962" w:author="Peter Simpson" w:date="2018-10-04T12:01:00Z">
          <w:r w:rsidDel="006C23EC">
            <w:delText>client</w:delText>
          </w:r>
        </w:del>
        <w:ins w:id="6963" w:author="Peter Simpson" w:date="2018-10-04T12:01:00Z">
          <w:r w:rsidR="006C23EC">
            <w:t>client,</w:t>
          </w:r>
        </w:ins>
        <w:r>
          <w:t xml:space="preserve"> so an integer error number and error message string are also returned, which can be used by the client as needed, without having to use the complex .NET exception class structure.</w:t>
        </w:r>
      </w:moveTo>
    </w:p>
    <w:p w14:paraId="1B017B30" w14:textId="77777777" w:rsidR="00B61780" w:rsidRDefault="00B61780" w:rsidP="00B61780">
      <w:pPr>
        <w:rPr>
          <w:moveTo w:id="6964" w:author="Peter Simpson" w:date="2018-10-03T12:12:00Z"/>
        </w:rPr>
      </w:pPr>
      <w:moveTo w:id="6965" w:author="Peter Simpson" w:date="2018-10-03T12:12:00Z">
        <w:r>
          <w:t xml:space="preserve">The </w:t>
        </w:r>
        <w:r w:rsidRPr="00175F5F">
          <w:t xml:space="preserve">example </w:t>
        </w:r>
        <w:r>
          <w:t xml:space="preserve">below shows </w:t>
        </w:r>
        <w:r w:rsidRPr="00175F5F">
          <w:t>a returned exception</w:t>
        </w:r>
        <w:r>
          <w:t xml:space="preserve"> for an attempt to set the site elevation to -301, which is an illegal value in the ASCOM specification. </w:t>
        </w:r>
      </w:moveTo>
    </w:p>
    <w:p w14:paraId="22DFA4ED" w14:textId="77777777" w:rsidR="00B61780" w:rsidRDefault="00B61780" w:rsidP="00B61780">
      <w:pPr>
        <w:autoSpaceDE w:val="0"/>
        <w:autoSpaceDN w:val="0"/>
        <w:adjustRightInd w:val="0"/>
        <w:spacing w:after="0" w:line="240" w:lineRule="auto"/>
        <w:rPr>
          <w:moveTo w:id="6966" w:author="Peter Simpson" w:date="2018-10-03T12:12:00Z"/>
          <w:rFonts w:ascii="Courier New" w:hAnsi="Courier New" w:cs="Courier New"/>
          <w:color w:val="0000FF"/>
          <w:sz w:val="20"/>
          <w:szCs w:val="20"/>
        </w:rPr>
      </w:pPr>
      <w:moveTo w:id="6967" w:author="Peter Simpson" w:date="2018-10-03T12:12:00Z">
        <w:r w:rsidRPr="009D3723">
          <w:rPr>
            <w:rFonts w:ascii="Courier New" w:hAnsi="Courier New" w:cs="Courier New"/>
            <w:color w:val="0000FF"/>
            <w:sz w:val="20"/>
            <w:szCs w:val="20"/>
            <w:highlight w:val="white"/>
          </w:rPr>
          <w:t>PUT /</w:t>
        </w:r>
        <w:proofErr w:type="spellStart"/>
        <w:r w:rsidRPr="009D3723">
          <w:rPr>
            <w:rFonts w:ascii="Courier New" w:hAnsi="Courier New" w:cs="Courier New"/>
            <w:color w:val="0000FF"/>
            <w:sz w:val="20"/>
            <w:szCs w:val="20"/>
            <w:highlight w:val="white"/>
          </w:rPr>
          <w:t>api</w:t>
        </w:r>
        <w:proofErr w:type="spellEnd"/>
        <w:r w:rsidRPr="009D3723">
          <w:rPr>
            <w:rFonts w:ascii="Courier New" w:hAnsi="Courier New" w:cs="Courier New"/>
            <w:color w:val="0000FF"/>
            <w:sz w:val="20"/>
            <w:szCs w:val="20"/>
            <w:highlight w:val="white"/>
          </w:rPr>
          <w:t>/v1/Telescope/0/</w:t>
        </w:r>
        <w:proofErr w:type="spellStart"/>
        <w:r w:rsidRPr="009D3723">
          <w:rPr>
            <w:rFonts w:ascii="Courier New" w:hAnsi="Courier New" w:cs="Courier New"/>
            <w:color w:val="0000FF"/>
            <w:sz w:val="20"/>
            <w:szCs w:val="20"/>
            <w:highlight w:val="white"/>
          </w:rPr>
          <w:t>SiteElevation</w:t>
        </w:r>
        <w:proofErr w:type="spellEnd"/>
        <w:r>
          <w:rPr>
            <w:rFonts w:ascii="Courier New" w:hAnsi="Courier New" w:cs="Courier New"/>
            <w:color w:val="0000FF"/>
            <w:sz w:val="20"/>
            <w:szCs w:val="20"/>
            <w:highlight w:val="white"/>
          </w:rPr>
          <w:t xml:space="preserve"> </w:t>
        </w:r>
      </w:moveTo>
    </w:p>
    <w:p w14:paraId="78C6CC52" w14:textId="77777777" w:rsidR="00B61780" w:rsidRPr="008603D4" w:rsidRDefault="00B61780" w:rsidP="00B61780">
      <w:pPr>
        <w:autoSpaceDE w:val="0"/>
        <w:autoSpaceDN w:val="0"/>
        <w:adjustRightInd w:val="0"/>
        <w:spacing w:after="0" w:line="240" w:lineRule="auto"/>
        <w:rPr>
          <w:moveTo w:id="6968" w:author="Peter Simpson" w:date="2018-10-03T12:12:00Z"/>
          <w:rFonts w:ascii="Courier New" w:hAnsi="Courier New" w:cs="Courier New"/>
          <w:i/>
          <w:color w:val="0000FF"/>
          <w:sz w:val="20"/>
          <w:szCs w:val="20"/>
          <w:highlight w:val="white"/>
        </w:rPr>
      </w:pPr>
      <w:moveTo w:id="6969" w:author="Peter Simpson" w:date="2018-10-03T12:12:00Z">
        <w:r w:rsidRPr="008603D4">
          <w:rPr>
            <w:i/>
          </w:rPr>
          <w:t xml:space="preserve">(parameters for </w:t>
        </w:r>
        <w:r>
          <w:rPr>
            <w:i/>
          </w:rPr>
          <w:t xml:space="preserve">the </w:t>
        </w:r>
        <w:r w:rsidRPr="008603D4">
          <w:rPr>
            <w:i/>
          </w:rPr>
          <w:t xml:space="preserve">PUT verb are placed in the </w:t>
        </w:r>
      </w:moveTo>
      <w:ins w:id="6970" w:author="Peter Simpson" w:date="2018-10-04T11:15:00Z">
        <w:r w:rsidR="00505771">
          <w:rPr>
            <w:i/>
          </w:rPr>
          <w:t xml:space="preserve">form </w:t>
        </w:r>
      </w:ins>
      <w:moveTo w:id="6971" w:author="Peter Simpson" w:date="2018-10-03T12:12:00Z">
        <w:r w:rsidRPr="008603D4">
          <w:rPr>
            <w:i/>
          </w:rPr>
          <w:t xml:space="preserve">body (not shown here) and do not appear after the URI as they do for </w:t>
        </w:r>
        <w:r>
          <w:rPr>
            <w:i/>
          </w:rPr>
          <w:t xml:space="preserve">the </w:t>
        </w:r>
        <w:r w:rsidRPr="008603D4">
          <w:rPr>
            <w:i/>
          </w:rPr>
          <w:t>GET verb)</w:t>
        </w:r>
        <w:r w:rsidRPr="008603D4">
          <w:rPr>
            <w:rFonts w:ascii="Courier New" w:hAnsi="Courier New" w:cs="Courier New"/>
            <w:i/>
            <w:color w:val="0000FF"/>
            <w:sz w:val="20"/>
            <w:szCs w:val="20"/>
            <w:highlight w:val="white"/>
          </w:rPr>
          <w:br/>
        </w:r>
      </w:moveTo>
    </w:p>
    <w:p w14:paraId="7D9956C7" w14:textId="77777777" w:rsidR="00B61780" w:rsidRDefault="00B61780" w:rsidP="00B61780">
      <w:pPr>
        <w:rPr>
          <w:moveTo w:id="6972" w:author="Peter Simpson" w:date="2018-10-03T12:12:00Z"/>
        </w:rPr>
      </w:pPr>
      <w:moveTo w:id="6973" w:author="Peter Simpson" w:date="2018-10-03T12:12:00Z">
        <w:r>
          <w:t>The response contains the error number and message:</w:t>
        </w:r>
      </w:moveTo>
    </w:p>
    <w:p w14:paraId="7EA30D32" w14:textId="77777777" w:rsidR="00B61780" w:rsidRDefault="00B61780" w:rsidP="00B61780">
      <w:pPr>
        <w:rPr>
          <w:moveTo w:id="6974" w:author="Peter Simpson" w:date="2018-10-03T12:12:00Z"/>
        </w:rPr>
      </w:pPr>
      <w:moveTo w:id="6975" w:author="Peter Simpson" w:date="2018-10-03T12:12:00Z">
        <w:r w:rsidRPr="008603D4">
          <w:rPr>
            <w:rStyle w:val="Hyperlink"/>
            <w:color w:val="2683C6" w:themeColor="accent2"/>
            <w:u w:val="none"/>
          </w:rPr>
          <w:t>{"ClientTransactionID":51,"ServerTransactionID":58,"Method":"SiteElevation",</w:t>
        </w:r>
        <w:r>
          <w:rPr>
            <w:rStyle w:val="Hyperlink"/>
            <w:color w:val="2683C6" w:themeColor="accent2"/>
            <w:u w:val="none"/>
          </w:rPr>
          <w:br/>
        </w:r>
        <w:r w:rsidRPr="003B7F65">
          <w:rPr>
            <w:rStyle w:val="Hyperlink"/>
            <w:b/>
            <w:color w:val="2683C6" w:themeColor="accent2"/>
            <w:u w:val="none"/>
          </w:rPr>
          <w:t>"</w:t>
        </w:r>
        <w:proofErr w:type="spellStart"/>
        <w:r w:rsidRPr="003B7F65">
          <w:rPr>
            <w:rStyle w:val="Hyperlink"/>
            <w:b/>
            <w:color w:val="2683C6" w:themeColor="accent2"/>
            <w:u w:val="none"/>
          </w:rPr>
          <w:t>ErrorNumber</w:t>
        </w:r>
        <w:proofErr w:type="spellEnd"/>
        <w:proofErr w:type="gramStart"/>
        <w:r w:rsidRPr="003B7F65">
          <w:rPr>
            <w:rStyle w:val="Hyperlink"/>
            <w:b/>
            <w:color w:val="2683C6" w:themeColor="accent2"/>
            <w:u w:val="none"/>
          </w:rPr>
          <w:t>":-</w:t>
        </w:r>
        <w:proofErr w:type="gramEnd"/>
        <w:r w:rsidRPr="003B7F65">
          <w:rPr>
            <w:rStyle w:val="Hyperlink"/>
            <w:b/>
            <w:color w:val="2683C6" w:themeColor="accent2"/>
            <w:u w:val="none"/>
          </w:rPr>
          <w:t>2147220479,</w:t>
        </w:r>
        <w:r w:rsidRPr="003B7F65">
          <w:rPr>
            <w:rStyle w:val="Hyperlink"/>
            <w:b/>
            <w:color w:val="2683C6" w:themeColor="accent2"/>
            <w:u w:val="none"/>
          </w:rPr>
          <w:br/>
          <w:t>"</w:t>
        </w:r>
        <w:proofErr w:type="spellStart"/>
        <w:r w:rsidRPr="003B7F65">
          <w:rPr>
            <w:rStyle w:val="Hyperlink"/>
            <w:b/>
            <w:color w:val="2683C6" w:themeColor="accent2"/>
            <w:u w:val="none"/>
          </w:rPr>
          <w:t>ErrorMessage</w:t>
        </w:r>
        <w:proofErr w:type="spellEnd"/>
        <w:r w:rsidRPr="003B7F65">
          <w:rPr>
            <w:rStyle w:val="Hyperlink"/>
            <w:b/>
            <w:color w:val="2683C6" w:themeColor="accent2"/>
            <w:u w:val="none"/>
          </w:rPr>
          <w:t>":"</w:t>
        </w:r>
        <w:proofErr w:type="spellStart"/>
        <w:r w:rsidRPr="003B7F65">
          <w:rPr>
            <w:rStyle w:val="Hyperlink"/>
            <w:b/>
            <w:color w:val="2683C6" w:themeColor="accent2"/>
            <w:u w:val="none"/>
          </w:rPr>
          <w:t>SiteElevation</w:t>
        </w:r>
        <w:proofErr w:type="spellEnd"/>
        <w:r w:rsidRPr="003B7F65">
          <w:rPr>
            <w:rStyle w:val="Hyperlink"/>
            <w:b/>
            <w:color w:val="2683C6" w:themeColor="accent2"/>
            <w:u w:val="none"/>
          </w:rPr>
          <w:t xml:space="preserve"> set - '-301' is an invalid value. The valid range is: -300 to 10000."</w:t>
        </w:r>
      </w:moveTo>
    </w:p>
    <w:p w14:paraId="503E2F93" w14:textId="77777777" w:rsidR="00B61780" w:rsidRDefault="00B61780" w:rsidP="00B61780">
      <w:pPr>
        <w:rPr>
          <w:moveTo w:id="6976" w:author="Peter Simpson" w:date="2018-10-03T12:12:00Z"/>
        </w:rPr>
      </w:pPr>
      <w:moveTo w:id="6977" w:author="Peter Simpson" w:date="2018-10-03T12:12:00Z">
        <w:r>
          <w:t>As well as the exception itself:</w:t>
        </w:r>
      </w:moveTo>
    </w:p>
    <w:p w14:paraId="7CB3F057" w14:textId="77777777" w:rsidR="00B61780" w:rsidRPr="008603D4" w:rsidRDefault="00B61780" w:rsidP="00B61780">
      <w:pPr>
        <w:rPr>
          <w:moveTo w:id="6978" w:author="Peter Simpson" w:date="2018-10-03T12:12:00Z"/>
          <w:rStyle w:val="Hyperlink"/>
          <w:color w:val="2683C6" w:themeColor="accent2"/>
          <w:u w:val="none"/>
        </w:rPr>
      </w:pPr>
      <w:moveTo w:id="6979" w:author="Peter Simpson" w:date="2018-10-03T12:12:00Z">
        <w:r w:rsidRPr="008603D4">
          <w:rPr>
            <w:rStyle w:val="Hyperlink"/>
            <w:color w:val="2683C6" w:themeColor="accent2"/>
            <w:u w:val="none"/>
          </w:rPr>
          <w:t>{"ClientTransactionID":51,"ServerTransactionID":58,"Method":"SiteElevation","ErrorNumber</w:t>
        </w:r>
        <w:proofErr w:type="gramStart"/>
        <w:r w:rsidRPr="008603D4">
          <w:rPr>
            <w:rStyle w:val="Hyperlink"/>
            <w:color w:val="2683C6" w:themeColor="accent2"/>
            <w:u w:val="none"/>
          </w:rPr>
          <w:t>":-</w:t>
        </w:r>
        <w:proofErr w:type="gramEnd"/>
        <w:r w:rsidRPr="008603D4">
          <w:rPr>
            <w:rStyle w:val="Hyperlink"/>
            <w:color w:val="2683C6" w:themeColor="accent2"/>
            <w:u w:val="none"/>
          </w:rPr>
          <w:t>2147220479,"ErrorMessage":"SiteElevation set - '-301' is an invalid value. The valid range is: -300 to 10000.","DriverException</w:t>
        </w:r>
        <w:proofErr w:type="gramStart"/>
        <w:r w:rsidRPr="008603D4">
          <w:rPr>
            <w:rStyle w:val="Hyperlink"/>
            <w:color w:val="2683C6" w:themeColor="accent2"/>
            <w:u w:val="none"/>
          </w:rPr>
          <w:t>":{</w:t>
        </w:r>
        <w:proofErr w:type="gramEnd"/>
        <w:r w:rsidRPr="008603D4">
          <w:rPr>
            <w:rStyle w:val="Hyperlink"/>
            <w:color w:val="2683C6" w:themeColor="accent2"/>
            <w:u w:val="none"/>
          </w:rPr>
          <w:t xml:space="preserve">"ClassName":"System.Runtime.InteropServices.COMException","Message":"SiteElevation set - '-301' is an invalid value. The valid range is: -300 to 10000.","Data":null,"InnerException":null,"HelpURL":null,"StackTraceString":"   at </w:t>
        </w:r>
        <w:proofErr w:type="spellStart"/>
        <w:r w:rsidRPr="008603D4">
          <w:rPr>
            <w:rStyle w:val="Hyperlink"/>
            <w:color w:val="2683C6" w:themeColor="accent2"/>
            <w:u w:val="none"/>
          </w:rPr>
          <w:t>System.Dynamic.ComRuntimeHelpers.CheckThrowException</w:t>
        </w:r>
        <w:proofErr w:type="spellEnd"/>
        <w:r w:rsidRPr="008603D4">
          <w:rPr>
            <w:rStyle w:val="Hyperlink"/>
            <w:color w:val="2683C6" w:themeColor="accent2"/>
            <w:u w:val="none"/>
          </w:rPr>
          <w:t xml:space="preserve">(Int32 </w:t>
        </w:r>
        <w:proofErr w:type="spellStart"/>
        <w:r w:rsidRPr="008603D4">
          <w:rPr>
            <w:rStyle w:val="Hyperlink"/>
            <w:color w:val="2683C6" w:themeColor="accent2"/>
            <w:u w:val="none"/>
          </w:rPr>
          <w:t>hresult</w:t>
        </w:r>
        <w:proofErr w:type="spellEnd"/>
        <w:r w:rsidRPr="008603D4">
          <w:rPr>
            <w:rStyle w:val="Hyperlink"/>
            <w:color w:val="2683C6" w:themeColor="accent2"/>
            <w:u w:val="none"/>
          </w:rPr>
          <w:t xml:space="preserve">, </w:t>
        </w:r>
        <w:proofErr w:type="spellStart"/>
        <w:r w:rsidRPr="008603D4">
          <w:rPr>
            <w:rStyle w:val="Hyperlink"/>
            <w:color w:val="2683C6" w:themeColor="accent2"/>
            <w:u w:val="none"/>
          </w:rPr>
          <w:t>ExcepInfo</w:t>
        </w:r>
        <w:proofErr w:type="spellEnd"/>
        <w:r w:rsidRPr="008603D4">
          <w:rPr>
            <w:rStyle w:val="Hyperlink"/>
            <w:color w:val="2683C6" w:themeColor="accent2"/>
            <w:u w:val="none"/>
          </w:rPr>
          <w:t xml:space="preserve">&amp; </w:t>
        </w:r>
        <w:proofErr w:type="spellStart"/>
        <w:r w:rsidRPr="008603D4">
          <w:rPr>
            <w:rStyle w:val="Hyperlink"/>
            <w:color w:val="2683C6" w:themeColor="accent2"/>
            <w:u w:val="none"/>
          </w:rPr>
          <w:t>excepInfo</w:t>
        </w:r>
        <w:proofErr w:type="spellEnd"/>
        <w:r w:rsidRPr="008603D4">
          <w:rPr>
            <w:rStyle w:val="Hyperlink"/>
            <w:color w:val="2683C6" w:themeColor="accent2"/>
            <w:u w:val="none"/>
          </w:rPr>
          <w:t xml:space="preserve">, UInt32 </w:t>
        </w:r>
        <w:proofErr w:type="spellStart"/>
        <w:r w:rsidRPr="008603D4">
          <w:rPr>
            <w:rStyle w:val="Hyperlink"/>
            <w:color w:val="2683C6" w:themeColor="accent2"/>
            <w:u w:val="none"/>
          </w:rPr>
          <w:t>argErr</w:t>
        </w:r>
        <w:proofErr w:type="spellEnd"/>
        <w:r w:rsidRPr="008603D4">
          <w:rPr>
            <w:rStyle w:val="Hyperlink"/>
            <w:color w:val="2683C6" w:themeColor="accent2"/>
            <w:u w:val="none"/>
          </w:rPr>
          <w:t xml:space="preserve">, String message)\r\n   at </w:t>
        </w:r>
        <w:proofErr w:type="spellStart"/>
        <w:r w:rsidRPr="008603D4">
          <w:rPr>
            <w:rStyle w:val="Hyperlink"/>
            <w:color w:val="2683C6" w:themeColor="accent2"/>
            <w:u w:val="none"/>
          </w:rPr>
          <w:t>CallSite.Target</w:t>
        </w:r>
        <w:proofErr w:type="spellEnd"/>
        <w:r w:rsidRPr="008603D4">
          <w:rPr>
            <w:rStyle w:val="Hyperlink"/>
            <w:color w:val="2683C6" w:themeColor="accent2"/>
            <w:u w:val="none"/>
          </w:rPr>
          <w:t xml:space="preserve">(Closure , </w:t>
        </w:r>
        <w:proofErr w:type="spellStart"/>
        <w:r w:rsidRPr="008603D4">
          <w:rPr>
            <w:rStyle w:val="Hyperlink"/>
            <w:color w:val="2683C6" w:themeColor="accent2"/>
            <w:u w:val="none"/>
          </w:rPr>
          <w:t>CallSite</w:t>
        </w:r>
        <w:proofErr w:type="spellEnd"/>
        <w:r w:rsidRPr="008603D4">
          <w:rPr>
            <w:rStyle w:val="Hyperlink"/>
            <w:color w:val="2683C6" w:themeColor="accent2"/>
            <w:u w:val="none"/>
          </w:rPr>
          <w:t xml:space="preserve"> , </w:t>
        </w:r>
        <w:proofErr w:type="spellStart"/>
        <w:r w:rsidRPr="008603D4">
          <w:rPr>
            <w:rStyle w:val="Hyperlink"/>
            <w:color w:val="2683C6" w:themeColor="accent2"/>
            <w:u w:val="none"/>
          </w:rPr>
          <w:t>ComObject</w:t>
        </w:r>
        <w:proofErr w:type="spellEnd"/>
        <w:r w:rsidRPr="008603D4">
          <w:rPr>
            <w:rStyle w:val="Hyperlink"/>
            <w:color w:val="2683C6" w:themeColor="accent2"/>
            <w:u w:val="none"/>
          </w:rPr>
          <w:t xml:space="preserve"> , Double )\r\n   at System.Dynamic.UpdateDelegates.UpdateAndExecute2[T0,T1,TRet](CallSite site, T0 arg0, T1 arg1)\r\n   at </w:t>
        </w:r>
        <w:proofErr w:type="spellStart"/>
        <w:r w:rsidRPr="008603D4">
          <w:rPr>
            <w:rStyle w:val="Hyperlink"/>
            <w:color w:val="2683C6" w:themeColor="accent2"/>
            <w:u w:val="none"/>
          </w:rPr>
          <w:t>CallSite.Target</w:t>
        </w:r>
        <w:proofErr w:type="spellEnd"/>
        <w:r w:rsidRPr="008603D4">
          <w:rPr>
            <w:rStyle w:val="Hyperlink"/>
            <w:color w:val="2683C6" w:themeColor="accent2"/>
            <w:u w:val="none"/>
          </w:rPr>
          <w:t xml:space="preserve">(Closure , </w:t>
        </w:r>
        <w:proofErr w:type="spellStart"/>
        <w:r w:rsidRPr="008603D4">
          <w:rPr>
            <w:rStyle w:val="Hyperlink"/>
            <w:color w:val="2683C6" w:themeColor="accent2"/>
            <w:u w:val="none"/>
          </w:rPr>
          <w:t>CallSite</w:t>
        </w:r>
        <w:proofErr w:type="spellEnd"/>
        <w:r w:rsidRPr="008603D4">
          <w:rPr>
            <w:rStyle w:val="Hyperlink"/>
            <w:color w:val="2683C6" w:themeColor="accent2"/>
            <w:u w:val="none"/>
          </w:rPr>
          <w:t xml:space="preserve"> , Object , Double )\r\n   at System.Dynamic.UpdateDelegates.UpdateAndExecute2[T0,T1,TRet](CallSite site, T0 arg0, T1 arg1)\r\n   at </w:t>
        </w:r>
        <w:proofErr w:type="spellStart"/>
        <w:r w:rsidRPr="008603D4">
          <w:rPr>
            <w:rStyle w:val="Hyperlink"/>
            <w:color w:val="2683C6" w:themeColor="accent2"/>
            <w:u w:val="none"/>
          </w:rPr>
          <w:t>ASCOM.Web.RemoteDeviceServer.ServerForm.WriteDouble</w:t>
        </w:r>
        <w:proofErr w:type="spellEnd"/>
        <w:r w:rsidRPr="008603D4">
          <w:rPr>
            <w:rStyle w:val="Hyperlink"/>
            <w:color w:val="2683C6" w:themeColor="accent2"/>
            <w:u w:val="none"/>
          </w:rPr>
          <w:t xml:space="preserve">(String method, </w:t>
        </w:r>
        <w:proofErr w:type="spellStart"/>
        <w:r w:rsidRPr="008603D4">
          <w:rPr>
            <w:rStyle w:val="Hyperlink"/>
            <w:color w:val="2683C6" w:themeColor="accent2"/>
            <w:u w:val="none"/>
          </w:rPr>
          <w:t>HttpRequest</w:t>
        </w:r>
        <w:proofErr w:type="spellEnd"/>
        <w:r w:rsidRPr="008603D4">
          <w:rPr>
            <w:rStyle w:val="Hyperlink"/>
            <w:color w:val="2683C6" w:themeColor="accent2"/>
            <w:u w:val="none"/>
          </w:rPr>
          <w:t xml:space="preserve"> request, </w:t>
        </w:r>
        <w:proofErr w:type="spellStart"/>
        <w:r w:rsidRPr="008603D4">
          <w:rPr>
            <w:rStyle w:val="Hyperlink"/>
            <w:color w:val="2683C6" w:themeColor="accent2"/>
            <w:u w:val="none"/>
          </w:rPr>
          <w:t>HttpResponse</w:t>
        </w:r>
        <w:proofErr w:type="spellEnd"/>
        <w:r w:rsidRPr="008603D4">
          <w:rPr>
            <w:rStyle w:val="Hyperlink"/>
            <w:color w:val="2683C6" w:themeColor="accent2"/>
            <w:u w:val="none"/>
          </w:rPr>
          <w:t xml:space="preserve"> response) in C:\\Users\\Peter\\Documents\\Visual Studio Projects\\ASCOM Web\\Remote Device Server\\</w:t>
        </w:r>
        <w:proofErr w:type="spellStart"/>
        <w:r w:rsidRPr="008603D4">
          <w:rPr>
            <w:rStyle w:val="Hyperlink"/>
            <w:color w:val="2683C6" w:themeColor="accent2"/>
            <w:u w:val="none"/>
          </w:rPr>
          <w:t>ServerForm.cs:line</w:t>
        </w:r>
        <w:proofErr w:type="spellEnd"/>
        <w:r w:rsidRPr="008603D4">
          <w:rPr>
            <w:rStyle w:val="Hyperlink"/>
            <w:color w:val="2683C6" w:themeColor="accent2"/>
            <w:u w:val="none"/>
          </w:rPr>
          <w:t xml:space="preserve"> 997","RemoteStackTraceString":null,"RemoteStackIndex":0,"ExceptionMethod":"8\nCheckThrowException\nSystem.Dynamic, Version=4.0.0.0, Culture=neutral, PublicKeyToken=b03f5f7f11d50a3a\nSystem.Dynamic.ComRuntimeHelpers\nVoid </w:t>
        </w:r>
        <w:proofErr w:type="spellStart"/>
        <w:r w:rsidRPr="008603D4">
          <w:rPr>
            <w:rStyle w:val="Hyperlink"/>
            <w:color w:val="2683C6" w:themeColor="accent2"/>
            <w:u w:val="none"/>
          </w:rPr>
          <w:t>CheckThrowException</w:t>
        </w:r>
        <w:proofErr w:type="spellEnd"/>
        <w:r w:rsidRPr="008603D4">
          <w:rPr>
            <w:rStyle w:val="Hyperlink"/>
            <w:color w:val="2683C6" w:themeColor="accent2"/>
            <w:u w:val="none"/>
          </w:rPr>
          <w:t xml:space="preserve">(Int32, </w:t>
        </w:r>
        <w:proofErr w:type="spellStart"/>
        <w:r w:rsidRPr="008603D4">
          <w:rPr>
            <w:rStyle w:val="Hyperlink"/>
            <w:color w:val="2683C6" w:themeColor="accent2"/>
            <w:u w:val="none"/>
          </w:rPr>
          <w:t>System.Dynamic.ExcepInfo</w:t>
        </w:r>
        <w:proofErr w:type="spellEnd"/>
        <w:r w:rsidRPr="008603D4">
          <w:rPr>
            <w:rStyle w:val="Hyperlink"/>
            <w:color w:val="2683C6" w:themeColor="accent2"/>
            <w:u w:val="none"/>
          </w:rPr>
          <w:t xml:space="preserve"> </w:t>
        </w:r>
        <w:proofErr w:type="spellStart"/>
        <w:r w:rsidRPr="008603D4">
          <w:rPr>
            <w:rStyle w:val="Hyperlink"/>
            <w:color w:val="2683C6" w:themeColor="accent2"/>
            <w:u w:val="none"/>
          </w:rPr>
          <w:t>ByRef</w:t>
        </w:r>
        <w:proofErr w:type="spellEnd"/>
        <w:r w:rsidRPr="008603D4">
          <w:rPr>
            <w:rStyle w:val="Hyperlink"/>
            <w:color w:val="2683C6" w:themeColor="accent2"/>
            <w:u w:val="none"/>
          </w:rPr>
          <w:t>, UInt32, System.String)","HResult":-</w:t>
        </w:r>
        <w:r w:rsidRPr="008603D4">
          <w:rPr>
            <w:rStyle w:val="Hyperlink"/>
            <w:color w:val="2683C6" w:themeColor="accent2"/>
            <w:u w:val="none"/>
          </w:rPr>
          <w:lastRenderedPageBreak/>
          <w:t>2147220479,"Source":"ASCOM.Simulator.Telescope","WatsonBuckets":null}} Errors and HTTP Status codes</w:t>
        </w:r>
      </w:moveTo>
    </w:p>
    <w:p w14:paraId="1E1846EC" w14:textId="77777777" w:rsidR="00B61780" w:rsidDel="00505771" w:rsidRDefault="00B61780">
      <w:pPr>
        <w:pStyle w:val="Heading3"/>
        <w:rPr>
          <w:del w:id="6980" w:author="Peter Simpson" w:date="2018-10-04T11:16:00Z"/>
          <w:moveTo w:id="6981" w:author="Peter Simpson" w:date="2018-10-03T12:12:00Z"/>
        </w:rPr>
      </w:pPr>
      <w:moveTo w:id="6982" w:author="Peter Simpson" w:date="2018-10-03T12:12:00Z">
        <w:del w:id="6983" w:author="Peter Simpson" w:date="2018-10-04T10:49:00Z">
          <w:r w:rsidDel="003B16AA">
            <w:delText>REST</w:delText>
          </w:r>
        </w:del>
        <w:del w:id="6984" w:author="Peter Simpson" w:date="2018-10-04T10:56:00Z">
          <w:r w:rsidDel="00922968">
            <w:delText xml:space="preserve"> Server Exception Handling</w:delText>
          </w:r>
        </w:del>
        <w:bookmarkStart w:id="6985" w:name="_Toc526418551"/>
        <w:bookmarkEnd w:id="6985"/>
      </w:moveTo>
    </w:p>
    <w:p w14:paraId="24659564" w14:textId="77777777" w:rsidR="00B61780" w:rsidDel="00505771" w:rsidRDefault="00B61780" w:rsidP="00B61780">
      <w:pPr>
        <w:keepLines/>
        <w:rPr>
          <w:del w:id="6986" w:author="Peter Simpson" w:date="2018-10-04T11:16:00Z"/>
          <w:moveTo w:id="6987" w:author="Peter Simpson" w:date="2018-10-03T12:12:00Z"/>
        </w:rPr>
      </w:pPr>
      <w:moveTo w:id="6988" w:author="Peter Simpson" w:date="2018-10-03T12:12:00Z">
        <w:del w:id="6989" w:author="Peter Simpson" w:date="2018-10-04T10:52:00Z">
          <w:r w:rsidDel="00922968">
            <w:delText>The r</w:delText>
          </w:r>
        </w:del>
        <w:del w:id="6990" w:author="Peter Simpson" w:date="2018-10-04T11:16:00Z">
          <w:r w:rsidDel="00505771">
            <w:delText>eturned HTTP status code</w:delText>
          </w:r>
        </w:del>
        <w:del w:id="6991" w:author="Peter Simpson" w:date="2018-10-04T10:54:00Z">
          <w:r w:rsidDel="00922968">
            <w:delText xml:space="preserve"> </w:delText>
          </w:r>
        </w:del>
        <w:del w:id="6992" w:author="Peter Simpson" w:date="2018-10-04T11:16:00Z">
          <w:r w:rsidDel="00505771">
            <w:delText xml:space="preserve">reflects the </w:delText>
          </w:r>
        </w:del>
        <w:del w:id="6993" w:author="Peter Simpson" w:date="2018-10-04T10:50:00Z">
          <w:r w:rsidDel="003B16AA">
            <w:delText>REST S</w:delText>
          </w:r>
        </w:del>
        <w:del w:id="6994" w:author="Peter Simpson" w:date="2018-10-04T11:16:00Z">
          <w:r w:rsidDel="00505771">
            <w:delText>erver’s status as follows:</w:delText>
          </w:r>
          <w:bookmarkStart w:id="6995" w:name="_Toc526418552"/>
          <w:bookmarkEnd w:id="6995"/>
        </w:del>
      </w:moveTo>
    </w:p>
    <w:tbl>
      <w:tblPr>
        <w:tblStyle w:val="ListTable6Colorful-Accent21"/>
        <w:tblW w:w="0" w:type="auto"/>
        <w:tblLook w:val="04A0" w:firstRow="1" w:lastRow="0" w:firstColumn="1" w:lastColumn="0" w:noHBand="0" w:noVBand="1"/>
      </w:tblPr>
      <w:tblGrid>
        <w:gridCol w:w="863"/>
        <w:gridCol w:w="2256"/>
        <w:gridCol w:w="6237"/>
      </w:tblGrid>
      <w:tr w:rsidR="00B61780" w:rsidDel="00505771" w14:paraId="6918E901" w14:textId="77777777" w:rsidTr="00285B84">
        <w:trPr>
          <w:cnfStyle w:val="100000000000" w:firstRow="1" w:lastRow="0" w:firstColumn="0" w:lastColumn="0" w:oddVBand="0" w:evenVBand="0" w:oddHBand="0" w:evenHBand="0" w:firstRowFirstColumn="0" w:firstRowLastColumn="0" w:lastRowFirstColumn="0" w:lastRowLastColumn="0"/>
          <w:del w:id="6996"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14:paraId="6820E602" w14:textId="77777777" w:rsidR="00B61780" w:rsidDel="00505771" w:rsidRDefault="00B61780" w:rsidP="00285B84">
            <w:pPr>
              <w:keepLines/>
              <w:rPr>
                <w:del w:id="6997" w:author="Peter Simpson" w:date="2018-10-04T11:16:00Z"/>
                <w:moveTo w:id="6998" w:author="Peter Simpson" w:date="2018-10-03T12:12:00Z"/>
              </w:rPr>
            </w:pPr>
            <w:moveTo w:id="6999" w:author="Peter Simpson" w:date="2018-10-03T12:12:00Z">
              <w:del w:id="7000" w:author="Peter Simpson" w:date="2018-10-04T11:16:00Z">
                <w:r w:rsidDel="00505771">
                  <w:delText>Code</w:delText>
                </w:r>
                <w:bookmarkStart w:id="7001" w:name="_Toc526418553"/>
                <w:bookmarkEnd w:id="7001"/>
              </w:del>
            </w:moveTo>
          </w:p>
        </w:tc>
        <w:tc>
          <w:tcPr>
            <w:tcW w:w="2256" w:type="dxa"/>
          </w:tcPr>
          <w:p w14:paraId="5124BBE8" w14:textId="77777777" w:rsidR="00B61780" w:rsidDel="00505771" w:rsidRDefault="00B61780" w:rsidP="00285B84">
            <w:pPr>
              <w:keepLines/>
              <w:cnfStyle w:val="100000000000" w:firstRow="1" w:lastRow="0" w:firstColumn="0" w:lastColumn="0" w:oddVBand="0" w:evenVBand="0" w:oddHBand="0" w:evenHBand="0" w:firstRowFirstColumn="0" w:firstRowLastColumn="0" w:lastRowFirstColumn="0" w:lastRowLastColumn="0"/>
              <w:rPr>
                <w:del w:id="7002" w:author="Peter Simpson" w:date="2018-10-04T11:16:00Z"/>
                <w:moveTo w:id="7003" w:author="Peter Simpson" w:date="2018-10-03T12:12:00Z"/>
              </w:rPr>
            </w:pPr>
            <w:moveTo w:id="7004" w:author="Peter Simpson" w:date="2018-10-03T12:12:00Z">
              <w:del w:id="7005" w:author="Peter Simpson" w:date="2018-10-04T11:16:00Z">
                <w:r w:rsidDel="00505771">
                  <w:delText>Interpretation</w:delText>
                </w:r>
                <w:bookmarkStart w:id="7006" w:name="_Toc526418554"/>
                <w:bookmarkEnd w:id="7006"/>
              </w:del>
            </w:moveTo>
          </w:p>
        </w:tc>
        <w:tc>
          <w:tcPr>
            <w:tcW w:w="6237" w:type="dxa"/>
          </w:tcPr>
          <w:p w14:paraId="0949A3AD" w14:textId="77777777" w:rsidR="00B61780" w:rsidDel="00505771" w:rsidRDefault="00B61780" w:rsidP="00285B84">
            <w:pPr>
              <w:keepLines/>
              <w:cnfStyle w:val="100000000000" w:firstRow="1" w:lastRow="0" w:firstColumn="0" w:lastColumn="0" w:oddVBand="0" w:evenVBand="0" w:oddHBand="0" w:evenHBand="0" w:firstRowFirstColumn="0" w:firstRowLastColumn="0" w:lastRowFirstColumn="0" w:lastRowLastColumn="0"/>
              <w:rPr>
                <w:del w:id="7007" w:author="Peter Simpson" w:date="2018-10-04T11:16:00Z"/>
                <w:moveTo w:id="7008" w:author="Peter Simpson" w:date="2018-10-03T12:12:00Z"/>
              </w:rPr>
            </w:pPr>
            <w:bookmarkStart w:id="7009" w:name="_Toc526418555"/>
            <w:bookmarkEnd w:id="7009"/>
          </w:p>
        </w:tc>
        <w:bookmarkStart w:id="7010" w:name="_Toc526418556"/>
        <w:bookmarkEnd w:id="7010"/>
      </w:tr>
      <w:tr w:rsidR="00B61780" w:rsidDel="00505771" w14:paraId="6467E969" w14:textId="77777777" w:rsidTr="00285B84">
        <w:trPr>
          <w:cnfStyle w:val="000000100000" w:firstRow="0" w:lastRow="0" w:firstColumn="0" w:lastColumn="0" w:oddVBand="0" w:evenVBand="0" w:oddHBand="1" w:evenHBand="0" w:firstRowFirstColumn="0" w:firstRowLastColumn="0" w:lastRowFirstColumn="0" w:lastRowLastColumn="0"/>
          <w:del w:id="7011"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14:paraId="7BAFBE4D" w14:textId="77777777" w:rsidR="00B61780" w:rsidDel="00505771" w:rsidRDefault="00B61780" w:rsidP="00285B84">
            <w:pPr>
              <w:keepLines/>
              <w:rPr>
                <w:del w:id="7012" w:author="Peter Simpson" w:date="2018-10-04T11:16:00Z"/>
                <w:moveTo w:id="7013" w:author="Peter Simpson" w:date="2018-10-03T12:12:00Z"/>
              </w:rPr>
            </w:pPr>
            <w:moveTo w:id="7014" w:author="Peter Simpson" w:date="2018-10-03T12:12:00Z">
              <w:del w:id="7015" w:author="Peter Simpson" w:date="2018-10-04T11:16:00Z">
                <w:r w:rsidDel="00505771">
                  <w:delText>200</w:delText>
                </w:r>
                <w:bookmarkStart w:id="7016" w:name="_Toc526418557"/>
                <w:bookmarkEnd w:id="7016"/>
              </w:del>
            </w:moveTo>
          </w:p>
        </w:tc>
        <w:tc>
          <w:tcPr>
            <w:tcW w:w="2256" w:type="dxa"/>
          </w:tcPr>
          <w:p w14:paraId="2024823E" w14:textId="77777777" w:rsidR="00B61780" w:rsidDel="00505771" w:rsidRDefault="00B61780" w:rsidP="00285B84">
            <w:pPr>
              <w:keepLines/>
              <w:cnfStyle w:val="000000100000" w:firstRow="0" w:lastRow="0" w:firstColumn="0" w:lastColumn="0" w:oddVBand="0" w:evenVBand="0" w:oddHBand="1" w:evenHBand="0" w:firstRowFirstColumn="0" w:firstRowLastColumn="0" w:lastRowFirstColumn="0" w:lastRowLastColumn="0"/>
              <w:rPr>
                <w:del w:id="7017" w:author="Peter Simpson" w:date="2018-10-04T11:16:00Z"/>
                <w:moveTo w:id="7018" w:author="Peter Simpson" w:date="2018-10-03T12:12:00Z"/>
              </w:rPr>
            </w:pPr>
            <w:moveTo w:id="7019" w:author="Peter Simpson" w:date="2018-10-03T12:12:00Z">
              <w:del w:id="7020" w:author="Peter Simpson" w:date="2018-10-04T11:16:00Z">
                <w:r w:rsidRPr="0081516B" w:rsidDel="00505771">
                  <w:rPr>
                    <w:b/>
                  </w:rPr>
                  <w:delText>OK</w:delText>
                </w:r>
                <w:bookmarkStart w:id="7021" w:name="_Toc526418558"/>
                <w:bookmarkEnd w:id="7021"/>
              </w:del>
            </w:moveTo>
          </w:p>
        </w:tc>
        <w:tc>
          <w:tcPr>
            <w:tcW w:w="6237" w:type="dxa"/>
          </w:tcPr>
          <w:p w14:paraId="33A53826" w14:textId="77777777" w:rsidR="00B61780" w:rsidRPr="0081516B" w:rsidDel="00505771" w:rsidRDefault="00B61780" w:rsidP="00285B84">
            <w:pPr>
              <w:keepLines/>
              <w:cnfStyle w:val="000000100000" w:firstRow="0" w:lastRow="0" w:firstColumn="0" w:lastColumn="0" w:oddVBand="0" w:evenVBand="0" w:oddHBand="1" w:evenHBand="0" w:firstRowFirstColumn="0" w:firstRowLastColumn="0" w:lastRowFirstColumn="0" w:lastRowLastColumn="0"/>
              <w:rPr>
                <w:del w:id="7022" w:author="Peter Simpson" w:date="2018-10-04T11:16:00Z"/>
                <w:moveTo w:id="7023" w:author="Peter Simpson" w:date="2018-10-03T12:12:00Z"/>
                <w:b/>
              </w:rPr>
            </w:pPr>
            <w:moveTo w:id="7024" w:author="Peter Simpson" w:date="2018-10-03T12:12:00Z">
              <w:del w:id="7025" w:author="Peter Simpson" w:date="2018-10-04T11:16:00Z">
                <w:r w:rsidDel="00505771">
                  <w:delText xml:space="preserve">The </w:delText>
                </w:r>
              </w:del>
              <w:del w:id="7026" w:author="Peter Simpson" w:date="2018-10-04T10:53:00Z">
                <w:r w:rsidDel="00922968">
                  <w:delText xml:space="preserve">REST Server successfully processed the </w:delText>
                </w:r>
              </w:del>
              <w:del w:id="7027" w:author="Peter Simpson" w:date="2018-10-04T10:54:00Z">
                <w:r w:rsidDel="00922968">
                  <w:delText xml:space="preserve">GET or PUT command </w:delText>
                </w:r>
              </w:del>
              <w:del w:id="7028" w:author="Peter Simpson" w:date="2018-10-04T11:16:00Z">
                <w:r w:rsidDel="00505771">
                  <w:delText>(even if the driver returned an exception)</w:delText>
                </w:r>
                <w:bookmarkStart w:id="7029" w:name="_Toc526418559"/>
                <w:bookmarkEnd w:id="7029"/>
              </w:del>
            </w:moveTo>
          </w:p>
        </w:tc>
        <w:bookmarkStart w:id="7030" w:name="_Toc526418560"/>
        <w:bookmarkEnd w:id="7030"/>
      </w:tr>
      <w:tr w:rsidR="00B61780" w:rsidDel="00505771" w14:paraId="233D5E52" w14:textId="77777777" w:rsidTr="00285B84">
        <w:trPr>
          <w:del w:id="7031"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14:paraId="017258A9" w14:textId="77777777" w:rsidR="00B61780" w:rsidDel="00505771" w:rsidRDefault="00B61780" w:rsidP="00285B84">
            <w:pPr>
              <w:keepLines/>
              <w:rPr>
                <w:del w:id="7032" w:author="Peter Simpson" w:date="2018-10-04T11:16:00Z"/>
                <w:moveTo w:id="7033" w:author="Peter Simpson" w:date="2018-10-03T12:12:00Z"/>
              </w:rPr>
            </w:pPr>
            <w:moveTo w:id="7034" w:author="Peter Simpson" w:date="2018-10-03T12:12:00Z">
              <w:del w:id="7035" w:author="Peter Simpson" w:date="2018-10-04T11:16:00Z">
                <w:r w:rsidDel="00505771">
                  <w:delText>400</w:delText>
                </w:r>
                <w:bookmarkStart w:id="7036" w:name="_Toc526418561"/>
                <w:bookmarkEnd w:id="7036"/>
              </w:del>
            </w:moveTo>
          </w:p>
        </w:tc>
        <w:tc>
          <w:tcPr>
            <w:tcW w:w="2256" w:type="dxa"/>
          </w:tcPr>
          <w:p w14:paraId="1ABFF402" w14:textId="77777777" w:rsidR="00B61780" w:rsidDel="00505771" w:rsidRDefault="00B61780" w:rsidP="00285B84">
            <w:pPr>
              <w:keepLines/>
              <w:cnfStyle w:val="000000000000" w:firstRow="0" w:lastRow="0" w:firstColumn="0" w:lastColumn="0" w:oddVBand="0" w:evenVBand="0" w:oddHBand="0" w:evenHBand="0" w:firstRowFirstColumn="0" w:firstRowLastColumn="0" w:lastRowFirstColumn="0" w:lastRowLastColumn="0"/>
              <w:rPr>
                <w:del w:id="7037" w:author="Peter Simpson" w:date="2018-10-04T11:16:00Z"/>
                <w:moveTo w:id="7038" w:author="Peter Simpson" w:date="2018-10-03T12:12:00Z"/>
              </w:rPr>
            </w:pPr>
            <w:moveTo w:id="7039" w:author="Peter Simpson" w:date="2018-10-03T12:12:00Z">
              <w:del w:id="7040" w:author="Peter Simpson" w:date="2018-10-04T11:16:00Z">
                <w:r w:rsidRPr="0081516B" w:rsidDel="00505771">
                  <w:rPr>
                    <w:b/>
                  </w:rPr>
                  <w:delText>Bad</w:delText>
                </w:r>
                <w:r w:rsidDel="00505771">
                  <w:delText xml:space="preserve"> </w:delText>
                </w:r>
                <w:r w:rsidRPr="0081516B" w:rsidDel="00505771">
                  <w:rPr>
                    <w:b/>
                  </w:rPr>
                  <w:delText>request</w:delText>
                </w:r>
                <w:r w:rsidDel="00505771">
                  <w:delText xml:space="preserve"> </w:delText>
                </w:r>
                <w:bookmarkStart w:id="7041" w:name="_Toc526418562"/>
                <w:bookmarkEnd w:id="7041"/>
              </w:del>
            </w:moveTo>
          </w:p>
        </w:tc>
        <w:tc>
          <w:tcPr>
            <w:tcW w:w="6237" w:type="dxa"/>
          </w:tcPr>
          <w:p w14:paraId="5100B570" w14:textId="77777777" w:rsidR="00B61780" w:rsidRPr="0081516B" w:rsidDel="00505771" w:rsidRDefault="00B61780" w:rsidP="00285B84">
            <w:pPr>
              <w:keepLines/>
              <w:cnfStyle w:val="000000000000" w:firstRow="0" w:lastRow="0" w:firstColumn="0" w:lastColumn="0" w:oddVBand="0" w:evenVBand="0" w:oddHBand="0" w:evenHBand="0" w:firstRowFirstColumn="0" w:firstRowLastColumn="0" w:lastRowFirstColumn="0" w:lastRowLastColumn="0"/>
              <w:rPr>
                <w:del w:id="7042" w:author="Peter Simpson" w:date="2018-10-04T11:16:00Z"/>
                <w:moveTo w:id="7043" w:author="Peter Simpson" w:date="2018-10-03T12:12:00Z"/>
                <w:b/>
              </w:rPr>
            </w:pPr>
            <w:moveTo w:id="7044" w:author="Peter Simpson" w:date="2018-10-03T12:12:00Z">
              <w:del w:id="7045" w:author="Peter Simpson" w:date="2018-10-04T11:16:00Z">
                <w:r w:rsidDel="00505771">
                  <w:delText xml:space="preserve">The </w:delText>
                </w:r>
              </w:del>
              <w:del w:id="7046" w:author="Peter Simpson" w:date="2018-10-04T10:54:00Z">
                <w:r w:rsidDel="00922968">
                  <w:delText xml:space="preserve">REST Server cannot </w:delText>
                </w:r>
              </w:del>
              <w:del w:id="7047" w:author="Peter Simpson" w:date="2018-10-04T11:16:00Z">
                <w:r w:rsidDel="00505771">
                  <w:delText xml:space="preserve">process </w:delText>
                </w:r>
              </w:del>
              <w:del w:id="7048" w:author="Peter Simpson" w:date="2018-10-04T10:54:00Z">
                <w:r w:rsidDel="00922968">
                  <w:delText xml:space="preserve">this API request </w:delText>
                </w:r>
              </w:del>
              <w:del w:id="7049" w:author="Peter Simpson" w:date="2018-10-04T11:16:00Z">
                <w:r w:rsidDel="00505771">
                  <w:delText>because at least one of the device type</w:delText>
                </w:r>
              </w:del>
              <w:del w:id="7050" w:author="Peter Simpson" w:date="2018-10-04T10:50:00Z">
                <w:r w:rsidDel="00922968">
                  <w:delText>, version</w:delText>
                </w:r>
              </w:del>
              <w:del w:id="7051" w:author="Peter Simpson" w:date="2018-10-04T11:16:00Z">
                <w:r w:rsidDel="00505771">
                  <w:delText xml:space="preserve">, </w:delText>
                </w:r>
              </w:del>
              <w:del w:id="7052" w:author="Peter Simpson" w:date="2018-10-04T10:50:00Z">
                <w:r w:rsidDel="00922968">
                  <w:delText>resource</w:delText>
                </w:r>
              </w:del>
              <w:del w:id="7053" w:author="Peter Simpson" w:date="2018-10-04T11:16:00Z">
                <w:r w:rsidDel="00505771">
                  <w:delText xml:space="preserve"> or parameter values, </w:delText>
                </w:r>
              </w:del>
              <w:del w:id="7054" w:author="Peter Simpson" w:date="2018-10-04T10:51:00Z">
                <w:r w:rsidDel="00922968">
                  <w:delText xml:space="preserve">supplied by the client, </w:delText>
                </w:r>
              </w:del>
              <w:del w:id="7055" w:author="Peter Simpson" w:date="2018-10-04T11:16:00Z">
                <w:r w:rsidDel="00505771">
                  <w:delText>are missing or invalid.</w:delText>
                </w:r>
                <w:bookmarkStart w:id="7056" w:name="_Toc526418563"/>
                <w:bookmarkEnd w:id="7056"/>
              </w:del>
            </w:moveTo>
          </w:p>
        </w:tc>
        <w:bookmarkStart w:id="7057" w:name="_Toc526418564"/>
        <w:bookmarkEnd w:id="7057"/>
      </w:tr>
      <w:tr w:rsidR="00B61780" w:rsidDel="00505771" w14:paraId="668D40AA" w14:textId="77777777" w:rsidTr="00285B84">
        <w:trPr>
          <w:cnfStyle w:val="000000100000" w:firstRow="0" w:lastRow="0" w:firstColumn="0" w:lastColumn="0" w:oddVBand="0" w:evenVBand="0" w:oddHBand="1" w:evenHBand="0" w:firstRowFirstColumn="0" w:firstRowLastColumn="0" w:lastRowFirstColumn="0" w:lastRowLastColumn="0"/>
          <w:del w:id="7058"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14:paraId="04583CAB" w14:textId="77777777" w:rsidR="00B61780" w:rsidDel="00505771" w:rsidRDefault="00B61780" w:rsidP="00285B84">
            <w:pPr>
              <w:keepLines/>
              <w:rPr>
                <w:del w:id="7059" w:author="Peter Simpson" w:date="2018-10-04T11:16:00Z"/>
                <w:moveTo w:id="7060" w:author="Peter Simpson" w:date="2018-10-03T12:12:00Z"/>
              </w:rPr>
            </w:pPr>
            <w:moveTo w:id="7061" w:author="Peter Simpson" w:date="2018-10-03T12:12:00Z">
              <w:del w:id="7062" w:author="Peter Simpson" w:date="2018-10-04T11:16:00Z">
                <w:r w:rsidDel="00505771">
                  <w:delText>500</w:delText>
                </w:r>
                <w:bookmarkStart w:id="7063" w:name="_Toc526418565"/>
                <w:bookmarkEnd w:id="7063"/>
              </w:del>
            </w:moveTo>
          </w:p>
        </w:tc>
        <w:tc>
          <w:tcPr>
            <w:tcW w:w="2256" w:type="dxa"/>
          </w:tcPr>
          <w:p w14:paraId="481C2D89" w14:textId="77777777" w:rsidR="00B61780" w:rsidDel="00505771" w:rsidRDefault="00B61780" w:rsidP="00285B84">
            <w:pPr>
              <w:keepLines/>
              <w:cnfStyle w:val="000000100000" w:firstRow="0" w:lastRow="0" w:firstColumn="0" w:lastColumn="0" w:oddVBand="0" w:evenVBand="0" w:oddHBand="1" w:evenHBand="0" w:firstRowFirstColumn="0" w:firstRowLastColumn="0" w:lastRowFirstColumn="0" w:lastRowLastColumn="0"/>
              <w:rPr>
                <w:del w:id="7064" w:author="Peter Simpson" w:date="2018-10-04T11:16:00Z"/>
                <w:moveTo w:id="7065" w:author="Peter Simpson" w:date="2018-10-03T12:12:00Z"/>
              </w:rPr>
            </w:pPr>
            <w:moveTo w:id="7066" w:author="Peter Simpson" w:date="2018-10-03T12:12:00Z">
              <w:del w:id="7067" w:author="Peter Simpson" w:date="2018-10-04T11:16:00Z">
                <w:r w:rsidDel="00505771">
                  <w:rPr>
                    <w:b/>
                  </w:rPr>
                  <w:delText>Internal Server Error</w:delText>
                </w:r>
                <w:r w:rsidDel="00505771">
                  <w:delText xml:space="preserve"> </w:delText>
                </w:r>
                <w:bookmarkStart w:id="7068" w:name="_Toc526418566"/>
                <w:bookmarkEnd w:id="7068"/>
              </w:del>
            </w:moveTo>
          </w:p>
        </w:tc>
        <w:tc>
          <w:tcPr>
            <w:tcW w:w="6237" w:type="dxa"/>
          </w:tcPr>
          <w:p w14:paraId="7C0BAA32" w14:textId="77777777" w:rsidR="00B61780" w:rsidRPr="0081516B" w:rsidDel="00505771" w:rsidRDefault="00B61780" w:rsidP="00285B84">
            <w:pPr>
              <w:keepLines/>
              <w:cnfStyle w:val="000000100000" w:firstRow="0" w:lastRow="0" w:firstColumn="0" w:lastColumn="0" w:oddVBand="0" w:evenVBand="0" w:oddHBand="1" w:evenHBand="0" w:firstRowFirstColumn="0" w:firstRowLastColumn="0" w:lastRowFirstColumn="0" w:lastRowLastColumn="0"/>
              <w:rPr>
                <w:del w:id="7069" w:author="Peter Simpson" w:date="2018-10-04T11:16:00Z"/>
                <w:moveTo w:id="7070" w:author="Peter Simpson" w:date="2018-10-03T12:12:00Z"/>
                <w:b/>
              </w:rPr>
            </w:pPr>
            <w:moveTo w:id="7071" w:author="Peter Simpson" w:date="2018-10-03T12:12:00Z">
              <w:del w:id="7072" w:author="Peter Simpson" w:date="2018-10-04T11:16:00Z">
                <w:r w:rsidDel="00505771">
                  <w:delText>An error occurred in the Remote Driver Server itself, which prevented successful processing of the request.</w:delText>
                </w:r>
                <w:bookmarkStart w:id="7073" w:name="_Toc526418567"/>
                <w:bookmarkEnd w:id="7073"/>
              </w:del>
            </w:moveTo>
          </w:p>
        </w:tc>
        <w:bookmarkStart w:id="7074" w:name="_Toc526418568"/>
        <w:bookmarkEnd w:id="7074"/>
      </w:tr>
    </w:tbl>
    <w:p w14:paraId="53F6A761" w14:textId="77777777" w:rsidR="007479DA" w:rsidRDefault="00C569F6">
      <w:pPr>
        <w:pStyle w:val="Heading1"/>
        <w:rPr>
          <w:ins w:id="7075" w:author="Peter Simpson" w:date="2018-10-02T20:09:00Z"/>
        </w:rPr>
        <w:pPrChange w:id="7076" w:author="Peter Simpson" w:date="2018-10-04T09:57:00Z">
          <w:pPr>
            <w:pStyle w:val="Heading2"/>
          </w:pPr>
        </w:pPrChange>
      </w:pPr>
      <w:bookmarkStart w:id="7077" w:name="_Toc526418569"/>
      <w:moveToRangeEnd w:id="6595"/>
      <w:ins w:id="7078" w:author="Peter Simpson" w:date="2018-10-02T21:04:00Z">
        <w:r>
          <w:lastRenderedPageBreak/>
          <w:t xml:space="preserve">ASCOM APIs - </w:t>
        </w:r>
      </w:ins>
      <w:ins w:id="7079" w:author="Peter Simpson" w:date="2018-10-02T20:09:00Z">
        <w:r w:rsidR="007479DA">
          <w:t>Essential Concepts</w:t>
        </w:r>
        <w:bookmarkEnd w:id="6594"/>
        <w:bookmarkEnd w:id="7077"/>
      </w:ins>
    </w:p>
    <w:p w14:paraId="3880041D" w14:textId="77777777" w:rsidR="007479DA" w:rsidRDefault="007479DA" w:rsidP="007479DA">
      <w:pPr>
        <w:rPr>
          <w:ins w:id="7080" w:author="Peter Simpson" w:date="2018-10-02T20:09:00Z"/>
        </w:rPr>
      </w:pPr>
      <w:ins w:id="7081" w:author="Peter Simpson" w:date="2018-10-02T20:09:00Z">
        <w:r>
          <w:t xml:space="preserve">Today's world is clearly modular, cross-platform, and distributed. The core aspect of any modular system is its interfaces. If a system is built on top of poorly designed interfaces, it suffers throughout its life with limitations, instabilities, gremlins, and the like. Interface design </w:t>
        </w:r>
        <w:r w:rsidRPr="00A74BD8">
          <w:rPr>
            <w:i/>
          </w:rPr>
          <w:t>and negotiation</w:t>
        </w:r>
        <w:r>
          <w:t xml:space="preserve"> is an engineering art, the best practitioners are those that have suffered and learned. </w:t>
        </w:r>
      </w:ins>
    </w:p>
    <w:p w14:paraId="222A9824" w14:textId="77777777" w:rsidR="007479DA" w:rsidRDefault="007479DA">
      <w:pPr>
        <w:pStyle w:val="Heading3"/>
        <w:rPr>
          <w:ins w:id="7082" w:author="Peter Simpson" w:date="2018-10-02T20:09:00Z"/>
        </w:rPr>
      </w:pPr>
      <w:bookmarkStart w:id="7083" w:name="_Toc526418570"/>
      <w:ins w:id="7084" w:author="Peter Simpson" w:date="2018-10-02T20:09:00Z">
        <w:r>
          <w:t>Object Models - Properties and Methods</w:t>
        </w:r>
        <w:bookmarkEnd w:id="7083"/>
      </w:ins>
    </w:p>
    <w:p w14:paraId="571B5B1E" w14:textId="77777777" w:rsidR="007479DA" w:rsidRDefault="007479DA" w:rsidP="007479DA">
      <w:pPr>
        <w:rPr>
          <w:ins w:id="7085" w:author="Peter Simpson" w:date="2018-10-02T20:09:00Z"/>
        </w:rPr>
      </w:pPr>
      <w:ins w:id="7086" w:author="Peter Simpson" w:date="2018-10-02T20:09:00Z">
        <w:r>
          <w:t xml:space="preserve">The ASCOM APIs are built on an object model which provides properties that represent some state of the device, and methods that can change the state of the device. For example, the current positional right ascension of a telescope mount is a property, and a command to slew the mount to a different position is a method. In ASCOM COM, properties are normally accessed by assignment statements in the native syntax of any of twenty languages on Windows. Methods are represented by native syntax function calls, some with parameters.  There are exceptions. Some properties require parameters to signify some aspect of state, and thus may be represented by a function call which returns the property value (which need not be a scalar), for example, </w:t>
        </w:r>
        <w:proofErr w:type="spellStart"/>
        <w:r>
          <w:t>Telescope.AxisRates</w:t>
        </w:r>
        <w:proofErr w:type="spellEnd"/>
        <w:r>
          <w:t>(Axis).</w:t>
        </w:r>
      </w:ins>
    </w:p>
    <w:p w14:paraId="4F837706" w14:textId="77777777" w:rsidR="007479DA" w:rsidRDefault="007479DA">
      <w:pPr>
        <w:pStyle w:val="Heading3"/>
        <w:rPr>
          <w:ins w:id="7087" w:author="Peter Simpson" w:date="2018-10-02T20:09:00Z"/>
        </w:rPr>
      </w:pPr>
      <w:bookmarkStart w:id="7088" w:name="_Toc526418571"/>
      <w:ins w:id="7089" w:author="Peter Simpson" w:date="2018-10-02T20:09:00Z">
        <w:r>
          <w:t>ASCOM API Characteristics</w:t>
        </w:r>
        <w:bookmarkEnd w:id="7088"/>
      </w:ins>
    </w:p>
    <w:p w14:paraId="0179F4F4" w14:textId="77777777" w:rsidR="00505771" w:rsidRDefault="007479DA" w:rsidP="00505771">
      <w:pPr>
        <w:rPr>
          <w:ins w:id="7090" w:author="Peter Simpson" w:date="2018-10-04T11:18:00Z"/>
        </w:rPr>
      </w:pPr>
      <w:ins w:id="7091" w:author="Peter Simpson" w:date="2018-10-02T20:09:00Z">
        <w:r>
          <w:t>The following information applies to the existing COM-based ASCOM APIs as well as the REST-based APIs. The behaviours must be the same to provide transparent interoperation.</w:t>
        </w:r>
      </w:ins>
    </w:p>
    <w:p w14:paraId="3EB6EAF7" w14:textId="77777777" w:rsidR="00505771" w:rsidRDefault="007479DA">
      <w:pPr>
        <w:pStyle w:val="ListParagraph"/>
        <w:numPr>
          <w:ilvl w:val="0"/>
          <w:numId w:val="31"/>
        </w:numPr>
        <w:rPr>
          <w:ins w:id="7092" w:author="Peter Simpson" w:date="2018-10-04T11:19:00Z"/>
        </w:rPr>
        <w:pPrChange w:id="7093" w:author="Peter Simpson" w:date="2018-10-04T11:18:00Z">
          <w:pPr/>
        </w:pPrChange>
      </w:pPr>
      <w:ins w:id="7094" w:author="Peter Simpson" w:date="2018-10-02T20:09:00Z">
        <w:r w:rsidRPr="00505771">
          <w:rPr>
            <w:b/>
          </w:rPr>
          <w:t>Routine Operations:</w:t>
        </w:r>
        <w:r>
          <w:t xml:space="preserve"> Interface design always involves some negotiations between the parties. Inevitably, a device maker may wish to have included in the interface some clever means to make their device stand out above those of his competitors. On the other hand, client programmers don't want to be writing code to manage an </w:t>
        </w:r>
      </w:ins>
      <w:ins w:id="7095" w:author="Peter Simpson" w:date="2018-10-03T22:04:00Z">
        <w:r w:rsidR="00550E90">
          <w:t>ever-expanding</w:t>
        </w:r>
      </w:ins>
      <w:ins w:id="7096" w:author="Peter Simpson" w:date="2018-10-02T20:09:00Z">
        <w:r>
          <w:t xml:space="preserve"> set of these clever functions. It defeats the purpose of the standardized API. The ASCOM API was therefore designed at its outset to cover </w:t>
        </w:r>
        <w:r w:rsidRPr="00505771">
          <w:rPr>
            <w:i/>
          </w:rPr>
          <w:t>routine operations only</w:t>
        </w:r>
        <w:r>
          <w:t xml:space="preserve">. </w:t>
        </w:r>
      </w:ins>
      <w:ins w:id="7097" w:author="Peter Simpson" w:date="2018-10-04T11:20:00Z">
        <w:r w:rsidR="00505771">
          <w:br/>
        </w:r>
        <w:r w:rsidR="00505771">
          <w:br/>
        </w:r>
      </w:ins>
      <w:ins w:id="7098" w:author="Peter Simpson" w:date="2018-10-02T20:09:00Z">
        <w:r>
          <w:t xml:space="preserve">For example, a mount </w:t>
        </w:r>
        <w:proofErr w:type="gramStart"/>
        <w:r>
          <w:t>really only</w:t>
        </w:r>
        <w:proofErr w:type="gramEnd"/>
        <w:r>
          <w:t xml:space="preserve"> needs "point to these coordinates" and "track the apparent motion of my object". The more accurately it does these things, the better.  As a client program </w:t>
        </w:r>
      </w:ins>
      <w:ins w:id="7099" w:author="Peter Simpson" w:date="2018-10-03T22:04:00Z">
        <w:r w:rsidR="00550E90">
          <w:t>developer,</w:t>
        </w:r>
      </w:ins>
      <w:ins w:id="7100" w:author="Peter Simpson" w:date="2018-10-02T20:09:00Z">
        <w:r>
          <w:t xml:space="preserve"> I don't want to be concerned about PEC or encoder resolutions or servo currents. </w:t>
        </w:r>
      </w:ins>
      <w:ins w:id="7101" w:author="Peter Simpson" w:date="2018-10-04T11:23:00Z">
        <w:r w:rsidR="00A1284B">
          <w:br/>
        </w:r>
      </w:ins>
    </w:p>
    <w:p w14:paraId="0A60D3A9" w14:textId="77777777" w:rsidR="007479DA" w:rsidRPr="00175AE7" w:rsidRDefault="007479DA" w:rsidP="007479DA">
      <w:pPr>
        <w:pStyle w:val="ListParagraph"/>
        <w:numPr>
          <w:ilvl w:val="0"/>
          <w:numId w:val="23"/>
        </w:numPr>
        <w:rPr>
          <w:ins w:id="7102" w:author="Peter Simpson" w:date="2018-10-02T20:09:00Z"/>
        </w:rPr>
      </w:pPr>
      <w:ins w:id="7103" w:author="Peter Simpson" w:date="2018-10-02T20:09:00Z">
        <w:r w:rsidRPr="00651B41">
          <w:rPr>
            <w:b/>
          </w:rPr>
          <w:t>Synchronous vs Asynchronous Methods:</w:t>
        </w:r>
        <w:r>
          <w:t xml:space="preserve"> One may think of a method call as one that returns only when the requested operation has completed</w:t>
        </w:r>
      </w:ins>
      <w:ins w:id="7104" w:author="Peter Simpson" w:date="2018-10-04T11:20:00Z">
        <w:r w:rsidR="00A1284B">
          <w:t>, which</w:t>
        </w:r>
      </w:ins>
      <w:ins w:id="7105" w:author="Peter Simpson" w:date="2018-10-02T20:09:00Z">
        <w:r>
          <w:t xml:space="preserve"> is a synchronous call. But some types of operations can benefit by </w:t>
        </w:r>
        <w:r w:rsidRPr="00651B41">
          <w:rPr>
            <w:i/>
          </w:rPr>
          <w:t>starting</w:t>
        </w:r>
        <w:r>
          <w:t xml:space="preserve"> the operation and returning immediately. For </w:t>
        </w:r>
      </w:ins>
      <w:ins w:id="7106" w:author="Peter Simpson" w:date="2018-10-03T22:04:00Z">
        <w:r w:rsidR="00550E90">
          <w:t>example,</w:t>
        </w:r>
      </w:ins>
      <w:ins w:id="7107" w:author="Peter Simpson" w:date="2018-10-02T20:09:00Z">
        <w:r>
          <w:t xml:space="preserve"> the </w:t>
        </w:r>
        <w:proofErr w:type="spellStart"/>
        <w:r>
          <w:t>Rotator.Move</w:t>
        </w:r>
        <w:proofErr w:type="spellEnd"/>
        <w:r>
          <w:t xml:space="preserve">() method may return immediately. </w:t>
        </w:r>
      </w:ins>
      <w:ins w:id="7108" w:author="Peter Simpson" w:date="2018-10-04T11:21:00Z">
        <w:r w:rsidR="00A1284B">
          <w:br/>
        </w:r>
        <w:r w:rsidR="00A1284B">
          <w:br/>
        </w:r>
      </w:ins>
      <w:ins w:id="7109" w:author="Peter Simpson" w:date="2018-10-02T20:09:00Z">
        <w:r>
          <w:t xml:space="preserve">If so, its return means only that the rotation was successfully </w:t>
        </w:r>
        <w:r w:rsidRPr="00651B41">
          <w:rPr>
            <w:i/>
          </w:rPr>
          <w:t>started</w:t>
        </w:r>
        <w:r>
          <w:t xml:space="preserve">. Rotators are typically slow, and the system can benefit by overlapping mount and rotator movement, so both provide asynchronous calls. </w:t>
        </w:r>
      </w:ins>
      <w:ins w:id="7110" w:author="Peter Simpson" w:date="2018-10-04T11:22:00Z">
        <w:r w:rsidR="00A1284B">
          <w:t xml:space="preserve">The status properties </w:t>
        </w:r>
      </w:ins>
      <w:ins w:id="7111" w:author="Peter Simpson" w:date="2018-10-04T11:23:00Z">
        <w:r w:rsidR="00A1284B">
          <w:t xml:space="preserve">such as </w:t>
        </w:r>
      </w:ins>
      <w:proofErr w:type="spellStart"/>
      <w:ins w:id="7112" w:author="Peter Simpson" w:date="2018-10-02T20:09:00Z">
        <w:r>
          <w:t>Rotator.IsMoving</w:t>
        </w:r>
        <w:proofErr w:type="spellEnd"/>
        <w:r>
          <w:t xml:space="preserve"> and </w:t>
        </w:r>
        <w:proofErr w:type="spellStart"/>
        <w:r>
          <w:t>Telescope.IsSlewing</w:t>
        </w:r>
      </w:ins>
      <w:proofErr w:type="spellEnd"/>
      <w:ins w:id="7113" w:author="Peter Simpson" w:date="2018-10-04T11:23:00Z">
        <w:r w:rsidR="00A1284B">
          <w:t xml:space="preserve"> are used to monitor progress of asynchronous calls</w:t>
        </w:r>
      </w:ins>
      <w:ins w:id="7114" w:author="Peter Simpson" w:date="2018-10-02T20:09:00Z">
        <w:r>
          <w:t>.</w:t>
        </w:r>
      </w:ins>
      <w:ins w:id="7115" w:author="Peter Simpson" w:date="2018-10-04T11:23:00Z">
        <w:r w:rsidR="00A1284B">
          <w:br/>
        </w:r>
      </w:ins>
    </w:p>
    <w:p w14:paraId="3FA4B5BD" w14:textId="77777777" w:rsidR="007479DA" w:rsidRDefault="007479DA" w:rsidP="007479DA">
      <w:pPr>
        <w:pStyle w:val="ListParagraph"/>
        <w:numPr>
          <w:ilvl w:val="0"/>
          <w:numId w:val="23"/>
        </w:numPr>
        <w:rPr>
          <w:ins w:id="7116" w:author="Peter Simpson" w:date="2018-10-02T20:09:00Z"/>
        </w:rPr>
      </w:pPr>
      <w:ins w:id="7117" w:author="Peter Simpson" w:date="2018-10-02T20:09:00Z">
        <w:r w:rsidRPr="00651B41">
          <w:rPr>
            <w:b/>
          </w:rPr>
          <w:t>"Can" Properties:</w:t>
        </w:r>
        <w:r>
          <w:t xml:space="preserve"> </w:t>
        </w:r>
      </w:ins>
      <w:ins w:id="7118" w:author="Peter Simpson" w:date="2018-10-04T12:02:00Z">
        <w:r w:rsidR="006C23EC">
          <w:t xml:space="preserve">Some </w:t>
        </w:r>
      </w:ins>
      <w:ins w:id="7119" w:author="Peter Simpson" w:date="2018-10-02T20:09:00Z">
        <w:r>
          <w:t xml:space="preserve">ASCOM APIs </w:t>
        </w:r>
      </w:ins>
      <w:ins w:id="7120" w:author="Peter Simpson" w:date="2018-10-04T12:02:00Z">
        <w:r w:rsidR="006C23EC">
          <w:t xml:space="preserve">have </w:t>
        </w:r>
      </w:ins>
      <w:ins w:id="7121" w:author="Peter Simpson" w:date="2018-10-02T20:09:00Z">
        <w:r>
          <w:t>"can" properties</w:t>
        </w:r>
      </w:ins>
      <w:ins w:id="7122" w:author="Peter Simpson" w:date="2018-10-04T12:02:00Z">
        <w:r w:rsidR="006C23EC">
          <w:t>,</w:t>
        </w:r>
      </w:ins>
      <w:ins w:id="7123" w:author="Peter Simpson" w:date="2018-10-02T20:09:00Z">
        <w:r>
          <w:t xml:space="preserve"> which tell the client </w:t>
        </w:r>
        <w:proofErr w:type="gramStart"/>
        <w:r>
          <w:t>whether or not</w:t>
        </w:r>
        <w:proofErr w:type="gramEnd"/>
        <w:r>
          <w:t xml:space="preserve"> a corresponding capability is available. For example, in the Telescope API, the </w:t>
        </w:r>
        <w:proofErr w:type="spellStart"/>
        <w:r>
          <w:t>CanSlewAltAz</w:t>
        </w:r>
        <w:proofErr w:type="spellEnd"/>
        <w:r>
          <w:t xml:space="preserve"> property tells the client whether this specific mount can successfully execute </w:t>
        </w:r>
        <w:r>
          <w:lastRenderedPageBreak/>
          <w:t xml:space="preserve">the </w:t>
        </w:r>
        <w:proofErr w:type="spellStart"/>
        <w:proofErr w:type="gramStart"/>
        <w:r>
          <w:t>SlewToAltAz</w:t>
        </w:r>
        <w:proofErr w:type="spellEnd"/>
        <w:r>
          <w:t>(</w:t>
        </w:r>
        <w:proofErr w:type="gramEnd"/>
        <w:r>
          <w:t xml:space="preserve">) method. These "can" properties exist only for methods which can't be directly tested without changing the state of the device. </w:t>
        </w:r>
      </w:ins>
      <w:ins w:id="7124" w:author="Peter Simpson" w:date="2018-10-04T11:26:00Z">
        <w:r w:rsidR="00A1284B">
          <w:br/>
        </w:r>
        <w:r w:rsidR="00A1284B">
          <w:br/>
        </w:r>
      </w:ins>
      <w:ins w:id="7125" w:author="Peter Simpson" w:date="2018-10-02T20:09:00Z">
        <w:r>
          <w:t xml:space="preserve">For example, a client </w:t>
        </w:r>
        <w:r w:rsidRPr="00A1284B">
          <w:rPr>
            <w:i/>
            <w:rPrChange w:id="7126" w:author="Peter Simpson" w:date="2018-10-04T11:24:00Z">
              <w:rPr/>
            </w:rPrChange>
          </w:rPr>
          <w:t>can</w:t>
        </w:r>
        <w:r>
          <w:t xml:space="preserve"> tell </w:t>
        </w:r>
      </w:ins>
      <w:ins w:id="7127" w:author="Peter Simpson" w:date="2018-10-04T11:24:00Z">
        <w:r w:rsidR="00A1284B">
          <w:t xml:space="preserve">that </w:t>
        </w:r>
      </w:ins>
      <w:ins w:id="7128" w:author="Peter Simpson" w:date="2018-10-02T20:09:00Z">
        <w:r>
          <w:t xml:space="preserve">the mount provides its positional azimuth by trying to read </w:t>
        </w:r>
      </w:ins>
      <w:ins w:id="7129" w:author="Peter Simpson" w:date="2018-10-04T11:26:00Z">
        <w:r w:rsidR="00A1284B">
          <w:t>the</w:t>
        </w:r>
      </w:ins>
      <w:ins w:id="7130" w:author="Peter Simpson" w:date="2018-10-04T11:28:00Z">
        <w:r w:rsidR="00A1284B">
          <w:t xml:space="preserve"> </w:t>
        </w:r>
      </w:ins>
      <w:ins w:id="7131" w:author="Peter Simpson" w:date="2018-10-04T11:26:00Z">
        <w:r w:rsidR="00A1284B">
          <w:t>Azimuth property</w:t>
        </w:r>
      </w:ins>
      <w:ins w:id="7132" w:author="Peter Simpson" w:date="2018-10-04T11:24:00Z">
        <w:r w:rsidR="00A1284B">
          <w:t>; i</w:t>
        </w:r>
      </w:ins>
      <w:ins w:id="7133" w:author="Peter Simpson" w:date="2018-10-02T20:09:00Z">
        <w:r>
          <w:t xml:space="preserve">t will either get an answer or a "not implemented" error. </w:t>
        </w:r>
      </w:ins>
      <w:ins w:id="7134" w:author="Peter Simpson" w:date="2018-10-03T22:03:00Z">
        <w:r w:rsidR="00550E90">
          <w:t>However,</w:t>
        </w:r>
      </w:ins>
      <w:ins w:id="7135" w:author="Peter Simpson" w:date="2018-10-02T20:09:00Z">
        <w:r>
          <w:t xml:space="preserve"> a client </w:t>
        </w:r>
        <w:r w:rsidRPr="00A1284B">
          <w:rPr>
            <w:i/>
            <w:rPrChange w:id="7136" w:author="Peter Simpson" w:date="2018-10-04T11:27:00Z">
              <w:rPr/>
            </w:rPrChange>
          </w:rPr>
          <w:t>cannot</w:t>
        </w:r>
        <w:r>
          <w:t xml:space="preserve"> tell whether a mount can slew to alt/</w:t>
        </w:r>
        <w:proofErr w:type="spellStart"/>
        <w:r>
          <w:t>az</w:t>
        </w:r>
        <w:proofErr w:type="spellEnd"/>
        <w:r>
          <w:t xml:space="preserve"> coordinates without </w:t>
        </w:r>
      </w:ins>
      <w:ins w:id="7137" w:author="Peter Simpson" w:date="2018-10-04T11:25:00Z">
        <w:r w:rsidR="00A1284B">
          <w:t xml:space="preserve">calling the method and </w:t>
        </w:r>
      </w:ins>
      <w:ins w:id="7138" w:author="Peter Simpson" w:date="2018-10-02T20:09:00Z">
        <w:r>
          <w:t xml:space="preserve">possibly changing </w:t>
        </w:r>
      </w:ins>
      <w:ins w:id="7139" w:author="Peter Simpson" w:date="2018-10-04T11:25:00Z">
        <w:r w:rsidR="00A1284B">
          <w:t xml:space="preserve">the mount’s </w:t>
        </w:r>
      </w:ins>
      <w:ins w:id="7140" w:author="Peter Simpson" w:date="2018-10-02T20:09:00Z">
        <w:r>
          <w:t xml:space="preserve">position. </w:t>
        </w:r>
      </w:ins>
      <w:ins w:id="7141" w:author="Peter Simpson" w:date="2018-10-04T11:27:00Z">
        <w:r w:rsidR="00A1284B">
          <w:t xml:space="preserve">This is why </w:t>
        </w:r>
      </w:ins>
      <w:ins w:id="7142" w:author="Peter Simpson" w:date="2018-10-02T20:09:00Z">
        <w:r>
          <w:t xml:space="preserve">a </w:t>
        </w:r>
        <w:proofErr w:type="spellStart"/>
        <w:r>
          <w:t>CanSlewAltAz</w:t>
        </w:r>
        <w:proofErr w:type="spellEnd"/>
        <w:r>
          <w:t xml:space="preserve"> property is provided</w:t>
        </w:r>
      </w:ins>
      <w:ins w:id="7143" w:author="Peter Simpson" w:date="2018-10-04T11:27:00Z">
        <w:r w:rsidR="00A1284B">
          <w:t xml:space="preserve"> for the</w:t>
        </w:r>
      </w:ins>
      <w:ins w:id="7144" w:author="Peter Simpson" w:date="2018-10-04T11:28:00Z">
        <w:r w:rsidR="00A1284B">
          <w:t xml:space="preserve"> </w:t>
        </w:r>
      </w:ins>
      <w:proofErr w:type="spellStart"/>
      <w:proofErr w:type="gramStart"/>
      <w:ins w:id="7145" w:author="Peter Simpson" w:date="2018-10-04T11:27:00Z">
        <w:r w:rsidR="00A1284B">
          <w:t>SlewToAltAz</w:t>
        </w:r>
        <w:proofErr w:type="spellEnd"/>
        <w:r w:rsidR="00A1284B">
          <w:t>(</w:t>
        </w:r>
        <w:proofErr w:type="gramEnd"/>
        <w:r w:rsidR="00A1284B">
          <w:t>) method</w:t>
        </w:r>
      </w:ins>
      <w:ins w:id="7146" w:author="Peter Simpson" w:date="2018-10-02T20:09:00Z">
        <w:r>
          <w:t>.</w:t>
        </w:r>
      </w:ins>
    </w:p>
    <w:p w14:paraId="2CDCE81B" w14:textId="77777777" w:rsidR="007479DA" w:rsidRDefault="00550E90">
      <w:pPr>
        <w:pStyle w:val="Heading3"/>
        <w:rPr>
          <w:ins w:id="7147" w:author="Peter Simpson" w:date="2018-10-02T20:09:00Z"/>
        </w:rPr>
      </w:pPr>
      <w:bookmarkStart w:id="7148" w:name="_Toc526418572"/>
      <w:ins w:id="7149" w:author="Peter Simpson" w:date="2018-10-03T22:03:00Z">
        <w:r>
          <w:t>Behavioural</w:t>
        </w:r>
      </w:ins>
      <w:ins w:id="7150" w:author="Peter Simpson" w:date="2018-10-02T20:09:00Z">
        <w:r w:rsidR="007479DA">
          <w:t xml:space="preserve"> Rules</w:t>
        </w:r>
        <w:bookmarkEnd w:id="7148"/>
      </w:ins>
    </w:p>
    <w:p w14:paraId="31C1227C" w14:textId="77777777" w:rsidR="00A1284B" w:rsidRDefault="007479DA" w:rsidP="007479DA">
      <w:pPr>
        <w:rPr>
          <w:ins w:id="7151" w:author="Peter Simpson" w:date="2018-10-04T11:29:00Z"/>
        </w:rPr>
      </w:pPr>
      <w:ins w:id="7152" w:author="Peter Simpson" w:date="2018-10-02T20:09:00Z">
        <w:r>
          <w:t xml:space="preserve">Heterogeneous distributed systems require </w:t>
        </w:r>
      </w:ins>
      <w:ins w:id="7153" w:author="Peter Simpson" w:date="2018-10-04T11:29:00Z">
        <w:r w:rsidR="00A1284B">
          <w:t xml:space="preserve">both </w:t>
        </w:r>
      </w:ins>
      <w:ins w:id="7154" w:author="Peter Simpson" w:date="2018-10-02T20:09:00Z">
        <w:r>
          <w:t>common standardized APIs</w:t>
        </w:r>
      </w:ins>
      <w:ins w:id="7155" w:author="Peter Simpson" w:date="2018-10-04T11:29:00Z">
        <w:r w:rsidR="00A1284B">
          <w:t xml:space="preserve"> and</w:t>
        </w:r>
      </w:ins>
      <w:ins w:id="7156" w:author="Peter Simpson" w:date="2018-10-02T20:09:00Z">
        <w:r>
          <w:t xml:space="preserve"> a set of behavioural rules</w:t>
        </w:r>
      </w:ins>
      <w:ins w:id="7157" w:author="Peter Simpson" w:date="2018-10-04T11:29:00Z">
        <w:r w:rsidR="00A1284B">
          <w:t xml:space="preserve"> </w:t>
        </w:r>
      </w:ins>
      <w:ins w:id="7158" w:author="Peter Simpson" w:date="2018-10-02T20:09:00Z">
        <w:r>
          <w:t xml:space="preserve">that must be obeyed by all modules in the system. The </w:t>
        </w:r>
        <w:r w:rsidRPr="00C5170B">
          <w:rPr>
            <w:i/>
          </w:rPr>
          <w:t>implementation</w:t>
        </w:r>
        <w:r>
          <w:t xml:space="preserve"> of a module is where these rules </w:t>
        </w:r>
      </w:ins>
      <w:ins w:id="7159" w:author="Peter Simpson" w:date="2018-10-04T11:31:00Z">
        <w:r w:rsidR="008D40C3">
          <w:t xml:space="preserve">are </w:t>
        </w:r>
        <w:proofErr w:type="gramStart"/>
        <w:r w:rsidR="008D40C3">
          <w:t>effected</w:t>
        </w:r>
      </w:ins>
      <w:proofErr w:type="gramEnd"/>
      <w:ins w:id="7160" w:author="Peter Simpson" w:date="2018-10-02T20:09:00Z">
        <w:r>
          <w:t xml:space="preserve">, </w:t>
        </w:r>
      </w:ins>
      <w:ins w:id="7161" w:author="Peter Simpson" w:date="2018-10-04T11:31:00Z">
        <w:r w:rsidR="008D40C3">
          <w:t xml:space="preserve">they do not appear in </w:t>
        </w:r>
      </w:ins>
      <w:ins w:id="7162" w:author="Peter Simpson" w:date="2018-10-02T20:09:00Z">
        <w:r>
          <w:t>the abstract API definitions themselves. The</w:t>
        </w:r>
      </w:ins>
      <w:ins w:id="7163" w:author="Peter Simpson" w:date="2018-10-04T11:32:00Z">
        <w:r w:rsidR="008D40C3">
          <w:t xml:space="preserve">se behavioural rules </w:t>
        </w:r>
      </w:ins>
      <w:ins w:id="7164" w:author="Peter Simpson" w:date="2018-10-02T20:09:00Z">
        <w:r>
          <w:t xml:space="preserve">are already </w:t>
        </w:r>
      </w:ins>
      <w:ins w:id="7165" w:author="Peter Simpson" w:date="2018-10-04T11:28:00Z">
        <w:r w:rsidR="00A1284B">
          <w:t xml:space="preserve">implemented </w:t>
        </w:r>
      </w:ins>
      <w:ins w:id="7166" w:author="Peter Simpson" w:date="2018-10-02T20:09:00Z">
        <w:r>
          <w:t>by ASCOM COM</w:t>
        </w:r>
      </w:ins>
      <w:ins w:id="7167" w:author="Peter Simpson" w:date="2018-10-04T11:28:00Z">
        <w:r w:rsidR="00A1284B">
          <w:t xml:space="preserve"> drivers</w:t>
        </w:r>
      </w:ins>
      <w:ins w:id="7168" w:author="Peter Simpson" w:date="2018-10-02T20:09:00Z">
        <w:r>
          <w:t xml:space="preserve">. </w:t>
        </w:r>
      </w:ins>
    </w:p>
    <w:p w14:paraId="5954BE3F" w14:textId="77777777" w:rsidR="007479DA" w:rsidRDefault="007479DA" w:rsidP="007479DA">
      <w:pPr>
        <w:rPr>
          <w:ins w:id="7169" w:author="Peter Simpson" w:date="2018-10-02T20:09:00Z"/>
        </w:rPr>
      </w:pPr>
      <w:ins w:id="7170" w:author="Peter Simpson" w:date="2018-10-02T20:09:00Z">
        <w:r>
          <w:t>ASCOM's modular rules are:</w:t>
        </w:r>
      </w:ins>
    </w:p>
    <w:p w14:paraId="23135081" w14:textId="77777777" w:rsidR="007479DA" w:rsidRDefault="007479DA" w:rsidP="007479DA">
      <w:pPr>
        <w:pStyle w:val="ListParagraph"/>
        <w:numPr>
          <w:ilvl w:val="0"/>
          <w:numId w:val="22"/>
        </w:numPr>
        <w:rPr>
          <w:ins w:id="7171" w:author="Peter Simpson" w:date="2018-10-02T20:09:00Z"/>
        </w:rPr>
      </w:pPr>
      <w:ins w:id="7172" w:author="Peter Simpson" w:date="2018-10-02T20:09:00Z">
        <w:r w:rsidRPr="00525F50">
          <w:rPr>
            <w:b/>
          </w:rPr>
          <w:t>Do it right or report an error</w:t>
        </w:r>
        <w:r>
          <w:rPr>
            <w:b/>
          </w:rPr>
          <w:t>:</w:t>
        </w:r>
        <w:r>
          <w:t xml:space="preserve"> Fetching or changing a property, or calling a method, must always result in one of two outcomes: The request must complete </w:t>
        </w:r>
      </w:ins>
      <w:ins w:id="7173" w:author="Peter Simpson" w:date="2018-10-03T22:03:00Z">
        <w:r w:rsidR="00550E90">
          <w:t>successfully,</w:t>
        </w:r>
      </w:ins>
      <w:ins w:id="7174" w:author="Peter Simpson" w:date="2018-10-02T20:09:00Z">
        <w:r>
          <w:t xml:space="preserve"> or an error must be signalled, preferably with some (human readable) indication of why the request could not be satisfied. An example of violating this rule would be a method call to move a rotator to a given mechanical </w:t>
        </w:r>
      </w:ins>
      <w:ins w:id="7175" w:author="Peter Simpson" w:date="2018-10-03T22:03:00Z">
        <w:r w:rsidR="00550E90">
          <w:t>angle,</w:t>
        </w:r>
      </w:ins>
      <w:ins w:id="7176" w:author="Peter Simpson" w:date="2018-10-02T20:09:00Z">
        <w:r>
          <w:t xml:space="preserve"> but the rotator ends up at some other angle and no error is reported to the caller. Bug!</w:t>
        </w:r>
      </w:ins>
    </w:p>
    <w:p w14:paraId="370421A2" w14:textId="77777777" w:rsidR="007479DA" w:rsidRDefault="007479DA" w:rsidP="007479DA">
      <w:pPr>
        <w:pStyle w:val="ListParagraph"/>
        <w:numPr>
          <w:ilvl w:val="0"/>
          <w:numId w:val="22"/>
        </w:numPr>
        <w:rPr>
          <w:ins w:id="7177" w:author="Peter Simpson" w:date="2018-10-02T20:09:00Z"/>
        </w:rPr>
      </w:pPr>
      <w:ins w:id="7178" w:author="Peter Simpson" w:date="2018-10-02T20:09:00Z">
        <w:r w:rsidRPr="005761CA">
          <w:rPr>
            <w:b/>
          </w:rPr>
          <w:t>Retries prohibited:</w:t>
        </w:r>
        <w:r>
          <w:t xml:space="preserve"> No module must ever depend on another to provide timeouts or retr</w:t>
        </w:r>
      </w:ins>
      <w:ins w:id="7179" w:author="Peter Simpson" w:date="2018-10-04T11:36:00Z">
        <w:r w:rsidR="008D40C3">
          <w:t>y logic</w:t>
        </w:r>
      </w:ins>
      <w:ins w:id="7180" w:author="Peter Simpson" w:date="2018-10-02T20:09:00Z">
        <w:r>
          <w:t xml:space="preserve">. If a device needs check-and-retry logic in its routine operation, that logic must be contained within the module itself. If there's a problem </w:t>
        </w:r>
      </w:ins>
      <w:ins w:id="7181" w:author="Peter Simpson" w:date="2018-10-04T11:35:00Z">
        <w:r w:rsidR="008D40C3">
          <w:t xml:space="preserve">and your module’s own retry logic can’t resolve the issue </w:t>
        </w:r>
      </w:ins>
      <w:ins w:id="7182" w:author="Peter Simpson" w:date="2018-10-02T20:09:00Z">
        <w:r>
          <w:t>report the error as required above.</w:t>
        </w:r>
      </w:ins>
    </w:p>
    <w:p w14:paraId="348B033E" w14:textId="77777777" w:rsidR="007479DA" w:rsidRDefault="007479DA" w:rsidP="007479DA">
      <w:pPr>
        <w:pStyle w:val="ListParagraph"/>
        <w:numPr>
          <w:ilvl w:val="0"/>
          <w:numId w:val="22"/>
        </w:numPr>
        <w:rPr>
          <w:ins w:id="7183" w:author="Peter Simpson" w:date="2018-10-02T20:09:00Z"/>
        </w:rPr>
      </w:pPr>
      <w:ins w:id="7184" w:author="Peter Simpson" w:date="2018-10-02T20:09:00Z">
        <w:r w:rsidRPr="00C5170B">
          <w:rPr>
            <w:b/>
          </w:rPr>
          <w:t>Independence of operations:</w:t>
        </w:r>
        <w:r>
          <w:t xml:space="preserve"> To the extent possible with the device, each API operation should be independent of the others. For example, </w:t>
        </w:r>
      </w:ins>
      <w:ins w:id="7185" w:author="Peter Simpson" w:date="2018-10-04T11:37:00Z">
        <w:r w:rsidR="008D40C3">
          <w:t>don’t im</w:t>
        </w:r>
      </w:ins>
      <w:ins w:id="7186" w:author="Peter Simpson" w:date="2018-10-04T11:38:00Z">
        <w:r w:rsidR="008D40C3">
          <w:t>p</w:t>
        </w:r>
      </w:ins>
      <w:ins w:id="7187" w:author="Peter Simpson" w:date="2018-10-04T11:37:00Z">
        <w:r w:rsidR="008D40C3">
          <w:t xml:space="preserve">ose a specific call order </w:t>
        </w:r>
      </w:ins>
      <w:ins w:id="7188" w:author="Peter Simpson" w:date="2018-10-04T11:38:00Z">
        <w:r w:rsidR="008D40C3">
          <w:t>such as needing</w:t>
        </w:r>
      </w:ins>
      <w:ins w:id="7189" w:author="Peter Simpson" w:date="2018-10-04T11:39:00Z">
        <w:r w:rsidR="008D40C3">
          <w:t xml:space="preserve"> </w:t>
        </w:r>
      </w:ins>
      <w:ins w:id="7190" w:author="Peter Simpson" w:date="2018-10-02T20:09:00Z">
        <w:r>
          <w:t>to fetch the positional right ascension of a mount immediately before fetching the declination.</w:t>
        </w:r>
      </w:ins>
    </w:p>
    <w:p w14:paraId="54082EA0" w14:textId="77777777" w:rsidR="006A2960" w:rsidRDefault="007479DA" w:rsidP="007479DA">
      <w:pPr>
        <w:pStyle w:val="ListParagraph"/>
        <w:numPr>
          <w:ilvl w:val="0"/>
          <w:numId w:val="22"/>
        </w:numPr>
        <w:rPr>
          <w:ins w:id="7191" w:author="Peter Simpson" w:date="2018-10-04T11:43:00Z"/>
        </w:rPr>
      </w:pPr>
      <w:ins w:id="7192" w:author="Peter Simpson" w:date="2018-10-02T20:09:00Z">
        <w:r w:rsidRPr="00C5170B">
          <w:rPr>
            <w:b/>
          </w:rPr>
          <w:t>Timing Independence:</w:t>
        </w:r>
        <w:r>
          <w:t xml:space="preserve"> </w:t>
        </w:r>
      </w:ins>
      <w:ins w:id="7193" w:author="Peter Simpson" w:date="2018-10-04T11:39:00Z">
        <w:r w:rsidR="008D40C3">
          <w:t>T</w:t>
        </w:r>
      </w:ins>
      <w:ins w:id="7194" w:author="Peter Simpson" w:date="2018-10-02T20:09:00Z">
        <w:r>
          <w:t xml:space="preserve">o the extent possible with the device, modules must not place timing constraints on properties and methods. </w:t>
        </w:r>
      </w:ins>
      <w:ins w:id="7195" w:author="Peter Simpson" w:date="2018-10-04T11:46:00Z">
        <w:r w:rsidR="006A2960">
          <w:t>Implement asynchronous calls wherever possible in order not to lock up clients unnecessarily</w:t>
        </w:r>
      </w:ins>
      <w:ins w:id="7196" w:author="Peter Simpson" w:date="2018-10-04T11:47:00Z">
        <w:r w:rsidR="006A2960">
          <w:t>.</w:t>
        </w:r>
      </w:ins>
      <w:ins w:id="7197" w:author="Peter Simpson" w:date="2018-10-02T20:09:00Z">
        <w:r>
          <w:t xml:space="preserve"> </w:t>
        </w:r>
      </w:ins>
    </w:p>
    <w:p w14:paraId="58F18671" w14:textId="77777777" w:rsidR="007479DA" w:rsidRDefault="006A2960" w:rsidP="007479DA">
      <w:pPr>
        <w:pStyle w:val="ListParagraph"/>
        <w:numPr>
          <w:ilvl w:val="0"/>
          <w:numId w:val="22"/>
        </w:numPr>
        <w:rPr>
          <w:ins w:id="7198" w:author="Peter Simpson" w:date="2018-10-02T20:09:00Z"/>
        </w:rPr>
      </w:pPr>
      <w:ins w:id="7199" w:author="Peter Simpson" w:date="2018-10-04T11:49:00Z">
        <w:r>
          <w:rPr>
            <w:b/>
          </w:rPr>
          <w:t>Performance</w:t>
        </w:r>
      </w:ins>
      <w:ins w:id="7200" w:author="Peter Simpson" w:date="2018-10-04T11:48:00Z">
        <w:r>
          <w:rPr>
            <w:b/>
          </w:rPr>
          <w:t>:</w:t>
        </w:r>
      </w:ins>
      <w:ins w:id="7201" w:author="Peter Simpson" w:date="2018-10-04T11:47:00Z">
        <w:r>
          <w:t xml:space="preserve"> Clients </w:t>
        </w:r>
      </w:ins>
      <w:ins w:id="7202" w:author="Peter Simpson" w:date="2018-10-04T11:49:00Z">
        <w:r>
          <w:t xml:space="preserve">should </w:t>
        </w:r>
      </w:ins>
      <w:ins w:id="7203" w:author="Peter Simpson" w:date="2018-10-04T11:47:00Z">
        <w:r>
          <w:t xml:space="preserve">regulate their </w:t>
        </w:r>
      </w:ins>
      <w:ins w:id="7204" w:author="Peter Simpson" w:date="2018-10-04T11:48:00Z">
        <w:r>
          <w:t xml:space="preserve">demand for driver status values in order not to </w:t>
        </w:r>
      </w:ins>
      <w:ins w:id="7205" w:author="Peter Simpson" w:date="2018-10-02T20:09:00Z">
        <w:r w:rsidR="007479DA">
          <w:t xml:space="preserve">jam up the </w:t>
        </w:r>
      </w:ins>
      <w:ins w:id="7206" w:author="Peter Simpson" w:date="2018-10-04T11:49:00Z">
        <w:r>
          <w:t xml:space="preserve">driver or </w:t>
        </w:r>
      </w:ins>
      <w:ins w:id="7207" w:author="Peter Simpson" w:date="2018-10-02T20:09:00Z">
        <w:r w:rsidR="007479DA">
          <w:t>controller causing problem</w:t>
        </w:r>
      </w:ins>
      <w:ins w:id="7208" w:author="Peter Simpson" w:date="2018-10-04T11:49:00Z">
        <w:r>
          <w:t>s</w:t>
        </w:r>
      </w:ins>
      <w:ins w:id="7209" w:author="Peter Simpson" w:date="2018-10-02T20:09:00Z">
        <w:r w:rsidR="007479DA">
          <w:t xml:space="preserve"> or freeze</w:t>
        </w:r>
      </w:ins>
      <w:ins w:id="7210" w:author="Peter Simpson" w:date="2018-10-04T11:50:00Z">
        <w:r>
          <w:t>s</w:t>
        </w:r>
      </w:ins>
      <w:ins w:id="7211" w:author="Peter Simpson" w:date="2018-10-02T20:09:00Z">
        <w:r w:rsidR="007479DA">
          <w:t>.</w:t>
        </w:r>
      </w:ins>
      <w:ins w:id="7212" w:author="Peter Simpson" w:date="2018-10-04T11:49:00Z">
        <w:r>
          <w:t xml:space="preserve"> Drivers </w:t>
        </w:r>
      </w:ins>
      <w:ins w:id="7213" w:author="Peter Simpson" w:date="2018-10-04T11:50:00Z">
        <w:r>
          <w:t xml:space="preserve">should implement </w:t>
        </w:r>
        <w:r w:rsidR="00C40B0B">
          <w:t xml:space="preserve">low processing cost </w:t>
        </w:r>
        <w:r>
          <w:t>caching</w:t>
        </w:r>
      </w:ins>
      <w:ins w:id="7214" w:author="Peter Simpson" w:date="2018-10-04T11:51:00Z">
        <w:r w:rsidR="00C40B0B">
          <w:t>,</w:t>
        </w:r>
      </w:ins>
      <w:ins w:id="7215" w:author="Peter Simpson" w:date="2018-10-04T11:50:00Z">
        <w:r>
          <w:t xml:space="preserve"> where appropriate</w:t>
        </w:r>
      </w:ins>
      <w:ins w:id="7216" w:author="Peter Simpson" w:date="2018-10-04T11:51:00Z">
        <w:r w:rsidR="00C40B0B">
          <w:t>,</w:t>
        </w:r>
      </w:ins>
      <w:ins w:id="7217" w:author="Peter Simpson" w:date="2018-10-04T11:50:00Z">
        <w:r>
          <w:t xml:space="preserve"> for status values </w:t>
        </w:r>
        <w:r w:rsidR="00C40B0B">
          <w:t xml:space="preserve">as part of managing their overall </w:t>
        </w:r>
      </w:ins>
      <w:ins w:id="7218" w:author="Peter Simpson" w:date="2018-10-04T11:51:00Z">
        <w:r w:rsidR="00C40B0B">
          <w:t>performance and responsiveness.</w:t>
        </w:r>
      </w:ins>
    </w:p>
    <w:p w14:paraId="44BF807B" w14:textId="77777777" w:rsidR="007479DA" w:rsidRPr="002C32AD" w:rsidRDefault="00C40B0B">
      <w:pPr>
        <w:pStyle w:val="ListParagraph"/>
        <w:numPr>
          <w:ilvl w:val="0"/>
          <w:numId w:val="22"/>
        </w:numPr>
        <w:pPrChange w:id="7219" w:author="Peter Simpson" w:date="2018-10-02T20:09:00Z">
          <w:pPr>
            <w:pStyle w:val="Heading1"/>
          </w:pPr>
        </w:pPrChange>
      </w:pPr>
      <w:ins w:id="7220" w:author="Peter Simpson" w:date="2018-10-04T11:58:00Z">
        <w:r>
          <w:rPr>
            <w:b/>
          </w:rPr>
          <w:t xml:space="preserve">No </w:t>
        </w:r>
      </w:ins>
      <w:ins w:id="7221" w:author="Peter Simpson" w:date="2018-10-04T11:52:00Z">
        <w:r w:rsidRPr="00C40B0B">
          <w:rPr>
            <w:b/>
            <w:rPrChange w:id="7222" w:author="Peter Simpson" w:date="2018-10-04T11:57:00Z">
              <w:rPr>
                <w:bCs w:val="0"/>
              </w:rPr>
            </w:rPrChange>
          </w:rPr>
          <w:t xml:space="preserve">Status </w:t>
        </w:r>
      </w:ins>
      <w:ins w:id="7223" w:author="Peter Simpson" w:date="2018-10-02T20:09:00Z">
        <w:r w:rsidR="007479DA" w:rsidRPr="00C40B0B">
          <w:rPr>
            <w:b/>
            <w:rPrChange w:id="7224" w:author="Peter Simpson" w:date="2018-10-04T11:57:00Z">
              <w:rPr>
                <w:bCs w:val="0"/>
              </w:rPr>
            </w:rPrChange>
          </w:rPr>
          <w:t>Inconsistencies:</w:t>
        </w:r>
        <w:r w:rsidR="007479DA">
          <w:t xml:space="preserve"> </w:t>
        </w:r>
      </w:ins>
      <w:ins w:id="7225" w:author="Peter Simpson" w:date="2018-10-04T11:52:00Z">
        <w:r>
          <w:t xml:space="preserve">Drivers should </w:t>
        </w:r>
      </w:ins>
      <w:ins w:id="7226" w:author="Peter Simpson" w:date="2018-10-04T12:03:00Z">
        <w:r w:rsidR="006C23EC">
          <w:t xml:space="preserve">always </w:t>
        </w:r>
      </w:ins>
      <w:ins w:id="7227" w:author="Peter Simpson" w:date="2018-10-04T11:52:00Z">
        <w:r>
          <w:t xml:space="preserve">report </w:t>
        </w:r>
      </w:ins>
      <w:ins w:id="7228" w:author="Peter Simpson" w:date="2018-10-04T11:53:00Z">
        <w:r>
          <w:t>status</w:t>
        </w:r>
      </w:ins>
      <w:ins w:id="7229" w:author="Peter Simpson" w:date="2018-10-04T12:03:00Z">
        <w:r w:rsidR="006C23EC">
          <w:t xml:space="preserve"> accurately</w:t>
        </w:r>
      </w:ins>
      <w:ins w:id="7230" w:author="Peter Simpson" w:date="2018-10-04T11:53:00Z">
        <w:r>
          <w:t xml:space="preserve">. </w:t>
        </w:r>
      </w:ins>
      <w:ins w:id="7231" w:author="Peter Simpson" w:date="2018-10-04T11:58:00Z">
        <w:r>
          <w:t>C</w:t>
        </w:r>
      </w:ins>
      <w:ins w:id="7232" w:author="Peter Simpson" w:date="2018-10-02T20:09:00Z">
        <w:r w:rsidR="007479DA">
          <w:t xml:space="preserve">onsider a dome shutter that a client needs to open. The client will </w:t>
        </w:r>
      </w:ins>
      <w:ins w:id="7233" w:author="Peter Simpson" w:date="2018-10-04T11:54:00Z">
        <w:r>
          <w:t xml:space="preserve">use the </w:t>
        </w:r>
      </w:ins>
      <w:proofErr w:type="spellStart"/>
      <w:ins w:id="7234" w:author="Peter Simpson" w:date="2018-10-02T20:09:00Z">
        <w:r w:rsidR="007479DA">
          <w:t>ShutterStatus</w:t>
        </w:r>
        <w:proofErr w:type="spellEnd"/>
        <w:r w:rsidR="007479DA">
          <w:t xml:space="preserve"> property</w:t>
        </w:r>
      </w:ins>
      <w:ins w:id="7235" w:author="Peter Simpson" w:date="2018-10-04T11:54:00Z">
        <w:r>
          <w:t xml:space="preserve"> after calling </w:t>
        </w:r>
        <w:proofErr w:type="spellStart"/>
        <w:proofErr w:type="gramStart"/>
        <w:r>
          <w:t>OpenShutter</w:t>
        </w:r>
        <w:proofErr w:type="spellEnd"/>
        <w:r>
          <w:t>(</w:t>
        </w:r>
        <w:proofErr w:type="gramEnd"/>
        <w:r>
          <w:t xml:space="preserve">) to </w:t>
        </w:r>
      </w:ins>
      <w:ins w:id="7236" w:author="Peter Simpson" w:date="2018-10-04T11:55:00Z">
        <w:r>
          <w:t>retrieve the shutter’s status</w:t>
        </w:r>
      </w:ins>
      <w:ins w:id="7237" w:author="Peter Simpson" w:date="2018-10-02T20:09:00Z">
        <w:r w:rsidR="007479DA">
          <w:t xml:space="preserve">. </w:t>
        </w:r>
      </w:ins>
      <w:ins w:id="7238" w:author="Peter Simpson" w:date="2018-10-04T11:55:00Z">
        <w:r>
          <w:t xml:space="preserve">If the driver reports </w:t>
        </w:r>
        <w:proofErr w:type="spellStart"/>
        <w:r>
          <w:t>ShutterOpen</w:t>
        </w:r>
        <w:proofErr w:type="spellEnd"/>
        <w:r>
          <w:t xml:space="preserve">, even for an instant, before the </w:t>
        </w:r>
      </w:ins>
      <w:ins w:id="7239" w:author="Peter Simpson" w:date="2018-10-04T11:56:00Z">
        <w:r>
          <w:t xml:space="preserve">shutter stats to open, </w:t>
        </w:r>
      </w:ins>
      <w:ins w:id="7240" w:author="Peter Simpson" w:date="2018-10-04T11:55:00Z">
        <w:r>
          <w:t xml:space="preserve">the client will </w:t>
        </w:r>
      </w:ins>
      <w:ins w:id="7241" w:author="Peter Simpson" w:date="2018-10-04T12:04:00Z">
        <w:r w:rsidR="006C23EC">
          <w:t xml:space="preserve">assume </w:t>
        </w:r>
      </w:ins>
      <w:ins w:id="7242" w:author="Peter Simpson" w:date="2018-10-04T11:56:00Z">
        <w:r>
          <w:t>that the s</w:t>
        </w:r>
      </w:ins>
      <w:ins w:id="7243" w:author="Peter Simpson" w:date="2018-10-04T11:57:00Z">
        <w:r>
          <w:t>h</w:t>
        </w:r>
      </w:ins>
      <w:ins w:id="7244" w:author="Peter Simpson" w:date="2018-10-04T11:56:00Z">
        <w:r>
          <w:t>utter is properly open and move on to its next</w:t>
        </w:r>
      </w:ins>
      <w:ins w:id="7245" w:author="Peter Simpson" w:date="2018-10-04T11:57:00Z">
        <w:r>
          <w:t xml:space="preserve"> </w:t>
        </w:r>
      </w:ins>
      <w:ins w:id="7246" w:author="Peter Simpson" w:date="2018-10-04T11:56:00Z">
        <w:r>
          <w:t>t</w:t>
        </w:r>
      </w:ins>
      <w:ins w:id="7247" w:author="Peter Simpson" w:date="2018-10-04T11:57:00Z">
        <w:r>
          <w:t>ask</w:t>
        </w:r>
      </w:ins>
      <w:ins w:id="7248" w:author="Peter Simpson" w:date="2018-10-04T12:04:00Z">
        <w:r w:rsidR="006C23EC">
          <w:t xml:space="preserve">, even though </w:t>
        </w:r>
      </w:ins>
      <w:ins w:id="7249" w:author="Peter Simpson" w:date="2018-10-04T12:05:00Z">
        <w:r w:rsidR="006C23EC">
          <w:t xml:space="preserve">the shutter </w:t>
        </w:r>
      </w:ins>
      <w:ins w:id="7250" w:author="Peter Simpson" w:date="2018-10-04T12:04:00Z">
        <w:r w:rsidR="006C23EC">
          <w:t>is till opening</w:t>
        </w:r>
      </w:ins>
      <w:ins w:id="7251" w:author="Peter Simpson" w:date="2018-10-04T12:05:00Z">
        <w:r w:rsidR="006C23EC">
          <w:t>.</w:t>
        </w:r>
      </w:ins>
    </w:p>
    <w:sectPr w:rsidR="007479DA" w:rsidRPr="002C32AD" w:rsidSect="00FF3C7E">
      <w:footerReference w:type="default" r:id="rId34"/>
      <w:pgSz w:w="12240" w:h="15840"/>
      <w:pgMar w:top="1440" w:right="1440" w:bottom="993" w:left="1440" w:header="720" w:footer="543"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A69DC" w14:textId="77777777" w:rsidR="00AC520E" w:rsidRDefault="00AC520E">
      <w:pPr>
        <w:spacing w:after="0" w:line="240" w:lineRule="auto"/>
      </w:pPr>
      <w:r>
        <w:separator/>
      </w:r>
    </w:p>
  </w:endnote>
  <w:endnote w:type="continuationSeparator" w:id="0">
    <w:p w14:paraId="1A24B13D" w14:textId="77777777" w:rsidR="00AC520E" w:rsidRDefault="00AC5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68030" w14:textId="77777777" w:rsidR="00505771" w:rsidRDefault="00505771">
    <w:pPr>
      <w:pStyle w:val="Footer"/>
      <w:tabs>
        <w:tab w:val="clear" w:pos="4513"/>
        <w:tab w:val="clear" w:pos="9026"/>
        <w:tab w:val="center" w:pos="4820"/>
        <w:tab w:val="right" w:pos="9356"/>
      </w:tabs>
      <w:pPrChange w:id="7252" w:author="Peter Simpson" w:date="2018-10-03T11:56:00Z">
        <w:pPr>
          <w:pStyle w:val="Footer"/>
          <w:tabs>
            <w:tab w:val="clear" w:pos="4513"/>
            <w:tab w:val="center" w:pos="4820"/>
          </w:tabs>
        </w:pPr>
      </w:pPrChange>
    </w:pPr>
    <w:r w:rsidRPr="00C31B2E">
      <w:rPr>
        <w:sz w:val="18"/>
        <w:szCs w:val="18"/>
      </w:rPr>
      <w:t xml:space="preserve">Document version </w:t>
    </w:r>
    <w:r>
      <w:rPr>
        <w:sz w:val="18"/>
        <w:szCs w:val="18"/>
      </w:rPr>
      <w:t>2.0</w:t>
    </w:r>
    <w:r w:rsidRPr="00C31B2E">
      <w:rPr>
        <w:sz w:val="18"/>
        <w:szCs w:val="18"/>
      </w:rPr>
      <w:t xml:space="preserve"> – </w:t>
    </w:r>
    <w:del w:id="7253" w:author="Peter Simpson" w:date="2018-10-04T10:47:00Z">
      <w:r w:rsidDel="003B16AA">
        <w:rPr>
          <w:sz w:val="18"/>
          <w:szCs w:val="18"/>
        </w:rPr>
        <w:delText>??</w:delText>
      </w:r>
    </w:del>
    <w:ins w:id="7254" w:author="Peter Simpson" w:date="2018-10-04T10:47:00Z">
      <w:r>
        <w:rPr>
          <w:sz w:val="18"/>
          <w:szCs w:val="18"/>
        </w:rPr>
        <w:t>4</w:t>
      </w:r>
    </w:ins>
    <w:r w:rsidRPr="00F732BE">
      <w:rPr>
        <w:sz w:val="18"/>
        <w:szCs w:val="18"/>
        <w:vertAlign w:val="superscript"/>
      </w:rPr>
      <w:t>th</w:t>
    </w:r>
    <w:r>
      <w:rPr>
        <w:sz w:val="18"/>
        <w:szCs w:val="18"/>
      </w:rPr>
      <w:t xml:space="preserve"> October 2018</w:t>
    </w:r>
    <w:r>
      <w:tab/>
    </w:r>
    <w:sdt>
      <w:sdtPr>
        <w:id w:val="1981576427"/>
        <w:docPartObj>
          <w:docPartGallery w:val="Page Numbers (Bottom of Page)"/>
          <w:docPartUnique/>
        </w:docPartObj>
      </w:sdtPr>
      <w:sdtEndPr>
        <w:rPr>
          <w:noProof/>
        </w:rPr>
      </w:sdtEndPr>
      <w:sdtContent>
        <w:r>
          <w:rPr>
            <w:noProof/>
          </w:rPr>
          <w:fldChar w:fldCharType="begin"/>
        </w:r>
        <w:r>
          <w:rPr>
            <w:noProof/>
          </w:rPr>
          <w:instrText xml:space="preserve"> PAGE   \* MERGEFORMAT </w:instrText>
        </w:r>
        <w:r>
          <w:rPr>
            <w:noProof/>
          </w:rPr>
          <w:fldChar w:fldCharType="separate"/>
        </w:r>
        <w:r>
          <w:rPr>
            <w:noProof/>
          </w:rPr>
          <w:t>23</w:t>
        </w:r>
        <w:r>
          <w:rPr>
            <w:noProof/>
          </w:rPr>
          <w:fldChar w:fldCharType="end"/>
        </w:r>
      </w:sdtContent>
    </w:sdt>
    <w:r>
      <w:rPr>
        <w:noProof/>
      </w:rPr>
      <w:tab/>
    </w:r>
    <w:r w:rsidRPr="00C31B2E">
      <w:rPr>
        <w:noProof/>
        <w:sz w:val="18"/>
        <w:szCs w:val="18"/>
      </w:rPr>
      <w:t>Peter Simpson</w:t>
    </w:r>
    <w:r>
      <w:rPr>
        <w:noProof/>
        <w:sz w:val="18"/>
        <w:szCs w:val="18"/>
      </w:rPr>
      <w:t xml:space="preserve"> &amp; Bob Denny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7422E6" w14:textId="77777777" w:rsidR="00AC520E" w:rsidRDefault="00AC520E">
      <w:pPr>
        <w:spacing w:after="0" w:line="240" w:lineRule="auto"/>
      </w:pPr>
      <w:r>
        <w:separator/>
      </w:r>
    </w:p>
  </w:footnote>
  <w:footnote w:type="continuationSeparator" w:id="0">
    <w:p w14:paraId="38E95DEA" w14:textId="77777777" w:rsidR="00AC520E" w:rsidRDefault="00AC520E">
      <w:pPr>
        <w:spacing w:after="0" w:line="240" w:lineRule="auto"/>
      </w:pPr>
      <w:r>
        <w:continuationSeparator/>
      </w:r>
    </w:p>
  </w:footnote>
  <w:footnote w:id="1">
    <w:p w14:paraId="6AF59898" w14:textId="77777777" w:rsidR="00505771" w:rsidRPr="0032182E" w:rsidDel="001345B2" w:rsidRDefault="00505771" w:rsidP="0032182E">
      <w:pPr>
        <w:pStyle w:val="FootnoteText"/>
        <w:rPr>
          <w:del w:id="165" w:author="Peter Simpson" w:date="2018-10-04T09:54:00Z"/>
          <w:lang w:val="en-US"/>
        </w:rPr>
      </w:pPr>
      <w:del w:id="166" w:author="Peter Simpson" w:date="2018-10-04T09:54:00Z">
        <w:r w:rsidDel="001345B2">
          <w:rPr>
            <w:rStyle w:val="FootnoteReference"/>
          </w:rPr>
          <w:footnoteRef/>
        </w:r>
        <w:r w:rsidDel="001345B2">
          <w:delText xml:space="preserve"> </w:delText>
        </w:r>
        <w:r w:rsidDel="001345B2">
          <w:rPr>
            <w:rStyle w:val="Hyperlink"/>
            <w:lang w:val="en-US"/>
          </w:rPr>
          <w:fldChar w:fldCharType="begin"/>
        </w:r>
        <w:r w:rsidDel="001345B2">
          <w:rPr>
            <w:rStyle w:val="Hyperlink"/>
            <w:lang w:val="en-US"/>
          </w:rPr>
          <w:delInstrText xml:space="preserve"> HYPERLINK "https://en.wikipedia.org/wiki/Application_programming_interface" </w:delInstrText>
        </w:r>
        <w:r w:rsidDel="001345B2">
          <w:rPr>
            <w:rStyle w:val="Hyperlink"/>
            <w:lang w:val="en-US"/>
          </w:rPr>
          <w:fldChar w:fldCharType="separate"/>
        </w:r>
        <w:r w:rsidRPr="00273328" w:rsidDel="001345B2">
          <w:rPr>
            <w:rStyle w:val="Hyperlink"/>
            <w:lang w:val="en-US"/>
          </w:rPr>
          <w:delText>Application Programming Interface</w:delText>
        </w:r>
        <w:r w:rsidDel="001345B2">
          <w:rPr>
            <w:rStyle w:val="Hyperlink"/>
            <w:lang w:val="en-US"/>
          </w:rPr>
          <w:delText>s (APIs)</w:delText>
        </w:r>
        <w:r w:rsidDel="001345B2">
          <w:rPr>
            <w:rStyle w:val="Hyperlink"/>
            <w:lang w:val="en-US"/>
          </w:rPr>
          <w:fldChar w:fldCharType="end"/>
        </w:r>
      </w:del>
    </w:p>
  </w:footnote>
  <w:footnote w:id="2">
    <w:p w14:paraId="6AEBEA37" w14:textId="77777777" w:rsidR="00505771" w:rsidRPr="009C4B6A" w:rsidDel="001345B2" w:rsidRDefault="00505771">
      <w:pPr>
        <w:pStyle w:val="FootnoteText"/>
        <w:rPr>
          <w:del w:id="167" w:author="Peter Simpson" w:date="2018-10-04T09:54:00Z"/>
          <w:lang w:val="en-US"/>
        </w:rPr>
      </w:pPr>
      <w:del w:id="168" w:author="Peter Simpson" w:date="2018-10-04T09:54:00Z">
        <w:r w:rsidDel="001345B2">
          <w:rPr>
            <w:rStyle w:val="FootnoteReference"/>
          </w:rPr>
          <w:footnoteRef/>
        </w:r>
        <w:r w:rsidDel="001345B2">
          <w:delText xml:space="preserve"> </w:delText>
        </w:r>
        <w:r w:rsidDel="001345B2">
          <w:rPr>
            <w:rStyle w:val="Hyperlink"/>
            <w:lang w:val="en-US"/>
          </w:rPr>
          <w:fldChar w:fldCharType="begin"/>
        </w:r>
        <w:r w:rsidDel="001345B2">
          <w:rPr>
            <w:rStyle w:val="Hyperlink"/>
            <w:lang w:val="en-US"/>
          </w:rPr>
          <w:delInstrText xml:space="preserve"> HYPERLINK "https://ascom-standards.org/About/HowWorks.htm" </w:delInstrText>
        </w:r>
        <w:r w:rsidDel="001345B2">
          <w:rPr>
            <w:rStyle w:val="Hyperlink"/>
            <w:lang w:val="en-US"/>
          </w:rPr>
          <w:fldChar w:fldCharType="separate"/>
        </w:r>
        <w:r w:rsidRPr="009C4B6A" w:rsidDel="001345B2">
          <w:rPr>
            <w:rStyle w:val="Hyperlink"/>
            <w:lang w:val="en-US"/>
          </w:rPr>
          <w:delText>Astronomy Common Object Mode</w:delText>
        </w:r>
        <w:r w:rsidDel="001345B2">
          <w:rPr>
            <w:rStyle w:val="Hyperlink"/>
            <w:lang w:val="en-US"/>
          </w:rPr>
          <w:delText>l (ASCOM)</w:delText>
        </w:r>
        <w:r w:rsidDel="001345B2">
          <w:rPr>
            <w:rStyle w:val="Hyperlink"/>
            <w:lang w:val="en-US"/>
          </w:rPr>
          <w:fldChar w:fldCharType="end"/>
        </w:r>
      </w:del>
    </w:p>
  </w:footnote>
  <w:footnote w:id="3">
    <w:p w14:paraId="77852881" w14:textId="77777777" w:rsidR="00505771" w:rsidRPr="00CC4D97" w:rsidDel="001345B2" w:rsidRDefault="00505771">
      <w:pPr>
        <w:pStyle w:val="FootnoteText"/>
        <w:rPr>
          <w:del w:id="274" w:author="Peter Simpson" w:date="2018-10-04T09:54:00Z"/>
          <w:lang w:val="en-US"/>
        </w:rPr>
      </w:pPr>
      <w:del w:id="275" w:author="Peter Simpson" w:date="2018-10-04T09:54:00Z">
        <w:r w:rsidDel="001345B2">
          <w:rPr>
            <w:rStyle w:val="FootnoteReference"/>
          </w:rPr>
          <w:footnoteRef/>
        </w:r>
        <w:r w:rsidDel="001345B2">
          <w:delText xml:space="preserve"> </w:delText>
        </w:r>
        <w:r w:rsidDel="001345B2">
          <w:rPr>
            <w:rStyle w:val="Hyperlink"/>
            <w:lang w:val="en-US"/>
          </w:rPr>
          <w:fldChar w:fldCharType="begin"/>
        </w:r>
        <w:r w:rsidDel="001345B2">
          <w:rPr>
            <w:rStyle w:val="Hyperlink"/>
            <w:lang w:val="en-US"/>
          </w:rPr>
          <w:delInstrText xml:space="preserve"> HYPERLINK "https://www.openapis.org/" </w:delInstrText>
        </w:r>
        <w:r w:rsidDel="001345B2">
          <w:rPr>
            <w:rStyle w:val="Hyperlink"/>
            <w:lang w:val="en-US"/>
          </w:rPr>
          <w:fldChar w:fldCharType="separate"/>
        </w:r>
        <w:r w:rsidRPr="00CC4D97" w:rsidDel="001345B2">
          <w:rPr>
            <w:rStyle w:val="Hyperlink"/>
            <w:lang w:val="en-US"/>
          </w:rPr>
          <w:delText>OpenAPI Initiative</w:delText>
        </w:r>
        <w:r w:rsidDel="001345B2">
          <w:rPr>
            <w:rStyle w:val="Hyperlink"/>
            <w:lang w:val="en-US"/>
          </w:rPr>
          <w:fldChar w:fldCharType="end"/>
        </w:r>
      </w:del>
    </w:p>
  </w:footnote>
  <w:footnote w:id="4">
    <w:p w14:paraId="4A6FC5B0" w14:textId="77777777" w:rsidR="00505771" w:rsidRPr="00CC4D97" w:rsidDel="001345B2" w:rsidRDefault="00505771">
      <w:pPr>
        <w:pStyle w:val="FootnoteText"/>
        <w:rPr>
          <w:del w:id="276" w:author="Peter Simpson" w:date="2018-10-04T09:54:00Z"/>
          <w:lang w:val="en-US"/>
        </w:rPr>
      </w:pPr>
      <w:del w:id="277" w:author="Peter Simpson" w:date="2018-10-04T09:54:00Z">
        <w:r w:rsidDel="001345B2">
          <w:rPr>
            <w:rStyle w:val="FootnoteReference"/>
          </w:rPr>
          <w:footnoteRef/>
        </w:r>
        <w:r w:rsidDel="001345B2">
          <w:delText xml:space="preserve"> </w:delText>
        </w:r>
        <w:r w:rsidDel="001345B2">
          <w:rPr>
            <w:rStyle w:val="Hyperlink"/>
            <w:lang w:val="en-US"/>
          </w:rPr>
          <w:fldChar w:fldCharType="begin"/>
        </w:r>
        <w:r w:rsidDel="001345B2">
          <w:rPr>
            <w:rStyle w:val="Hyperlink"/>
            <w:lang w:val="en-US"/>
          </w:rPr>
          <w:delInstrText xml:space="preserve"> HYPERLINK "https://restfulapi.net/" </w:delInstrText>
        </w:r>
        <w:r w:rsidDel="001345B2">
          <w:rPr>
            <w:rStyle w:val="Hyperlink"/>
            <w:lang w:val="en-US"/>
          </w:rPr>
          <w:fldChar w:fldCharType="separate"/>
        </w:r>
        <w:r w:rsidRPr="00CC4D97" w:rsidDel="001345B2">
          <w:rPr>
            <w:rStyle w:val="Hyperlink"/>
            <w:lang w:val="en-US"/>
          </w:rPr>
          <w:delText>Representational State Transfe</w:delText>
        </w:r>
        <w:r w:rsidDel="001345B2">
          <w:rPr>
            <w:rStyle w:val="Hyperlink"/>
            <w:lang w:val="en-US"/>
          </w:rPr>
          <w:delText>r (REST)</w:delText>
        </w:r>
        <w:r w:rsidDel="001345B2">
          <w:rPr>
            <w:rStyle w:val="Hyperlink"/>
            <w:lang w:val="en-US"/>
          </w:rPr>
          <w:fldChar w:fldCharType="end"/>
        </w:r>
      </w:del>
    </w:p>
  </w:footnote>
  <w:footnote w:id="5">
    <w:p w14:paraId="3CFFCF46" w14:textId="77777777" w:rsidR="00505771" w:rsidRPr="00CC4D97" w:rsidDel="001345B2" w:rsidRDefault="00505771">
      <w:pPr>
        <w:pStyle w:val="FootnoteText"/>
        <w:rPr>
          <w:del w:id="278" w:author="Peter Simpson" w:date="2018-10-04T09:54:00Z"/>
          <w:lang w:val="en-US"/>
        </w:rPr>
      </w:pPr>
      <w:del w:id="279" w:author="Peter Simpson" w:date="2018-10-04T09:54:00Z">
        <w:r w:rsidDel="001345B2">
          <w:rPr>
            <w:rStyle w:val="FootnoteReference"/>
          </w:rPr>
          <w:footnoteRef/>
        </w:r>
        <w:r w:rsidDel="001345B2">
          <w:delText xml:space="preserve"> </w:delText>
        </w:r>
        <w:r w:rsidDel="001345B2">
          <w:rPr>
            <w:rStyle w:val="Hyperlink"/>
            <w:lang w:val="en-US"/>
          </w:rPr>
          <w:fldChar w:fldCharType="begin"/>
        </w:r>
        <w:r w:rsidDel="001345B2">
          <w:rPr>
            <w:rStyle w:val="Hyperlink"/>
            <w:lang w:val="en-US"/>
          </w:rPr>
          <w:delInstrText xml:space="preserve"> HYPERLINK "https://restfulapi.net/introduction-to-json/" </w:delInstrText>
        </w:r>
        <w:r w:rsidDel="001345B2">
          <w:rPr>
            <w:rStyle w:val="Hyperlink"/>
            <w:lang w:val="en-US"/>
          </w:rPr>
          <w:fldChar w:fldCharType="separate"/>
        </w:r>
        <w:r w:rsidRPr="00CC4D97" w:rsidDel="001345B2">
          <w:rPr>
            <w:rStyle w:val="Hyperlink"/>
            <w:lang w:val="en-US"/>
          </w:rPr>
          <w:delText>Javascript Object Notation (REST context)</w:delText>
        </w:r>
        <w:r w:rsidDel="001345B2">
          <w:rPr>
            <w:rStyle w:val="Hyperlink"/>
            <w:lang w:val="en-US"/>
          </w:rPr>
          <w:fldChar w:fldCharType="end"/>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371B"/>
    <w:multiLevelType w:val="hybridMultilevel"/>
    <w:tmpl w:val="982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B32488"/>
    <w:multiLevelType w:val="hybridMultilevel"/>
    <w:tmpl w:val="6D2A5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E5071"/>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91DF8"/>
    <w:multiLevelType w:val="hybridMultilevel"/>
    <w:tmpl w:val="F0C2E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032F10"/>
    <w:multiLevelType w:val="hybridMultilevel"/>
    <w:tmpl w:val="7C846F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2B76B2"/>
    <w:multiLevelType w:val="hybridMultilevel"/>
    <w:tmpl w:val="DE88ADEA"/>
    <w:lvl w:ilvl="0" w:tplc="BA0A9E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BA3D79"/>
    <w:multiLevelType w:val="hybridMultilevel"/>
    <w:tmpl w:val="0CEE6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BB03EB"/>
    <w:multiLevelType w:val="hybridMultilevel"/>
    <w:tmpl w:val="154C74F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27052F08"/>
    <w:multiLevelType w:val="hybridMultilevel"/>
    <w:tmpl w:val="1102D9A0"/>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9" w15:restartNumberingAfterBreak="0">
    <w:nsid w:val="4555137A"/>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9A52F2"/>
    <w:multiLevelType w:val="multilevel"/>
    <w:tmpl w:val="D23A8A5A"/>
    <w:lvl w:ilvl="0">
      <w:start w:val="1"/>
      <w:numFmt w:val="decimal"/>
      <w:pStyle w:val="Heading1"/>
      <w:lvlText w:val="%1."/>
      <w:lvlJc w:val="left"/>
      <w:pPr>
        <w:ind w:left="360" w:hanging="360"/>
      </w:pPr>
      <w:rPr>
        <w:rFonts w:hint="default"/>
        <w:color w:val="1CADE4" w:themeColor="accent1"/>
      </w:rPr>
    </w:lvl>
    <w:lvl w:ilvl="1">
      <w:start w:val="1"/>
      <w:numFmt w:val="decimal"/>
      <w:pStyle w:val="Heading2"/>
      <w:lvlText w:val="%1.%2"/>
      <w:lvlJc w:val="left"/>
      <w:pPr>
        <w:ind w:left="2419" w:hanging="576"/>
      </w:pPr>
      <w:rPr>
        <w:rFonts w:hint="default"/>
        <w:color w:val="1CADE4" w:themeColor="accent1"/>
      </w:rPr>
    </w:lvl>
    <w:lvl w:ilvl="2">
      <w:start w:val="1"/>
      <w:numFmt w:val="decimal"/>
      <w:pStyle w:val="Heading3"/>
      <w:lvlText w:val="%1.%2.%3"/>
      <w:lvlJc w:val="left"/>
      <w:pPr>
        <w:ind w:left="8092"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1" w15:restartNumberingAfterBreak="0">
    <w:nsid w:val="512C3D01"/>
    <w:multiLevelType w:val="hybridMultilevel"/>
    <w:tmpl w:val="3D427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7C130D"/>
    <w:multiLevelType w:val="hybridMultilevel"/>
    <w:tmpl w:val="2876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C449F8"/>
    <w:multiLevelType w:val="hybridMultilevel"/>
    <w:tmpl w:val="D2E056F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4"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4763A5"/>
    <w:multiLevelType w:val="hybridMultilevel"/>
    <w:tmpl w:val="F2F41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260163"/>
    <w:multiLevelType w:val="hybridMultilevel"/>
    <w:tmpl w:val="C27A75D8"/>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7" w15:restartNumberingAfterBreak="0">
    <w:nsid w:val="5F5921E4"/>
    <w:multiLevelType w:val="hybridMultilevel"/>
    <w:tmpl w:val="0A1C1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6947C5"/>
    <w:multiLevelType w:val="hybridMultilevel"/>
    <w:tmpl w:val="DB00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2"/>
  </w:num>
  <w:num w:numId="14">
    <w:abstractNumId w:val="9"/>
  </w:num>
  <w:num w:numId="15">
    <w:abstractNumId w:val="11"/>
  </w:num>
  <w:num w:numId="16">
    <w:abstractNumId w:val="15"/>
  </w:num>
  <w:num w:numId="17">
    <w:abstractNumId w:val="0"/>
  </w:num>
  <w:num w:numId="18">
    <w:abstractNumId w:val="8"/>
  </w:num>
  <w:num w:numId="19">
    <w:abstractNumId w:val="18"/>
  </w:num>
  <w:num w:numId="20">
    <w:abstractNumId w:val="13"/>
  </w:num>
  <w:num w:numId="21">
    <w:abstractNumId w:val="12"/>
  </w:num>
  <w:num w:numId="22">
    <w:abstractNumId w:val="1"/>
  </w:num>
  <w:num w:numId="23">
    <w:abstractNumId w:val="17"/>
  </w:num>
  <w:num w:numId="24">
    <w:abstractNumId w:val="7"/>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4"/>
  </w:num>
  <w:num w:numId="28">
    <w:abstractNumId w:val="3"/>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ter Simpson">
    <w15:presenceInfo w15:providerId="Windows Live" w15:userId="12afc5d3dfb969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7EF"/>
    <w:rsid w:val="00015A0A"/>
    <w:rsid w:val="000278A4"/>
    <w:rsid w:val="00042CF4"/>
    <w:rsid w:val="00046A26"/>
    <w:rsid w:val="00057049"/>
    <w:rsid w:val="000700D1"/>
    <w:rsid w:val="000731AD"/>
    <w:rsid w:val="0007539E"/>
    <w:rsid w:val="00077E3D"/>
    <w:rsid w:val="00080A1E"/>
    <w:rsid w:val="0009603B"/>
    <w:rsid w:val="000B3C3A"/>
    <w:rsid w:val="000B4DF0"/>
    <w:rsid w:val="000C2ECA"/>
    <w:rsid w:val="000C7D87"/>
    <w:rsid w:val="000E3E57"/>
    <w:rsid w:val="000F1359"/>
    <w:rsid w:val="001345B2"/>
    <w:rsid w:val="0014656D"/>
    <w:rsid w:val="00153273"/>
    <w:rsid w:val="00163AEF"/>
    <w:rsid w:val="001675D7"/>
    <w:rsid w:val="00175AE7"/>
    <w:rsid w:val="00175F5F"/>
    <w:rsid w:val="001768C2"/>
    <w:rsid w:val="001870A9"/>
    <w:rsid w:val="001A0DD2"/>
    <w:rsid w:val="001A1C0D"/>
    <w:rsid w:val="001B4C41"/>
    <w:rsid w:val="001B4DD5"/>
    <w:rsid w:val="001C3B77"/>
    <w:rsid w:val="001D2D68"/>
    <w:rsid w:val="001D313D"/>
    <w:rsid w:val="001E2005"/>
    <w:rsid w:val="001F1415"/>
    <w:rsid w:val="001F606D"/>
    <w:rsid w:val="001F6E32"/>
    <w:rsid w:val="00202D13"/>
    <w:rsid w:val="00212907"/>
    <w:rsid w:val="002152E8"/>
    <w:rsid w:val="0025058B"/>
    <w:rsid w:val="002538B0"/>
    <w:rsid w:val="002609DA"/>
    <w:rsid w:val="00273328"/>
    <w:rsid w:val="0028496E"/>
    <w:rsid w:val="00285B84"/>
    <w:rsid w:val="00294E0E"/>
    <w:rsid w:val="002A0496"/>
    <w:rsid w:val="002C32AD"/>
    <w:rsid w:val="002C5BE4"/>
    <w:rsid w:val="002C76D6"/>
    <w:rsid w:val="002D225B"/>
    <w:rsid w:val="002D6012"/>
    <w:rsid w:val="002E05A6"/>
    <w:rsid w:val="002E7394"/>
    <w:rsid w:val="002F7C77"/>
    <w:rsid w:val="00301300"/>
    <w:rsid w:val="0030562D"/>
    <w:rsid w:val="00311B10"/>
    <w:rsid w:val="00314DE0"/>
    <w:rsid w:val="00315C89"/>
    <w:rsid w:val="00316B27"/>
    <w:rsid w:val="0032182E"/>
    <w:rsid w:val="003279BA"/>
    <w:rsid w:val="00332817"/>
    <w:rsid w:val="00340380"/>
    <w:rsid w:val="00341E44"/>
    <w:rsid w:val="003479F0"/>
    <w:rsid w:val="003547E2"/>
    <w:rsid w:val="00360202"/>
    <w:rsid w:val="003675F4"/>
    <w:rsid w:val="00371C4C"/>
    <w:rsid w:val="00380AC6"/>
    <w:rsid w:val="00385225"/>
    <w:rsid w:val="00393574"/>
    <w:rsid w:val="003A50A3"/>
    <w:rsid w:val="003B16AA"/>
    <w:rsid w:val="003B41C5"/>
    <w:rsid w:val="003B7F65"/>
    <w:rsid w:val="003C03A9"/>
    <w:rsid w:val="003C2353"/>
    <w:rsid w:val="003C3B12"/>
    <w:rsid w:val="003D12D9"/>
    <w:rsid w:val="003D4F56"/>
    <w:rsid w:val="003E10BE"/>
    <w:rsid w:val="003F2AF3"/>
    <w:rsid w:val="00405641"/>
    <w:rsid w:val="00405E28"/>
    <w:rsid w:val="00412CC2"/>
    <w:rsid w:val="00415787"/>
    <w:rsid w:val="004203B2"/>
    <w:rsid w:val="0042245B"/>
    <w:rsid w:val="00431213"/>
    <w:rsid w:val="0043787F"/>
    <w:rsid w:val="004468FB"/>
    <w:rsid w:val="00452984"/>
    <w:rsid w:val="00457EDB"/>
    <w:rsid w:val="00463C06"/>
    <w:rsid w:val="0046460B"/>
    <w:rsid w:val="00476F19"/>
    <w:rsid w:val="004831BF"/>
    <w:rsid w:val="00484CD1"/>
    <w:rsid w:val="00496B8F"/>
    <w:rsid w:val="00496D2D"/>
    <w:rsid w:val="004A201D"/>
    <w:rsid w:val="004B4C2E"/>
    <w:rsid w:val="004C0B76"/>
    <w:rsid w:val="004F187C"/>
    <w:rsid w:val="004F509D"/>
    <w:rsid w:val="004F6EE8"/>
    <w:rsid w:val="00503F25"/>
    <w:rsid w:val="00505771"/>
    <w:rsid w:val="005145D7"/>
    <w:rsid w:val="00525F50"/>
    <w:rsid w:val="00533703"/>
    <w:rsid w:val="00535788"/>
    <w:rsid w:val="00536A88"/>
    <w:rsid w:val="00547CDA"/>
    <w:rsid w:val="00550E90"/>
    <w:rsid w:val="00552C3A"/>
    <w:rsid w:val="005706D3"/>
    <w:rsid w:val="005761CA"/>
    <w:rsid w:val="005A1B3F"/>
    <w:rsid w:val="005B7B0D"/>
    <w:rsid w:val="005C2BBA"/>
    <w:rsid w:val="005C7390"/>
    <w:rsid w:val="005D4892"/>
    <w:rsid w:val="005D499D"/>
    <w:rsid w:val="005E18E9"/>
    <w:rsid w:val="005E4EC6"/>
    <w:rsid w:val="006261B4"/>
    <w:rsid w:val="006337A3"/>
    <w:rsid w:val="006376EB"/>
    <w:rsid w:val="00651B41"/>
    <w:rsid w:val="00654342"/>
    <w:rsid w:val="00655DFE"/>
    <w:rsid w:val="006610C1"/>
    <w:rsid w:val="00663CF7"/>
    <w:rsid w:val="00666DDA"/>
    <w:rsid w:val="006711E1"/>
    <w:rsid w:val="006874DF"/>
    <w:rsid w:val="006A2960"/>
    <w:rsid w:val="006A7938"/>
    <w:rsid w:val="006B70B4"/>
    <w:rsid w:val="006C15D2"/>
    <w:rsid w:val="006C23EC"/>
    <w:rsid w:val="006C4733"/>
    <w:rsid w:val="006D1D3F"/>
    <w:rsid w:val="006D3AE2"/>
    <w:rsid w:val="006E36C4"/>
    <w:rsid w:val="006E7A51"/>
    <w:rsid w:val="006F77FC"/>
    <w:rsid w:val="0070173B"/>
    <w:rsid w:val="00710B99"/>
    <w:rsid w:val="007114A8"/>
    <w:rsid w:val="007479DA"/>
    <w:rsid w:val="00767078"/>
    <w:rsid w:val="00780A9F"/>
    <w:rsid w:val="00781FEA"/>
    <w:rsid w:val="007856DC"/>
    <w:rsid w:val="007A3AC2"/>
    <w:rsid w:val="007B75DA"/>
    <w:rsid w:val="007C2BE6"/>
    <w:rsid w:val="007C37F8"/>
    <w:rsid w:val="007D246B"/>
    <w:rsid w:val="007D7016"/>
    <w:rsid w:val="007E4C28"/>
    <w:rsid w:val="007F3D74"/>
    <w:rsid w:val="007F49F5"/>
    <w:rsid w:val="0081516B"/>
    <w:rsid w:val="008255CA"/>
    <w:rsid w:val="00836C17"/>
    <w:rsid w:val="00842311"/>
    <w:rsid w:val="00842B62"/>
    <w:rsid w:val="008459C5"/>
    <w:rsid w:val="0084638B"/>
    <w:rsid w:val="00853ECE"/>
    <w:rsid w:val="00854AFB"/>
    <w:rsid w:val="0086032B"/>
    <w:rsid w:val="008603D4"/>
    <w:rsid w:val="0086416C"/>
    <w:rsid w:val="00877BE7"/>
    <w:rsid w:val="008914D7"/>
    <w:rsid w:val="008A2811"/>
    <w:rsid w:val="008C63B4"/>
    <w:rsid w:val="008D03A9"/>
    <w:rsid w:val="008D1525"/>
    <w:rsid w:val="008D40C3"/>
    <w:rsid w:val="008E5A8D"/>
    <w:rsid w:val="00912308"/>
    <w:rsid w:val="009179C7"/>
    <w:rsid w:val="00921400"/>
    <w:rsid w:val="00922968"/>
    <w:rsid w:val="00926B28"/>
    <w:rsid w:val="00936468"/>
    <w:rsid w:val="00963CD1"/>
    <w:rsid w:val="00970334"/>
    <w:rsid w:val="009725C0"/>
    <w:rsid w:val="00977284"/>
    <w:rsid w:val="009777EF"/>
    <w:rsid w:val="00980826"/>
    <w:rsid w:val="0098198E"/>
    <w:rsid w:val="0098606C"/>
    <w:rsid w:val="00992253"/>
    <w:rsid w:val="00992D35"/>
    <w:rsid w:val="009B3A05"/>
    <w:rsid w:val="009C0E7E"/>
    <w:rsid w:val="009C4B6A"/>
    <w:rsid w:val="009D3723"/>
    <w:rsid w:val="009D6C20"/>
    <w:rsid w:val="009E23F1"/>
    <w:rsid w:val="009E5A3A"/>
    <w:rsid w:val="009E73EF"/>
    <w:rsid w:val="00A00290"/>
    <w:rsid w:val="00A015A0"/>
    <w:rsid w:val="00A1284B"/>
    <w:rsid w:val="00A15ED9"/>
    <w:rsid w:val="00A17C22"/>
    <w:rsid w:val="00A3474B"/>
    <w:rsid w:val="00A351C2"/>
    <w:rsid w:val="00A358A4"/>
    <w:rsid w:val="00A46DFB"/>
    <w:rsid w:val="00A47BB2"/>
    <w:rsid w:val="00A61A11"/>
    <w:rsid w:val="00A74BD8"/>
    <w:rsid w:val="00A77995"/>
    <w:rsid w:val="00A77CC6"/>
    <w:rsid w:val="00A87E25"/>
    <w:rsid w:val="00A954C0"/>
    <w:rsid w:val="00A95DD7"/>
    <w:rsid w:val="00AA447C"/>
    <w:rsid w:val="00AA7483"/>
    <w:rsid w:val="00AB0A7D"/>
    <w:rsid w:val="00AC328A"/>
    <w:rsid w:val="00AC520E"/>
    <w:rsid w:val="00AC6ADE"/>
    <w:rsid w:val="00AD2BFE"/>
    <w:rsid w:val="00AF1666"/>
    <w:rsid w:val="00B15FD2"/>
    <w:rsid w:val="00B2559F"/>
    <w:rsid w:val="00B26B4F"/>
    <w:rsid w:val="00B3301F"/>
    <w:rsid w:val="00B3556E"/>
    <w:rsid w:val="00B53B6E"/>
    <w:rsid w:val="00B61780"/>
    <w:rsid w:val="00B647FF"/>
    <w:rsid w:val="00B65054"/>
    <w:rsid w:val="00B831A7"/>
    <w:rsid w:val="00B958A1"/>
    <w:rsid w:val="00BA3757"/>
    <w:rsid w:val="00BC23CF"/>
    <w:rsid w:val="00BD1415"/>
    <w:rsid w:val="00BF6CB8"/>
    <w:rsid w:val="00C138FB"/>
    <w:rsid w:val="00C26D9E"/>
    <w:rsid w:val="00C31B2E"/>
    <w:rsid w:val="00C351BE"/>
    <w:rsid w:val="00C3596B"/>
    <w:rsid w:val="00C37132"/>
    <w:rsid w:val="00C40B0B"/>
    <w:rsid w:val="00C5170B"/>
    <w:rsid w:val="00C569F6"/>
    <w:rsid w:val="00C67DB2"/>
    <w:rsid w:val="00C75523"/>
    <w:rsid w:val="00C83914"/>
    <w:rsid w:val="00C85194"/>
    <w:rsid w:val="00C952A7"/>
    <w:rsid w:val="00CA206A"/>
    <w:rsid w:val="00CB7A46"/>
    <w:rsid w:val="00CC15A8"/>
    <w:rsid w:val="00CC39D1"/>
    <w:rsid w:val="00CC4D97"/>
    <w:rsid w:val="00CC7CAD"/>
    <w:rsid w:val="00CD21D9"/>
    <w:rsid w:val="00CD231C"/>
    <w:rsid w:val="00CD4894"/>
    <w:rsid w:val="00CF2916"/>
    <w:rsid w:val="00D0312D"/>
    <w:rsid w:val="00D03FC3"/>
    <w:rsid w:val="00D125D2"/>
    <w:rsid w:val="00D150C3"/>
    <w:rsid w:val="00D270B6"/>
    <w:rsid w:val="00D27340"/>
    <w:rsid w:val="00D2754C"/>
    <w:rsid w:val="00D35CA7"/>
    <w:rsid w:val="00D451EA"/>
    <w:rsid w:val="00D46C00"/>
    <w:rsid w:val="00D71F70"/>
    <w:rsid w:val="00D7241F"/>
    <w:rsid w:val="00D7515B"/>
    <w:rsid w:val="00D82069"/>
    <w:rsid w:val="00D84E09"/>
    <w:rsid w:val="00D92B91"/>
    <w:rsid w:val="00DA170A"/>
    <w:rsid w:val="00DA6610"/>
    <w:rsid w:val="00DC2F3B"/>
    <w:rsid w:val="00DD4608"/>
    <w:rsid w:val="00DD51F2"/>
    <w:rsid w:val="00DF32F2"/>
    <w:rsid w:val="00E008DD"/>
    <w:rsid w:val="00E02778"/>
    <w:rsid w:val="00E075C1"/>
    <w:rsid w:val="00E07AFF"/>
    <w:rsid w:val="00E15B75"/>
    <w:rsid w:val="00E21544"/>
    <w:rsid w:val="00E23D56"/>
    <w:rsid w:val="00E44BC4"/>
    <w:rsid w:val="00E51E94"/>
    <w:rsid w:val="00E56064"/>
    <w:rsid w:val="00E56A74"/>
    <w:rsid w:val="00E60C38"/>
    <w:rsid w:val="00E63957"/>
    <w:rsid w:val="00E66D29"/>
    <w:rsid w:val="00E703F5"/>
    <w:rsid w:val="00E73DCF"/>
    <w:rsid w:val="00E73F1A"/>
    <w:rsid w:val="00E90022"/>
    <w:rsid w:val="00E9040C"/>
    <w:rsid w:val="00EA5030"/>
    <w:rsid w:val="00EB61BD"/>
    <w:rsid w:val="00EC124B"/>
    <w:rsid w:val="00EC471F"/>
    <w:rsid w:val="00EC559C"/>
    <w:rsid w:val="00ED4678"/>
    <w:rsid w:val="00EE48FB"/>
    <w:rsid w:val="00EE7B51"/>
    <w:rsid w:val="00F00FE3"/>
    <w:rsid w:val="00F24179"/>
    <w:rsid w:val="00F32B98"/>
    <w:rsid w:val="00F451B9"/>
    <w:rsid w:val="00F4641E"/>
    <w:rsid w:val="00F4784F"/>
    <w:rsid w:val="00F57415"/>
    <w:rsid w:val="00F732BE"/>
    <w:rsid w:val="00F75F1F"/>
    <w:rsid w:val="00F9269C"/>
    <w:rsid w:val="00F93555"/>
    <w:rsid w:val="00F96DEC"/>
    <w:rsid w:val="00FA2E60"/>
    <w:rsid w:val="00FB2F8A"/>
    <w:rsid w:val="00FB507B"/>
    <w:rsid w:val="00FB7975"/>
    <w:rsid w:val="00FC7630"/>
    <w:rsid w:val="00FE27CD"/>
    <w:rsid w:val="00FE75A5"/>
    <w:rsid w:val="00FF211A"/>
    <w:rsid w:val="00FF33E2"/>
    <w:rsid w:val="00FF3B64"/>
    <w:rsid w:val="00FF3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94C36"/>
  <w15:docId w15:val="{829C5B7A-3308-44DE-B375-71EDF8C9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06C"/>
    <w:rPr>
      <w:lang w:val="en-GB"/>
    </w:rPr>
  </w:style>
  <w:style w:type="paragraph" w:styleId="Heading1">
    <w:name w:val="heading 1"/>
    <w:basedOn w:val="Normal"/>
    <w:next w:val="Normal"/>
    <w:link w:val="Heading1Char"/>
    <w:autoRedefine/>
    <w:uiPriority w:val="9"/>
    <w:qFormat/>
    <w:rsid w:val="005E4EC6"/>
    <w:pPr>
      <w:keepNext/>
      <w:keepLines/>
      <w:pageBreakBefore/>
      <w:numPr>
        <w:numId w:val="2"/>
      </w:numPr>
      <w:spacing w:before="240" w:after="0"/>
      <w:outlineLvl w:val="0"/>
      <w:pPrChange w:id="0" w:author="Peter Simpson" w:date="2018-10-04T09:25:00Z">
        <w:pPr>
          <w:keepNext/>
          <w:keepLines/>
          <w:numPr>
            <w:numId w:val="12"/>
          </w:numPr>
          <w:spacing w:before="240" w:line="259" w:lineRule="auto"/>
          <w:ind w:left="360" w:hanging="360"/>
          <w:outlineLvl w:val="0"/>
        </w:pPr>
      </w:pPrChange>
    </w:pPr>
    <w:rPr>
      <w:rFonts w:asciiTheme="majorHAnsi" w:eastAsiaTheme="majorEastAsia" w:hAnsiTheme="majorHAnsi" w:cstheme="majorBidi"/>
      <w:b/>
      <w:bCs/>
      <w:sz w:val="40"/>
      <w:szCs w:val="40"/>
      <w:rPrChange w:id="0" w:author="Peter Simpson" w:date="2018-10-04T09:25:00Z">
        <w:rPr>
          <w:rFonts w:asciiTheme="majorHAnsi" w:eastAsiaTheme="majorEastAsia" w:hAnsiTheme="majorHAnsi" w:cstheme="majorBidi"/>
          <w:b/>
          <w:bCs/>
          <w:sz w:val="40"/>
          <w:szCs w:val="40"/>
          <w:lang w:val="en-GB" w:eastAsia="ja-JP" w:bidi="ar-SA"/>
        </w:rPr>
      </w:rPrChange>
    </w:rPr>
  </w:style>
  <w:style w:type="paragraph" w:styleId="Heading2">
    <w:name w:val="heading 2"/>
    <w:basedOn w:val="Normal"/>
    <w:next w:val="Normal"/>
    <w:link w:val="Heading2Char"/>
    <w:autoRedefine/>
    <w:uiPriority w:val="9"/>
    <w:unhideWhenUsed/>
    <w:qFormat/>
    <w:rsid w:val="00371C4C"/>
    <w:pPr>
      <w:keepNext/>
      <w:keepLines/>
      <w:numPr>
        <w:ilvl w:val="1"/>
        <w:numId w:val="12"/>
      </w:numPr>
      <w:spacing w:before="40" w:after="0"/>
      <w:ind w:left="578" w:hanging="578"/>
      <w:outlineLvl w:val="1"/>
      <w:pPrChange w:id="1" w:author="Peter Simpson" w:date="2018-10-03T20:18:00Z">
        <w:pPr>
          <w:keepNext/>
          <w:keepLines/>
          <w:numPr>
            <w:ilvl w:val="1"/>
            <w:numId w:val="12"/>
          </w:numPr>
          <w:spacing w:before="40" w:line="259" w:lineRule="auto"/>
          <w:ind w:left="576" w:hanging="576"/>
          <w:outlineLvl w:val="1"/>
        </w:pPr>
      </w:pPrChange>
    </w:pPr>
    <w:rPr>
      <w:rFonts w:asciiTheme="majorHAnsi" w:eastAsiaTheme="majorEastAsia" w:hAnsiTheme="majorHAnsi" w:cstheme="majorBidi"/>
      <w:b/>
      <w:bCs/>
      <w:sz w:val="32"/>
      <w:szCs w:val="32"/>
      <w:rPrChange w:id="1" w:author="Peter Simpson" w:date="2018-10-03T20:18:00Z">
        <w:rPr>
          <w:rFonts w:asciiTheme="majorHAnsi" w:eastAsiaTheme="majorEastAsia" w:hAnsiTheme="majorHAnsi" w:cstheme="majorBidi"/>
          <w:b/>
          <w:bCs/>
          <w:sz w:val="32"/>
          <w:szCs w:val="32"/>
          <w:lang w:val="en-GB" w:eastAsia="ja-JP" w:bidi="ar-SA"/>
        </w:rPr>
      </w:rPrChange>
    </w:rPr>
  </w:style>
  <w:style w:type="paragraph" w:styleId="Heading3">
    <w:name w:val="heading 3"/>
    <w:basedOn w:val="Normal"/>
    <w:next w:val="Normal"/>
    <w:link w:val="Heading3Char"/>
    <w:autoRedefine/>
    <w:uiPriority w:val="9"/>
    <w:unhideWhenUsed/>
    <w:qFormat/>
    <w:rsid w:val="00F96DEC"/>
    <w:pPr>
      <w:numPr>
        <w:ilvl w:val="2"/>
        <w:numId w:val="12"/>
      </w:numPr>
      <w:spacing w:before="40" w:after="0"/>
      <w:ind w:left="709"/>
      <w:outlineLvl w:val="2"/>
      <w:pPrChange w:id="2" w:author="Peter Simpson" w:date="2018-10-03T12:30:00Z">
        <w:pPr>
          <w:keepNext/>
          <w:keepLines/>
          <w:numPr>
            <w:ilvl w:val="2"/>
            <w:numId w:val="12"/>
          </w:numPr>
          <w:spacing w:before="40" w:line="259" w:lineRule="auto"/>
          <w:ind w:left="8092" w:hanging="720"/>
          <w:outlineLvl w:val="2"/>
        </w:pPr>
      </w:pPrChange>
    </w:pPr>
    <w:rPr>
      <w:rFonts w:asciiTheme="majorHAnsi" w:eastAsiaTheme="majorEastAsia" w:hAnsiTheme="majorHAnsi" w:cstheme="majorBidi"/>
      <w:b/>
      <w:bCs/>
      <w:sz w:val="24"/>
      <w:szCs w:val="24"/>
      <w:rPrChange w:id="2" w:author="Peter Simpson" w:date="2018-10-03T12:30:00Z">
        <w:rPr>
          <w:rFonts w:asciiTheme="majorHAnsi" w:eastAsiaTheme="majorEastAsia" w:hAnsiTheme="majorHAnsi" w:cstheme="majorBidi"/>
          <w:b/>
          <w:bCs/>
          <w:sz w:val="24"/>
          <w:szCs w:val="24"/>
          <w:lang w:val="en-GB" w:eastAsia="ja-JP" w:bidi="ar-SA"/>
        </w:rPr>
      </w:rPrChange>
    </w:rPr>
  </w:style>
  <w:style w:type="paragraph" w:styleId="Heading4">
    <w:name w:val="heading 4"/>
    <w:basedOn w:val="Normal"/>
    <w:next w:val="Normal"/>
    <w:link w:val="Heading4Char"/>
    <w:autoRedefine/>
    <w:uiPriority w:val="9"/>
    <w:unhideWhenUsed/>
    <w:qFormat/>
    <w:rsid w:val="007F3D74"/>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98606C"/>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98606C"/>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98606C"/>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98606C"/>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98606C"/>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59F"/>
    <w:rPr>
      <w:rFonts w:asciiTheme="majorHAnsi" w:eastAsiaTheme="majorEastAsia" w:hAnsiTheme="majorHAnsi" w:cstheme="majorBidi"/>
      <w:b/>
      <w:bCs/>
      <w:sz w:val="40"/>
      <w:szCs w:val="40"/>
      <w:lang w:val="en-GB"/>
    </w:rPr>
  </w:style>
  <w:style w:type="character" w:customStyle="1" w:styleId="Heading2Char">
    <w:name w:val="Heading 2 Char"/>
    <w:basedOn w:val="DefaultParagraphFont"/>
    <w:link w:val="Heading2"/>
    <w:uiPriority w:val="9"/>
    <w:rsid w:val="00371C4C"/>
    <w:rPr>
      <w:rFonts w:asciiTheme="majorHAnsi" w:eastAsiaTheme="majorEastAsia" w:hAnsiTheme="majorHAnsi" w:cstheme="majorBidi"/>
      <w:b/>
      <w:bCs/>
      <w:sz w:val="32"/>
      <w:szCs w:val="32"/>
      <w:lang w:val="en-GB"/>
    </w:rPr>
  </w:style>
  <w:style w:type="character" w:customStyle="1" w:styleId="Heading3Char">
    <w:name w:val="Heading 3 Char"/>
    <w:basedOn w:val="DefaultParagraphFont"/>
    <w:link w:val="Heading3"/>
    <w:uiPriority w:val="9"/>
    <w:rsid w:val="00F96DEC"/>
    <w:rPr>
      <w:rFonts w:asciiTheme="majorHAnsi" w:eastAsiaTheme="majorEastAsia" w:hAnsiTheme="majorHAnsi" w:cstheme="majorBidi"/>
      <w:b/>
      <w:bCs/>
      <w:sz w:val="24"/>
      <w:szCs w:val="24"/>
      <w:lang w:val="en-GB"/>
    </w:rPr>
  </w:style>
  <w:style w:type="character" w:customStyle="1" w:styleId="Heading4Char">
    <w:name w:val="Heading 4 Char"/>
    <w:basedOn w:val="DefaultParagraphFont"/>
    <w:link w:val="Heading4"/>
    <w:uiPriority w:val="9"/>
    <w:rsid w:val="007F3D74"/>
    <w:rPr>
      <w:rFonts w:asciiTheme="majorHAnsi" w:eastAsiaTheme="majorEastAsia" w:hAnsiTheme="majorHAnsi" w:cstheme="majorBidi"/>
      <w:b/>
      <w:bCs/>
      <w:i/>
      <w:iCs/>
      <w:lang w:val="en-GB"/>
    </w:rPr>
  </w:style>
  <w:style w:type="character" w:customStyle="1" w:styleId="Heading5Char">
    <w:name w:val="Heading 5 Char"/>
    <w:basedOn w:val="DefaultParagraphFont"/>
    <w:link w:val="Heading5"/>
    <w:uiPriority w:val="9"/>
    <w:rsid w:val="0098606C"/>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98606C"/>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sid w:val="0098606C"/>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sid w:val="0098606C"/>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sid w:val="0098606C"/>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rsid w:val="0098606C"/>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98606C"/>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rsid w:val="0098606C"/>
    <w:pPr>
      <w:numPr>
        <w:ilvl w:val="1"/>
      </w:numPr>
    </w:pPr>
    <w:rPr>
      <w:i/>
      <w:iCs/>
      <w:color w:val="5A5A5A" w:themeColor="text1" w:themeTint="A5"/>
    </w:rPr>
  </w:style>
  <w:style w:type="character" w:customStyle="1" w:styleId="SubtitleChar">
    <w:name w:val="Subtitle Char"/>
    <w:basedOn w:val="DefaultParagraphFont"/>
    <w:link w:val="Subtitle"/>
    <w:uiPriority w:val="11"/>
    <w:rsid w:val="0098606C"/>
    <w:rPr>
      <w:i/>
      <w:iCs/>
      <w:color w:val="5A5A5A" w:themeColor="text1" w:themeTint="A5"/>
    </w:rPr>
  </w:style>
  <w:style w:type="paragraph" w:styleId="ListParagraph">
    <w:name w:val="List Paragraph"/>
    <w:basedOn w:val="Normal"/>
    <w:uiPriority w:val="34"/>
    <w:qFormat/>
    <w:rsid w:val="0098606C"/>
    <w:pPr>
      <w:ind w:left="720"/>
      <w:contextualSpacing/>
    </w:pPr>
  </w:style>
  <w:style w:type="character" w:styleId="SubtleReference">
    <w:name w:val="Subtle Reference"/>
    <w:basedOn w:val="DefaultParagraphFont"/>
    <w:uiPriority w:val="31"/>
    <w:qFormat/>
    <w:rsid w:val="0098606C"/>
    <w:rPr>
      <w:smallCaps/>
      <w:color w:val="5A5A5A" w:themeColor="text1" w:themeTint="A5"/>
    </w:rPr>
  </w:style>
  <w:style w:type="character" w:styleId="SubtleEmphasis">
    <w:name w:val="Subtle Emphasis"/>
    <w:basedOn w:val="DefaultParagraphFont"/>
    <w:uiPriority w:val="19"/>
    <w:qFormat/>
    <w:rsid w:val="0098606C"/>
    <w:rPr>
      <w:i/>
      <w:iCs/>
      <w:color w:val="404040" w:themeColor="text1" w:themeTint="BF"/>
    </w:rPr>
  </w:style>
  <w:style w:type="character" w:styleId="Emphasis">
    <w:name w:val="Emphasis"/>
    <w:basedOn w:val="DefaultParagraphFont"/>
    <w:uiPriority w:val="20"/>
    <w:qFormat/>
    <w:rsid w:val="0098606C"/>
    <w:rPr>
      <w:i/>
      <w:iCs/>
    </w:rPr>
  </w:style>
  <w:style w:type="paragraph" w:styleId="Quote">
    <w:name w:val="Quote"/>
    <w:basedOn w:val="Normal"/>
    <w:next w:val="Normal"/>
    <w:link w:val="QuoteChar"/>
    <w:uiPriority w:val="29"/>
    <w:qFormat/>
    <w:rsid w:val="0098606C"/>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98606C"/>
    <w:rPr>
      <w:i/>
      <w:iCs/>
      <w:shd w:val="clear" w:color="auto" w:fill="F2F2F2" w:themeFill="background1" w:themeFillShade="F2"/>
    </w:rPr>
  </w:style>
  <w:style w:type="character" w:styleId="IntenseEmphasis">
    <w:name w:val="Intense Emphasis"/>
    <w:basedOn w:val="DefaultParagraphFont"/>
    <w:uiPriority w:val="21"/>
    <w:qFormat/>
    <w:rsid w:val="0098606C"/>
    <w:rPr>
      <w:i/>
      <w:iCs/>
      <w:color w:val="1CADE4" w:themeColor="accent1"/>
    </w:rPr>
  </w:style>
  <w:style w:type="paragraph" w:styleId="IntenseQuote">
    <w:name w:val="Intense Quote"/>
    <w:basedOn w:val="Normal"/>
    <w:next w:val="Normal"/>
    <w:link w:val="IntenseQuoteChar"/>
    <w:uiPriority w:val="30"/>
    <w:qFormat/>
    <w:rsid w:val="0098606C"/>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sid w:val="0098606C"/>
    <w:rPr>
      <w:i/>
      <w:iCs/>
      <w:shd w:val="clear" w:color="auto" w:fill="D1EEF9" w:themeFill="accent1" w:themeFillTint="33"/>
    </w:rPr>
  </w:style>
  <w:style w:type="paragraph" w:styleId="NoSpacing">
    <w:name w:val="No Spacing"/>
    <w:link w:val="NoSpacingChar"/>
    <w:uiPriority w:val="1"/>
    <w:qFormat/>
    <w:rsid w:val="0098606C"/>
    <w:pPr>
      <w:spacing w:after="0" w:line="240" w:lineRule="auto"/>
    </w:pPr>
  </w:style>
  <w:style w:type="character" w:styleId="BookTitle">
    <w:name w:val="Book Title"/>
    <w:basedOn w:val="DefaultParagraphFont"/>
    <w:uiPriority w:val="33"/>
    <w:qFormat/>
    <w:rsid w:val="0098606C"/>
    <w:rPr>
      <w:b/>
      <w:bCs/>
      <w:i/>
      <w:iCs/>
      <w:spacing w:val="5"/>
    </w:rPr>
  </w:style>
  <w:style w:type="paragraph" w:styleId="Caption">
    <w:name w:val="caption"/>
    <w:basedOn w:val="Normal"/>
    <w:next w:val="Normal"/>
    <w:uiPriority w:val="35"/>
    <w:unhideWhenUsed/>
    <w:qFormat/>
    <w:rsid w:val="0098606C"/>
    <w:pPr>
      <w:spacing w:after="200" w:line="240" w:lineRule="auto"/>
    </w:pPr>
    <w:rPr>
      <w:i/>
      <w:iCs/>
      <w:sz w:val="20"/>
      <w:szCs w:val="20"/>
    </w:rPr>
  </w:style>
  <w:style w:type="character" w:styleId="IntenseReference">
    <w:name w:val="Intense Reference"/>
    <w:basedOn w:val="DefaultParagraphFont"/>
    <w:uiPriority w:val="32"/>
    <w:qFormat/>
    <w:rsid w:val="0098606C"/>
    <w:rPr>
      <w:b/>
      <w:bCs/>
      <w:smallCaps/>
      <w:color w:val="1CADE4" w:themeColor="accent1"/>
      <w:spacing w:val="5"/>
    </w:rPr>
  </w:style>
  <w:style w:type="character" w:customStyle="1" w:styleId="NoSpacingChar">
    <w:name w:val="No Spacing Char"/>
    <w:basedOn w:val="DefaultParagraphFont"/>
    <w:link w:val="NoSpacing"/>
    <w:uiPriority w:val="1"/>
    <w:rsid w:val="0098606C"/>
  </w:style>
  <w:style w:type="character" w:styleId="Strong">
    <w:name w:val="Strong"/>
    <w:basedOn w:val="DefaultParagraphFont"/>
    <w:uiPriority w:val="22"/>
    <w:qFormat/>
    <w:rsid w:val="0098606C"/>
    <w:rPr>
      <w:b/>
      <w:bCs/>
    </w:rPr>
  </w:style>
  <w:style w:type="paragraph" w:styleId="TOCHeading">
    <w:name w:val="TOC Heading"/>
    <w:basedOn w:val="Heading1"/>
    <w:next w:val="Normal"/>
    <w:uiPriority w:val="39"/>
    <w:unhideWhenUsed/>
    <w:qFormat/>
    <w:rsid w:val="0098606C"/>
    <w:pPr>
      <w:outlineLvl w:val="9"/>
    </w:pPr>
  </w:style>
  <w:style w:type="character" w:styleId="Hyperlink">
    <w:name w:val="Hyperlink"/>
    <w:basedOn w:val="DefaultParagraphFont"/>
    <w:uiPriority w:val="99"/>
    <w:unhideWhenUsed/>
    <w:rsid w:val="00B958A1"/>
    <w:rPr>
      <w:color w:val="6EAC1C" w:themeColor="hyperlink"/>
      <w:u w:val="single"/>
    </w:rPr>
  </w:style>
  <w:style w:type="table" w:styleId="TableGrid">
    <w:name w:val="Table Grid"/>
    <w:basedOn w:val="TableNormal"/>
    <w:uiPriority w:val="39"/>
    <w:rsid w:val="001E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21">
    <w:name w:val="List Table 6 Colorful - Accent 21"/>
    <w:basedOn w:val="TableNormal"/>
    <w:uiPriority w:val="51"/>
    <w:rsid w:val="001E2005"/>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4-Accent11">
    <w:name w:val="Grid Table 4 - Accent 11"/>
    <w:basedOn w:val="TableNormal"/>
    <w:uiPriority w:val="49"/>
    <w:rsid w:val="004831BF"/>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ListTable6Colorful-Accent11">
    <w:name w:val="List Table 6 Colorful - Accent 11"/>
    <w:basedOn w:val="TableNormal"/>
    <w:uiPriority w:val="51"/>
    <w:rsid w:val="004831BF"/>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6Colorful-Accent11">
    <w:name w:val="Grid Table 6 Colorful - Accent 11"/>
    <w:basedOn w:val="TableNormal"/>
    <w:uiPriority w:val="51"/>
    <w:rsid w:val="00FF3B64"/>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4-Accent21">
    <w:name w:val="Grid Table 4 - Accent 21"/>
    <w:basedOn w:val="TableNormal"/>
    <w:uiPriority w:val="49"/>
    <w:rsid w:val="00FF3B64"/>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FollowedHyperlink">
    <w:name w:val="FollowedHyperlink"/>
    <w:basedOn w:val="DefaultParagraphFont"/>
    <w:uiPriority w:val="99"/>
    <w:semiHidden/>
    <w:unhideWhenUsed/>
    <w:rsid w:val="00E703F5"/>
    <w:rPr>
      <w:color w:val="B26B02" w:themeColor="followedHyperlink"/>
      <w:u w:val="single"/>
    </w:rPr>
  </w:style>
  <w:style w:type="paragraph" w:styleId="Header">
    <w:name w:val="header"/>
    <w:basedOn w:val="Normal"/>
    <w:link w:val="HeaderChar"/>
    <w:uiPriority w:val="99"/>
    <w:unhideWhenUsed/>
    <w:rsid w:val="00D72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1F"/>
    <w:rPr>
      <w:lang w:val="en-GB"/>
    </w:rPr>
  </w:style>
  <w:style w:type="paragraph" w:styleId="Footer">
    <w:name w:val="footer"/>
    <w:basedOn w:val="Normal"/>
    <w:link w:val="FooterChar"/>
    <w:uiPriority w:val="99"/>
    <w:unhideWhenUsed/>
    <w:rsid w:val="00D72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1F"/>
    <w:rPr>
      <w:lang w:val="en-GB"/>
    </w:rPr>
  </w:style>
  <w:style w:type="character" w:customStyle="1" w:styleId="UnresolvedMention1">
    <w:name w:val="Unresolved Mention1"/>
    <w:basedOn w:val="DefaultParagraphFont"/>
    <w:uiPriority w:val="99"/>
    <w:semiHidden/>
    <w:unhideWhenUsed/>
    <w:rsid w:val="00BC23CF"/>
    <w:rPr>
      <w:color w:val="808080"/>
      <w:shd w:val="clear" w:color="auto" w:fill="E6E6E6"/>
    </w:rPr>
  </w:style>
  <w:style w:type="paragraph" w:styleId="TOC1">
    <w:name w:val="toc 1"/>
    <w:basedOn w:val="Normal"/>
    <w:next w:val="Normal"/>
    <w:autoRedefine/>
    <w:uiPriority w:val="39"/>
    <w:unhideWhenUsed/>
    <w:rsid w:val="005E4EC6"/>
    <w:pPr>
      <w:spacing w:before="100" w:after="0"/>
      <w:pPrChange w:id="3" w:author="Peter Simpson" w:date="2018-10-04T09:26:00Z">
        <w:pPr>
          <w:spacing w:after="100" w:line="259" w:lineRule="auto"/>
        </w:pPr>
      </w:pPrChange>
    </w:pPr>
    <w:rPr>
      <w:rPrChange w:id="3" w:author="Peter Simpson" w:date="2018-10-04T09:26:00Z">
        <w:rPr>
          <w:rFonts w:asciiTheme="minorHAnsi" w:eastAsiaTheme="minorEastAsia" w:hAnsiTheme="minorHAnsi" w:cstheme="minorBidi"/>
          <w:sz w:val="22"/>
          <w:szCs w:val="22"/>
          <w:lang w:val="en-GB" w:eastAsia="ja-JP" w:bidi="ar-SA"/>
        </w:rPr>
      </w:rPrChange>
    </w:rPr>
  </w:style>
  <w:style w:type="paragraph" w:styleId="TOC2">
    <w:name w:val="toc 2"/>
    <w:basedOn w:val="Normal"/>
    <w:next w:val="Normal"/>
    <w:autoRedefine/>
    <w:uiPriority w:val="39"/>
    <w:unhideWhenUsed/>
    <w:rsid w:val="00ED4678"/>
    <w:pPr>
      <w:spacing w:before="100" w:after="0"/>
      <w:ind w:left="221"/>
      <w:pPrChange w:id="4" w:author="Peter Simpson" w:date="2018-10-03T09:43:00Z">
        <w:pPr>
          <w:spacing w:after="100" w:line="259" w:lineRule="auto"/>
          <w:ind w:left="220"/>
        </w:pPr>
      </w:pPrChange>
    </w:pPr>
    <w:rPr>
      <w:rPrChange w:id="4" w:author="Peter Simpson" w:date="2018-10-03T09:43:00Z">
        <w:rPr>
          <w:rFonts w:asciiTheme="minorHAnsi" w:eastAsiaTheme="minorEastAsia" w:hAnsiTheme="minorHAnsi" w:cstheme="minorBidi"/>
          <w:sz w:val="22"/>
          <w:szCs w:val="22"/>
          <w:lang w:val="en-GB" w:eastAsia="ja-JP" w:bidi="ar-SA"/>
        </w:rPr>
      </w:rPrChange>
    </w:rPr>
  </w:style>
  <w:style w:type="paragraph" w:styleId="TOC3">
    <w:name w:val="toc 3"/>
    <w:basedOn w:val="Normal"/>
    <w:next w:val="Normal"/>
    <w:autoRedefine/>
    <w:uiPriority w:val="39"/>
    <w:unhideWhenUsed/>
    <w:rsid w:val="00ED4678"/>
    <w:pPr>
      <w:spacing w:after="0"/>
      <w:ind w:left="442"/>
      <w:pPrChange w:id="5" w:author="Peter Simpson" w:date="2018-10-03T09:43:00Z">
        <w:pPr>
          <w:spacing w:after="100" w:line="259" w:lineRule="auto"/>
          <w:ind w:left="440"/>
        </w:pPr>
      </w:pPrChange>
    </w:pPr>
    <w:rPr>
      <w:rPrChange w:id="5" w:author="Peter Simpson" w:date="2018-10-03T09:43:00Z">
        <w:rPr>
          <w:rFonts w:asciiTheme="minorHAnsi" w:eastAsiaTheme="minorEastAsia" w:hAnsiTheme="minorHAnsi" w:cstheme="minorBidi"/>
          <w:sz w:val="22"/>
          <w:szCs w:val="22"/>
          <w:lang w:val="en-GB" w:eastAsia="ja-JP" w:bidi="ar-SA"/>
        </w:rPr>
      </w:rPrChange>
    </w:rPr>
  </w:style>
  <w:style w:type="paragraph" w:styleId="BalloonText">
    <w:name w:val="Balloon Text"/>
    <w:basedOn w:val="Normal"/>
    <w:link w:val="BalloonTextChar"/>
    <w:uiPriority w:val="99"/>
    <w:semiHidden/>
    <w:unhideWhenUsed/>
    <w:rsid w:val="00780A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A9F"/>
    <w:rPr>
      <w:rFonts w:ascii="Tahoma" w:hAnsi="Tahoma" w:cs="Tahoma"/>
      <w:sz w:val="16"/>
      <w:szCs w:val="16"/>
      <w:lang w:val="en-GB"/>
    </w:rPr>
  </w:style>
  <w:style w:type="paragraph" w:styleId="FootnoteText">
    <w:name w:val="footnote text"/>
    <w:basedOn w:val="Normal"/>
    <w:link w:val="FootnoteTextChar"/>
    <w:uiPriority w:val="99"/>
    <w:unhideWhenUsed/>
    <w:rsid w:val="0032182E"/>
    <w:pPr>
      <w:spacing w:after="0" w:line="240" w:lineRule="auto"/>
    </w:pPr>
    <w:rPr>
      <w:sz w:val="16"/>
      <w:szCs w:val="20"/>
    </w:rPr>
  </w:style>
  <w:style w:type="character" w:customStyle="1" w:styleId="FootnoteTextChar">
    <w:name w:val="Footnote Text Char"/>
    <w:basedOn w:val="DefaultParagraphFont"/>
    <w:link w:val="FootnoteText"/>
    <w:uiPriority w:val="99"/>
    <w:rsid w:val="0032182E"/>
    <w:rPr>
      <w:sz w:val="16"/>
      <w:szCs w:val="20"/>
      <w:lang w:val="en-GB"/>
    </w:rPr>
  </w:style>
  <w:style w:type="character" w:styleId="FootnoteReference">
    <w:name w:val="footnote reference"/>
    <w:basedOn w:val="DefaultParagraphFont"/>
    <w:uiPriority w:val="99"/>
    <w:semiHidden/>
    <w:unhideWhenUsed/>
    <w:rsid w:val="0032182E"/>
    <w:rPr>
      <w:vertAlign w:val="superscript"/>
    </w:rPr>
  </w:style>
  <w:style w:type="character" w:styleId="UnresolvedMention">
    <w:name w:val="Unresolved Mention"/>
    <w:basedOn w:val="DefaultParagraphFont"/>
    <w:uiPriority w:val="99"/>
    <w:semiHidden/>
    <w:unhideWhenUsed/>
    <w:rsid w:val="00FB50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tif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package" Target="embeddings/Microsoft_Visio_Drawing4.vsdx"/><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6.vsdx"/><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package" Target="embeddings/Microsoft_Visio_Drawing3.vsd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This document describes the ASCOM REST API and required behavioural characteristics in detail . </Abstract>
  <CompanyAddress/>
  <CompanyPhone/>
  <CompanyFax/>
  <CompanyEmail>peter@peterandjill.co.uk, rdenny@dc3.com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CCC5299F-7173-4EFA-9339-393E623D3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133</TotalTime>
  <Pages>1</Pages>
  <Words>7509</Words>
  <Characters>42806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ASCOM REST</vt:lpstr>
    </vt:vector>
  </TitlesOfParts>
  <Company/>
  <LinksUpToDate>false</LinksUpToDate>
  <CharactersWithSpaces>50215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ASCOM REST</dc:title>
  <dc:subject>API Reference</dc:subject>
  <dc:creator>Peter Simpson, Bob Denny</dc:creator>
  <cp:keywords/>
  <dc:description/>
  <cp:lastModifiedBy>Peter Simpson</cp:lastModifiedBy>
  <cp:revision>10</cp:revision>
  <cp:lastPrinted>2018-10-23T10:38:00Z</cp:lastPrinted>
  <dcterms:created xsi:type="dcterms:W3CDTF">2018-10-04T08:54:00Z</dcterms:created>
  <dcterms:modified xsi:type="dcterms:W3CDTF">2018-10-23T10:38:00Z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